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val="0"/>
          <w:bCs w:val="0"/>
          <w:caps w:val="0"/>
          <w:color w:val="auto"/>
          <w:spacing w:val="0"/>
          <w:sz w:val="20"/>
          <w:szCs w:val="20"/>
        </w:rPr>
        <w:id w:val="20800234"/>
        <w:docPartObj>
          <w:docPartGallery w:val="Table of Contents"/>
          <w:docPartUnique/>
        </w:docPartObj>
      </w:sdtPr>
      <w:sdtContent>
        <w:p w:rsidR="00E57A70" w:rsidRDefault="00E57A70">
          <w:pPr>
            <w:pStyle w:val="TOCHeading"/>
          </w:pPr>
          <w:r>
            <w:t>Contents</w:t>
          </w:r>
        </w:p>
        <w:p w:rsidR="00E57A70" w:rsidRDefault="003F5D74">
          <w:pPr>
            <w:pStyle w:val="TOC1"/>
            <w:tabs>
              <w:tab w:val="right" w:leader="dot" w:pos="9062"/>
            </w:tabs>
            <w:rPr>
              <w:noProof/>
              <w:sz w:val="22"/>
              <w:szCs w:val="22"/>
              <w:lang w:val="de-CH" w:eastAsia="de-CH" w:bidi="ar-SA"/>
            </w:rPr>
          </w:pPr>
          <w:r>
            <w:fldChar w:fldCharType="begin"/>
          </w:r>
          <w:r w:rsidR="00E57A70">
            <w:instrText xml:space="preserve"> TOC \o "1-3" \h \z \u </w:instrText>
          </w:r>
          <w:r>
            <w:fldChar w:fldCharType="separate"/>
          </w:r>
          <w:hyperlink w:anchor="_Toc224382367" w:history="1">
            <w:r w:rsidR="00E57A70" w:rsidRPr="00552118">
              <w:rPr>
                <w:rStyle w:val="Hyperlink"/>
                <w:noProof/>
              </w:rPr>
              <w:t>Intro</w:t>
            </w:r>
            <w:r w:rsidR="00E57A70">
              <w:rPr>
                <w:noProof/>
                <w:webHidden/>
              </w:rPr>
              <w:tab/>
            </w:r>
            <w:r>
              <w:rPr>
                <w:noProof/>
                <w:webHidden/>
              </w:rPr>
              <w:fldChar w:fldCharType="begin"/>
            </w:r>
            <w:r w:rsidR="00E57A70">
              <w:rPr>
                <w:noProof/>
                <w:webHidden/>
              </w:rPr>
              <w:instrText xml:space="preserve"> PAGEREF _Toc224382367 \h </w:instrText>
            </w:r>
            <w:r>
              <w:rPr>
                <w:noProof/>
                <w:webHidden/>
              </w:rPr>
            </w:r>
            <w:r>
              <w:rPr>
                <w:noProof/>
                <w:webHidden/>
              </w:rPr>
              <w:fldChar w:fldCharType="separate"/>
            </w:r>
            <w:r w:rsidR="00AD3119">
              <w:rPr>
                <w:noProof/>
                <w:webHidden/>
              </w:rPr>
              <w:t>2</w:t>
            </w:r>
            <w:r>
              <w:rPr>
                <w:noProof/>
                <w:webHidden/>
              </w:rPr>
              <w:fldChar w:fldCharType="end"/>
            </w:r>
          </w:hyperlink>
        </w:p>
        <w:p w:rsidR="00E57A70" w:rsidRDefault="003F5D74">
          <w:pPr>
            <w:pStyle w:val="TOC1"/>
            <w:tabs>
              <w:tab w:val="right" w:leader="dot" w:pos="9062"/>
            </w:tabs>
            <w:rPr>
              <w:noProof/>
              <w:sz w:val="22"/>
              <w:szCs w:val="22"/>
              <w:lang w:val="de-CH" w:eastAsia="de-CH" w:bidi="ar-SA"/>
            </w:rPr>
          </w:pPr>
          <w:hyperlink w:anchor="_Toc224382368" w:history="1">
            <w:r w:rsidR="00E57A70" w:rsidRPr="00552118">
              <w:rPr>
                <w:rStyle w:val="Hyperlink"/>
                <w:rFonts w:eastAsia="Times New Roman"/>
                <w:noProof/>
                <w:kern w:val="36"/>
              </w:rPr>
              <w:t>Informal Description</w:t>
            </w:r>
            <w:r w:rsidR="00E57A70">
              <w:rPr>
                <w:noProof/>
                <w:webHidden/>
              </w:rPr>
              <w:tab/>
            </w:r>
            <w:r>
              <w:rPr>
                <w:noProof/>
                <w:webHidden/>
              </w:rPr>
              <w:fldChar w:fldCharType="begin"/>
            </w:r>
            <w:r w:rsidR="00E57A70">
              <w:rPr>
                <w:noProof/>
                <w:webHidden/>
              </w:rPr>
              <w:instrText xml:space="preserve"> PAGEREF _Toc224382368 \h </w:instrText>
            </w:r>
            <w:r>
              <w:rPr>
                <w:noProof/>
                <w:webHidden/>
              </w:rPr>
            </w:r>
            <w:r>
              <w:rPr>
                <w:noProof/>
                <w:webHidden/>
              </w:rPr>
              <w:fldChar w:fldCharType="separate"/>
            </w:r>
            <w:r w:rsidR="00AD3119">
              <w:rPr>
                <w:noProof/>
                <w:webHidden/>
              </w:rPr>
              <w:t>2</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369" w:history="1">
            <w:r w:rsidR="00E57A70" w:rsidRPr="00552118">
              <w:rPr>
                <w:rStyle w:val="Hyperlink"/>
                <w:noProof/>
              </w:rPr>
              <w:t>Overview</w:t>
            </w:r>
            <w:r w:rsidR="00E57A70">
              <w:rPr>
                <w:noProof/>
                <w:webHidden/>
              </w:rPr>
              <w:tab/>
            </w:r>
            <w:r>
              <w:rPr>
                <w:noProof/>
                <w:webHidden/>
              </w:rPr>
              <w:fldChar w:fldCharType="begin"/>
            </w:r>
            <w:r w:rsidR="00E57A70">
              <w:rPr>
                <w:noProof/>
                <w:webHidden/>
              </w:rPr>
              <w:instrText xml:space="preserve"> PAGEREF _Toc224382369 \h </w:instrText>
            </w:r>
            <w:r>
              <w:rPr>
                <w:noProof/>
                <w:webHidden/>
              </w:rPr>
            </w:r>
            <w:r>
              <w:rPr>
                <w:noProof/>
                <w:webHidden/>
              </w:rPr>
              <w:fldChar w:fldCharType="separate"/>
            </w:r>
            <w:r w:rsidR="00AD3119">
              <w:rPr>
                <w:noProof/>
                <w:webHidden/>
              </w:rPr>
              <w:t>2</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370" w:history="1">
            <w:r w:rsidR="00E57A70" w:rsidRPr="00552118">
              <w:rPr>
                <w:rStyle w:val="Hyperlink"/>
                <w:noProof/>
              </w:rPr>
              <w:t>Game elements</w:t>
            </w:r>
            <w:r w:rsidR="00E57A70">
              <w:rPr>
                <w:noProof/>
                <w:webHidden/>
              </w:rPr>
              <w:tab/>
            </w:r>
            <w:r>
              <w:rPr>
                <w:noProof/>
                <w:webHidden/>
              </w:rPr>
              <w:fldChar w:fldCharType="begin"/>
            </w:r>
            <w:r w:rsidR="00E57A70">
              <w:rPr>
                <w:noProof/>
                <w:webHidden/>
              </w:rPr>
              <w:instrText xml:space="preserve"> PAGEREF _Toc224382370 \h </w:instrText>
            </w:r>
            <w:r>
              <w:rPr>
                <w:noProof/>
                <w:webHidden/>
              </w:rPr>
            </w:r>
            <w:r>
              <w:rPr>
                <w:noProof/>
                <w:webHidden/>
              </w:rPr>
              <w:fldChar w:fldCharType="separate"/>
            </w:r>
            <w:r w:rsidR="00AD3119">
              <w:rPr>
                <w:noProof/>
                <w:webHidden/>
              </w:rPr>
              <w:t>2</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71" w:history="1">
            <w:r w:rsidR="00E57A70" w:rsidRPr="00552118">
              <w:rPr>
                <w:rStyle w:val="Hyperlink"/>
                <w:noProof/>
              </w:rPr>
              <w:t>Environment</w:t>
            </w:r>
            <w:r w:rsidR="00E57A70">
              <w:rPr>
                <w:noProof/>
                <w:webHidden/>
              </w:rPr>
              <w:tab/>
            </w:r>
            <w:r>
              <w:rPr>
                <w:noProof/>
                <w:webHidden/>
              </w:rPr>
              <w:fldChar w:fldCharType="begin"/>
            </w:r>
            <w:r w:rsidR="00E57A70">
              <w:rPr>
                <w:noProof/>
                <w:webHidden/>
              </w:rPr>
              <w:instrText xml:space="preserve"> PAGEREF _Toc224382371 \h </w:instrText>
            </w:r>
            <w:r>
              <w:rPr>
                <w:noProof/>
                <w:webHidden/>
              </w:rPr>
            </w:r>
            <w:r>
              <w:rPr>
                <w:noProof/>
                <w:webHidden/>
              </w:rPr>
              <w:fldChar w:fldCharType="separate"/>
            </w:r>
            <w:r w:rsidR="00AD3119">
              <w:rPr>
                <w:noProof/>
                <w:webHidden/>
              </w:rPr>
              <w:t>2</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72" w:history="1">
            <w:r w:rsidR="00E57A70" w:rsidRPr="00552118">
              <w:rPr>
                <w:rStyle w:val="Hyperlink"/>
                <w:noProof/>
              </w:rPr>
              <w:t>Pillars</w:t>
            </w:r>
            <w:r w:rsidR="00E57A70">
              <w:rPr>
                <w:noProof/>
                <w:webHidden/>
              </w:rPr>
              <w:tab/>
            </w:r>
            <w:r>
              <w:rPr>
                <w:noProof/>
                <w:webHidden/>
              </w:rPr>
              <w:fldChar w:fldCharType="begin"/>
            </w:r>
            <w:r w:rsidR="00E57A70">
              <w:rPr>
                <w:noProof/>
                <w:webHidden/>
              </w:rPr>
              <w:instrText xml:space="preserve"> PAGEREF _Toc224382372 \h </w:instrText>
            </w:r>
            <w:r>
              <w:rPr>
                <w:noProof/>
                <w:webHidden/>
              </w:rPr>
            </w:r>
            <w:r>
              <w:rPr>
                <w:noProof/>
                <w:webHidden/>
              </w:rPr>
              <w:fldChar w:fldCharType="separate"/>
            </w:r>
            <w:r w:rsidR="00AD3119">
              <w:rPr>
                <w:noProof/>
                <w:webHidden/>
              </w:rPr>
              <w:t>2</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73" w:history="1">
            <w:r w:rsidR="00E57A70" w:rsidRPr="00552118">
              <w:rPr>
                <w:rStyle w:val="Hyperlink"/>
                <w:noProof/>
              </w:rPr>
              <w:t>Hovering islands</w:t>
            </w:r>
            <w:r w:rsidR="00E57A70">
              <w:rPr>
                <w:noProof/>
                <w:webHidden/>
              </w:rPr>
              <w:tab/>
            </w:r>
            <w:r>
              <w:rPr>
                <w:noProof/>
                <w:webHidden/>
              </w:rPr>
              <w:fldChar w:fldCharType="begin"/>
            </w:r>
            <w:r w:rsidR="00E57A70">
              <w:rPr>
                <w:noProof/>
                <w:webHidden/>
              </w:rPr>
              <w:instrText xml:space="preserve"> PAGEREF _Toc224382373 \h </w:instrText>
            </w:r>
            <w:r>
              <w:rPr>
                <w:noProof/>
                <w:webHidden/>
              </w:rPr>
            </w:r>
            <w:r>
              <w:rPr>
                <w:noProof/>
                <w:webHidden/>
              </w:rPr>
              <w:fldChar w:fldCharType="separate"/>
            </w:r>
            <w:r w:rsidR="00AD3119">
              <w:rPr>
                <w:noProof/>
                <w:webHidden/>
              </w:rPr>
              <w:t>3</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74" w:history="1">
            <w:r w:rsidR="00E57A70" w:rsidRPr="00552118">
              <w:rPr>
                <w:rStyle w:val="Hyperlink"/>
                <w:noProof/>
              </w:rPr>
              <w:t>Player characters</w:t>
            </w:r>
            <w:r w:rsidR="00E57A70">
              <w:rPr>
                <w:noProof/>
                <w:webHidden/>
              </w:rPr>
              <w:tab/>
            </w:r>
            <w:r>
              <w:rPr>
                <w:noProof/>
                <w:webHidden/>
              </w:rPr>
              <w:fldChar w:fldCharType="begin"/>
            </w:r>
            <w:r w:rsidR="00E57A70">
              <w:rPr>
                <w:noProof/>
                <w:webHidden/>
              </w:rPr>
              <w:instrText xml:space="preserve"> PAGEREF _Toc224382374 \h </w:instrText>
            </w:r>
            <w:r>
              <w:rPr>
                <w:noProof/>
                <w:webHidden/>
              </w:rPr>
            </w:r>
            <w:r>
              <w:rPr>
                <w:noProof/>
                <w:webHidden/>
              </w:rPr>
              <w:fldChar w:fldCharType="separate"/>
            </w:r>
            <w:r w:rsidR="00AD3119">
              <w:rPr>
                <w:noProof/>
                <w:webHidden/>
              </w:rPr>
              <w:t>3</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75" w:history="1">
            <w:r w:rsidR="00E57A70" w:rsidRPr="00552118">
              <w:rPr>
                <w:rStyle w:val="Hyperlink"/>
                <w:noProof/>
              </w:rPr>
              <w:t>Power-ups</w:t>
            </w:r>
            <w:r w:rsidR="00E57A70">
              <w:rPr>
                <w:noProof/>
                <w:webHidden/>
              </w:rPr>
              <w:tab/>
            </w:r>
            <w:r>
              <w:rPr>
                <w:noProof/>
                <w:webHidden/>
              </w:rPr>
              <w:fldChar w:fldCharType="begin"/>
            </w:r>
            <w:r w:rsidR="00E57A70">
              <w:rPr>
                <w:noProof/>
                <w:webHidden/>
              </w:rPr>
              <w:instrText xml:space="preserve"> PAGEREF _Toc224382375 \h </w:instrText>
            </w:r>
            <w:r>
              <w:rPr>
                <w:noProof/>
                <w:webHidden/>
              </w:rPr>
            </w:r>
            <w:r>
              <w:rPr>
                <w:noProof/>
                <w:webHidden/>
              </w:rPr>
              <w:fldChar w:fldCharType="separate"/>
            </w:r>
            <w:r w:rsidR="00AD3119">
              <w:rPr>
                <w:noProof/>
                <w:webHidden/>
              </w:rPr>
              <w:t>3</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76" w:history="1">
            <w:r w:rsidR="00E57A70" w:rsidRPr="00552118">
              <w:rPr>
                <w:rStyle w:val="Hyperlink"/>
                <w:noProof/>
              </w:rPr>
              <w:t>Player Interactions</w:t>
            </w:r>
            <w:r w:rsidR="00E57A70">
              <w:rPr>
                <w:noProof/>
                <w:webHidden/>
              </w:rPr>
              <w:tab/>
            </w:r>
            <w:r>
              <w:rPr>
                <w:noProof/>
                <w:webHidden/>
              </w:rPr>
              <w:fldChar w:fldCharType="begin"/>
            </w:r>
            <w:r w:rsidR="00E57A70">
              <w:rPr>
                <w:noProof/>
                <w:webHidden/>
              </w:rPr>
              <w:instrText xml:space="preserve"> PAGEREF _Toc224382376 \h </w:instrText>
            </w:r>
            <w:r>
              <w:rPr>
                <w:noProof/>
                <w:webHidden/>
              </w:rPr>
            </w:r>
            <w:r>
              <w:rPr>
                <w:noProof/>
                <w:webHidden/>
              </w:rPr>
              <w:fldChar w:fldCharType="separate"/>
            </w:r>
            <w:r w:rsidR="00AD3119">
              <w:rPr>
                <w:noProof/>
                <w:webHidden/>
              </w:rPr>
              <w:t>3</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377" w:history="1">
            <w:r w:rsidR="00E57A70" w:rsidRPr="00552118">
              <w:rPr>
                <w:rStyle w:val="Hyperlink"/>
                <w:noProof/>
              </w:rPr>
              <w:t>Concept Sketches</w:t>
            </w:r>
            <w:r w:rsidR="00E57A70">
              <w:rPr>
                <w:noProof/>
                <w:webHidden/>
              </w:rPr>
              <w:tab/>
            </w:r>
            <w:r>
              <w:rPr>
                <w:noProof/>
                <w:webHidden/>
              </w:rPr>
              <w:fldChar w:fldCharType="begin"/>
            </w:r>
            <w:r w:rsidR="00E57A70">
              <w:rPr>
                <w:noProof/>
                <w:webHidden/>
              </w:rPr>
              <w:instrText xml:space="preserve"> PAGEREF _Toc224382377 \h </w:instrText>
            </w:r>
            <w:r>
              <w:rPr>
                <w:noProof/>
                <w:webHidden/>
              </w:rPr>
            </w:r>
            <w:r>
              <w:rPr>
                <w:noProof/>
                <w:webHidden/>
              </w:rPr>
              <w:fldChar w:fldCharType="separate"/>
            </w:r>
            <w:r w:rsidR="00AD3119">
              <w:rPr>
                <w:noProof/>
                <w:webHidden/>
              </w:rPr>
              <w:t>5</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78" w:history="1">
            <w:r w:rsidR="00E57A70" w:rsidRPr="00552118">
              <w:rPr>
                <w:rStyle w:val="Hyperlink"/>
                <w:rFonts w:eastAsia="Times New Roman"/>
                <w:noProof/>
                <w:lang w:eastAsia="de-CH"/>
              </w:rPr>
              <w:t>Typical In-Game Situation</w:t>
            </w:r>
            <w:r w:rsidR="00E57A70">
              <w:rPr>
                <w:noProof/>
                <w:webHidden/>
              </w:rPr>
              <w:tab/>
            </w:r>
            <w:r>
              <w:rPr>
                <w:noProof/>
                <w:webHidden/>
              </w:rPr>
              <w:fldChar w:fldCharType="begin"/>
            </w:r>
            <w:r w:rsidR="00E57A70">
              <w:rPr>
                <w:noProof/>
                <w:webHidden/>
              </w:rPr>
              <w:instrText xml:space="preserve"> PAGEREF _Toc224382378 \h </w:instrText>
            </w:r>
            <w:r>
              <w:rPr>
                <w:noProof/>
                <w:webHidden/>
              </w:rPr>
            </w:r>
            <w:r>
              <w:rPr>
                <w:noProof/>
                <w:webHidden/>
              </w:rPr>
              <w:fldChar w:fldCharType="separate"/>
            </w:r>
            <w:r w:rsidR="00AD3119">
              <w:rPr>
                <w:noProof/>
                <w:webHidden/>
              </w:rPr>
              <w:t>5</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79" w:history="1">
            <w:r w:rsidR="00E57A70" w:rsidRPr="00552118">
              <w:rPr>
                <w:rStyle w:val="Hyperlink"/>
                <w:rFonts w:eastAsia="Times New Roman"/>
                <w:noProof/>
                <w:lang w:eastAsia="de-CH"/>
              </w:rPr>
              <w:t>Visual Impression</w:t>
            </w:r>
            <w:r w:rsidR="00E57A70">
              <w:rPr>
                <w:noProof/>
                <w:webHidden/>
              </w:rPr>
              <w:tab/>
            </w:r>
            <w:r>
              <w:rPr>
                <w:noProof/>
                <w:webHidden/>
              </w:rPr>
              <w:fldChar w:fldCharType="begin"/>
            </w:r>
            <w:r w:rsidR="00E57A70">
              <w:rPr>
                <w:noProof/>
                <w:webHidden/>
              </w:rPr>
              <w:instrText xml:space="preserve"> PAGEREF _Toc224382379 \h </w:instrText>
            </w:r>
            <w:r>
              <w:rPr>
                <w:noProof/>
                <w:webHidden/>
              </w:rPr>
            </w:r>
            <w:r>
              <w:rPr>
                <w:noProof/>
                <w:webHidden/>
              </w:rPr>
              <w:fldChar w:fldCharType="separate"/>
            </w:r>
            <w:r w:rsidR="00AD3119">
              <w:rPr>
                <w:noProof/>
                <w:webHidden/>
              </w:rPr>
              <w:t>6</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80" w:history="1">
            <w:r w:rsidR="00E57A70" w:rsidRPr="00552118">
              <w:rPr>
                <w:rStyle w:val="Hyperlink"/>
                <w:rFonts w:eastAsia="Times New Roman"/>
                <w:noProof/>
                <w:lang w:eastAsia="de-CH"/>
              </w:rPr>
              <w:t>Perspective Studies</w:t>
            </w:r>
            <w:r w:rsidR="00E57A70">
              <w:rPr>
                <w:noProof/>
                <w:webHidden/>
              </w:rPr>
              <w:tab/>
            </w:r>
            <w:r>
              <w:rPr>
                <w:noProof/>
                <w:webHidden/>
              </w:rPr>
              <w:fldChar w:fldCharType="begin"/>
            </w:r>
            <w:r w:rsidR="00E57A70">
              <w:rPr>
                <w:noProof/>
                <w:webHidden/>
              </w:rPr>
              <w:instrText xml:space="preserve"> PAGEREF _Toc224382380 \h </w:instrText>
            </w:r>
            <w:r>
              <w:rPr>
                <w:noProof/>
                <w:webHidden/>
              </w:rPr>
            </w:r>
            <w:r>
              <w:rPr>
                <w:noProof/>
                <w:webHidden/>
              </w:rPr>
              <w:fldChar w:fldCharType="separate"/>
            </w:r>
            <w:r w:rsidR="00AD3119">
              <w:rPr>
                <w:noProof/>
                <w:webHidden/>
              </w:rPr>
              <w:t>7</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81" w:history="1">
            <w:r w:rsidR="00E57A70" w:rsidRPr="00552118">
              <w:rPr>
                <w:rStyle w:val="Hyperlink"/>
                <w:rFonts w:eastAsia="Times New Roman"/>
                <w:noProof/>
                <w:lang w:eastAsia="de-CH"/>
              </w:rPr>
              <w:t>Model Animation States</w:t>
            </w:r>
            <w:r w:rsidR="00E57A70">
              <w:rPr>
                <w:noProof/>
                <w:webHidden/>
              </w:rPr>
              <w:tab/>
            </w:r>
            <w:r>
              <w:rPr>
                <w:noProof/>
                <w:webHidden/>
              </w:rPr>
              <w:fldChar w:fldCharType="begin"/>
            </w:r>
            <w:r w:rsidR="00E57A70">
              <w:rPr>
                <w:noProof/>
                <w:webHidden/>
              </w:rPr>
              <w:instrText xml:space="preserve"> PAGEREF _Toc224382381 \h </w:instrText>
            </w:r>
            <w:r>
              <w:rPr>
                <w:noProof/>
                <w:webHidden/>
              </w:rPr>
            </w:r>
            <w:r>
              <w:rPr>
                <w:noProof/>
                <w:webHidden/>
              </w:rPr>
              <w:fldChar w:fldCharType="separate"/>
            </w:r>
            <w:r w:rsidR="00AD3119">
              <w:rPr>
                <w:noProof/>
                <w:webHidden/>
              </w:rPr>
              <w:t>7</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82" w:history="1">
            <w:r w:rsidR="00E57A70" w:rsidRPr="00552118">
              <w:rPr>
                <w:rStyle w:val="Hyperlink"/>
                <w:rFonts w:eastAsia="Times New Roman"/>
                <w:noProof/>
                <w:lang w:eastAsia="de-CH"/>
              </w:rPr>
              <w:t>Player Models</w:t>
            </w:r>
            <w:r w:rsidR="00E57A70">
              <w:rPr>
                <w:noProof/>
                <w:webHidden/>
              </w:rPr>
              <w:tab/>
            </w:r>
            <w:r>
              <w:rPr>
                <w:noProof/>
                <w:webHidden/>
              </w:rPr>
              <w:fldChar w:fldCharType="begin"/>
            </w:r>
            <w:r w:rsidR="00E57A70">
              <w:rPr>
                <w:noProof/>
                <w:webHidden/>
              </w:rPr>
              <w:instrText xml:space="preserve"> PAGEREF _Toc224382382 \h </w:instrText>
            </w:r>
            <w:r>
              <w:rPr>
                <w:noProof/>
                <w:webHidden/>
              </w:rPr>
            </w:r>
            <w:r>
              <w:rPr>
                <w:noProof/>
                <w:webHidden/>
              </w:rPr>
              <w:fldChar w:fldCharType="separate"/>
            </w:r>
            <w:r w:rsidR="00AD3119">
              <w:rPr>
                <w:noProof/>
                <w:webHidden/>
              </w:rPr>
              <w:t>8</w:t>
            </w:r>
            <w:r>
              <w:rPr>
                <w:noProof/>
                <w:webHidden/>
              </w:rPr>
              <w:fldChar w:fldCharType="end"/>
            </w:r>
          </w:hyperlink>
        </w:p>
        <w:p w:rsidR="00E57A70" w:rsidRDefault="003F5D74">
          <w:pPr>
            <w:pStyle w:val="TOC1"/>
            <w:tabs>
              <w:tab w:val="right" w:leader="dot" w:pos="9062"/>
            </w:tabs>
            <w:rPr>
              <w:noProof/>
              <w:sz w:val="22"/>
              <w:szCs w:val="22"/>
              <w:lang w:val="de-CH" w:eastAsia="de-CH" w:bidi="ar-SA"/>
            </w:rPr>
          </w:pPr>
          <w:hyperlink w:anchor="_Toc224382383" w:history="1">
            <w:r w:rsidR="00E57A70" w:rsidRPr="00552118">
              <w:rPr>
                <w:rStyle w:val="Hyperlink"/>
                <w:rFonts w:eastAsia="Times New Roman"/>
                <w:noProof/>
                <w:lang w:eastAsia="de-CH"/>
              </w:rPr>
              <w:t>Formal Requirements</w:t>
            </w:r>
            <w:r w:rsidR="00E57A70">
              <w:rPr>
                <w:noProof/>
                <w:webHidden/>
              </w:rPr>
              <w:tab/>
            </w:r>
            <w:r>
              <w:rPr>
                <w:noProof/>
                <w:webHidden/>
              </w:rPr>
              <w:fldChar w:fldCharType="begin"/>
            </w:r>
            <w:r w:rsidR="00E57A70">
              <w:rPr>
                <w:noProof/>
                <w:webHidden/>
              </w:rPr>
              <w:instrText xml:space="preserve"> PAGEREF _Toc224382383 \h </w:instrText>
            </w:r>
            <w:r>
              <w:rPr>
                <w:noProof/>
                <w:webHidden/>
              </w:rPr>
            </w:r>
            <w:r>
              <w:rPr>
                <w:noProof/>
                <w:webHidden/>
              </w:rPr>
              <w:fldChar w:fldCharType="separate"/>
            </w:r>
            <w:r w:rsidR="00AD3119">
              <w:rPr>
                <w:noProof/>
                <w:webHidden/>
              </w:rPr>
              <w:t>9</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384" w:history="1">
            <w:r w:rsidR="00E57A70" w:rsidRPr="00552118">
              <w:rPr>
                <w:rStyle w:val="Hyperlink"/>
                <w:noProof/>
                <w:lang w:eastAsia="de-CH"/>
              </w:rPr>
              <w:t>General</w:t>
            </w:r>
            <w:r w:rsidR="00E57A70">
              <w:rPr>
                <w:noProof/>
                <w:webHidden/>
              </w:rPr>
              <w:tab/>
            </w:r>
            <w:r>
              <w:rPr>
                <w:noProof/>
                <w:webHidden/>
              </w:rPr>
              <w:fldChar w:fldCharType="begin"/>
            </w:r>
            <w:r w:rsidR="00E57A70">
              <w:rPr>
                <w:noProof/>
                <w:webHidden/>
              </w:rPr>
              <w:instrText xml:space="preserve"> PAGEREF _Toc224382384 \h </w:instrText>
            </w:r>
            <w:r>
              <w:rPr>
                <w:noProof/>
                <w:webHidden/>
              </w:rPr>
            </w:r>
            <w:r>
              <w:rPr>
                <w:noProof/>
                <w:webHidden/>
              </w:rPr>
              <w:fldChar w:fldCharType="separate"/>
            </w:r>
            <w:r w:rsidR="00AD3119">
              <w:rPr>
                <w:noProof/>
                <w:webHidden/>
              </w:rPr>
              <w:t>9</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385" w:history="1">
            <w:r w:rsidR="00E57A70" w:rsidRPr="00552118">
              <w:rPr>
                <w:rStyle w:val="Hyperlink"/>
                <w:noProof/>
                <w:lang w:eastAsia="de-CH"/>
              </w:rPr>
              <w:t>GUI AND HUD</w:t>
            </w:r>
            <w:r w:rsidR="00E57A70">
              <w:rPr>
                <w:noProof/>
                <w:webHidden/>
              </w:rPr>
              <w:tab/>
            </w:r>
            <w:r>
              <w:rPr>
                <w:noProof/>
                <w:webHidden/>
              </w:rPr>
              <w:fldChar w:fldCharType="begin"/>
            </w:r>
            <w:r w:rsidR="00E57A70">
              <w:rPr>
                <w:noProof/>
                <w:webHidden/>
              </w:rPr>
              <w:instrText xml:space="preserve"> PAGEREF _Toc224382385 \h </w:instrText>
            </w:r>
            <w:r>
              <w:rPr>
                <w:noProof/>
                <w:webHidden/>
              </w:rPr>
            </w:r>
            <w:r>
              <w:rPr>
                <w:noProof/>
                <w:webHidden/>
              </w:rPr>
              <w:fldChar w:fldCharType="separate"/>
            </w:r>
            <w:r w:rsidR="00AD3119">
              <w:rPr>
                <w:noProof/>
                <w:webHidden/>
              </w:rPr>
              <w:t>9</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386" w:history="1">
            <w:r w:rsidR="00E57A70" w:rsidRPr="00552118">
              <w:rPr>
                <w:rStyle w:val="Hyperlink"/>
                <w:rFonts w:eastAsia="Times New Roman"/>
                <w:noProof/>
                <w:lang w:eastAsia="de-CH"/>
              </w:rPr>
              <w:t>Lava</w:t>
            </w:r>
            <w:r w:rsidR="00E57A70">
              <w:rPr>
                <w:noProof/>
                <w:webHidden/>
              </w:rPr>
              <w:tab/>
            </w:r>
            <w:r>
              <w:rPr>
                <w:noProof/>
                <w:webHidden/>
              </w:rPr>
              <w:fldChar w:fldCharType="begin"/>
            </w:r>
            <w:r w:rsidR="00E57A70">
              <w:rPr>
                <w:noProof/>
                <w:webHidden/>
              </w:rPr>
              <w:instrText xml:space="preserve"> PAGEREF _Toc224382386 \h </w:instrText>
            </w:r>
            <w:r>
              <w:rPr>
                <w:noProof/>
                <w:webHidden/>
              </w:rPr>
            </w:r>
            <w:r>
              <w:rPr>
                <w:noProof/>
                <w:webHidden/>
              </w:rPr>
              <w:fldChar w:fldCharType="separate"/>
            </w:r>
            <w:r w:rsidR="00AD3119">
              <w:rPr>
                <w:noProof/>
                <w:webHidden/>
              </w:rPr>
              <w:t>9</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387" w:history="1">
            <w:r w:rsidR="00E57A70" w:rsidRPr="00552118">
              <w:rPr>
                <w:rStyle w:val="Hyperlink"/>
                <w:rFonts w:eastAsia="Times New Roman"/>
                <w:noProof/>
                <w:lang w:eastAsia="de-CH"/>
              </w:rPr>
              <w:t>Pillars</w:t>
            </w:r>
            <w:r w:rsidR="00E57A70">
              <w:rPr>
                <w:noProof/>
                <w:webHidden/>
              </w:rPr>
              <w:tab/>
            </w:r>
            <w:r>
              <w:rPr>
                <w:noProof/>
                <w:webHidden/>
              </w:rPr>
              <w:fldChar w:fldCharType="begin"/>
            </w:r>
            <w:r w:rsidR="00E57A70">
              <w:rPr>
                <w:noProof/>
                <w:webHidden/>
              </w:rPr>
              <w:instrText xml:space="preserve"> PAGEREF _Toc224382387 \h </w:instrText>
            </w:r>
            <w:r>
              <w:rPr>
                <w:noProof/>
                <w:webHidden/>
              </w:rPr>
            </w:r>
            <w:r>
              <w:rPr>
                <w:noProof/>
                <w:webHidden/>
              </w:rPr>
              <w:fldChar w:fldCharType="separate"/>
            </w:r>
            <w:r w:rsidR="00AD3119">
              <w:rPr>
                <w:noProof/>
                <w:webHidden/>
              </w:rPr>
              <w:t>9</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388" w:history="1">
            <w:r w:rsidR="00E57A70" w:rsidRPr="00552118">
              <w:rPr>
                <w:rStyle w:val="Hyperlink"/>
                <w:rFonts w:eastAsia="Times New Roman"/>
                <w:noProof/>
                <w:lang w:eastAsia="de-CH"/>
              </w:rPr>
              <w:t>Floating Islands</w:t>
            </w:r>
            <w:r w:rsidR="00E57A70">
              <w:rPr>
                <w:noProof/>
                <w:webHidden/>
              </w:rPr>
              <w:tab/>
            </w:r>
            <w:r>
              <w:rPr>
                <w:noProof/>
                <w:webHidden/>
              </w:rPr>
              <w:fldChar w:fldCharType="begin"/>
            </w:r>
            <w:r w:rsidR="00E57A70">
              <w:rPr>
                <w:noProof/>
                <w:webHidden/>
              </w:rPr>
              <w:instrText xml:space="preserve"> PAGEREF _Toc224382388 \h </w:instrText>
            </w:r>
            <w:r>
              <w:rPr>
                <w:noProof/>
                <w:webHidden/>
              </w:rPr>
            </w:r>
            <w:r>
              <w:rPr>
                <w:noProof/>
                <w:webHidden/>
              </w:rPr>
              <w:fldChar w:fldCharType="separate"/>
            </w:r>
            <w:r w:rsidR="00AD3119">
              <w:rPr>
                <w:noProof/>
                <w:webHidden/>
              </w:rPr>
              <w:t>10</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389" w:history="1">
            <w:r w:rsidR="00E57A70" w:rsidRPr="00552118">
              <w:rPr>
                <w:rStyle w:val="Hyperlink"/>
                <w:rFonts w:eastAsia="Times New Roman"/>
                <w:noProof/>
                <w:lang w:eastAsia="de-CH"/>
              </w:rPr>
              <w:t>Player</w:t>
            </w:r>
            <w:r w:rsidR="00E57A70">
              <w:rPr>
                <w:noProof/>
                <w:webHidden/>
              </w:rPr>
              <w:tab/>
            </w:r>
            <w:r>
              <w:rPr>
                <w:noProof/>
                <w:webHidden/>
              </w:rPr>
              <w:fldChar w:fldCharType="begin"/>
            </w:r>
            <w:r w:rsidR="00E57A70">
              <w:rPr>
                <w:noProof/>
                <w:webHidden/>
              </w:rPr>
              <w:instrText xml:space="preserve"> PAGEREF _Toc224382389 \h </w:instrText>
            </w:r>
            <w:r>
              <w:rPr>
                <w:noProof/>
                <w:webHidden/>
              </w:rPr>
            </w:r>
            <w:r>
              <w:rPr>
                <w:noProof/>
                <w:webHidden/>
              </w:rPr>
              <w:fldChar w:fldCharType="separate"/>
            </w:r>
            <w:r w:rsidR="00AD3119">
              <w:rPr>
                <w:noProof/>
                <w:webHidden/>
              </w:rPr>
              <w:t>10</w:t>
            </w:r>
            <w:r>
              <w:rPr>
                <w:noProof/>
                <w:webHidden/>
              </w:rPr>
              <w:fldChar w:fldCharType="end"/>
            </w:r>
          </w:hyperlink>
        </w:p>
        <w:p w:rsidR="00E57A70" w:rsidRDefault="003F5D74">
          <w:pPr>
            <w:pStyle w:val="TOC1"/>
            <w:tabs>
              <w:tab w:val="right" w:leader="dot" w:pos="9062"/>
            </w:tabs>
            <w:rPr>
              <w:noProof/>
              <w:sz w:val="22"/>
              <w:szCs w:val="22"/>
              <w:lang w:val="de-CH" w:eastAsia="de-CH" w:bidi="ar-SA"/>
            </w:rPr>
          </w:pPr>
          <w:hyperlink w:anchor="_Toc224382390" w:history="1">
            <w:r w:rsidR="00E57A70" w:rsidRPr="00552118">
              <w:rPr>
                <w:rStyle w:val="Hyperlink"/>
                <w:rFonts w:eastAsia="Times New Roman"/>
                <w:noProof/>
                <w:kern w:val="36"/>
                <w:lang w:eastAsia="de-CH"/>
              </w:rPr>
              <w:t>Development Schedule</w:t>
            </w:r>
            <w:r w:rsidR="00E57A70">
              <w:rPr>
                <w:noProof/>
                <w:webHidden/>
              </w:rPr>
              <w:tab/>
            </w:r>
            <w:r>
              <w:rPr>
                <w:noProof/>
                <w:webHidden/>
              </w:rPr>
              <w:fldChar w:fldCharType="begin"/>
            </w:r>
            <w:r w:rsidR="00E57A70">
              <w:rPr>
                <w:noProof/>
                <w:webHidden/>
              </w:rPr>
              <w:instrText xml:space="preserve"> PAGEREF _Toc224382390 \h </w:instrText>
            </w:r>
            <w:r>
              <w:rPr>
                <w:noProof/>
                <w:webHidden/>
              </w:rPr>
            </w:r>
            <w:r>
              <w:rPr>
                <w:noProof/>
                <w:webHidden/>
              </w:rPr>
              <w:fldChar w:fldCharType="separate"/>
            </w:r>
            <w:r w:rsidR="00AD3119">
              <w:rPr>
                <w:noProof/>
                <w:webHidden/>
              </w:rPr>
              <w:t>11</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391" w:history="1">
            <w:r w:rsidR="00E57A70" w:rsidRPr="00552118">
              <w:rPr>
                <w:rStyle w:val="Hyperlink"/>
                <w:rFonts w:eastAsia="Times New Roman"/>
                <w:noProof/>
                <w:lang w:eastAsia="de-CH"/>
              </w:rPr>
              <w:t>Deliverables</w:t>
            </w:r>
            <w:r w:rsidR="00E57A70">
              <w:rPr>
                <w:noProof/>
                <w:webHidden/>
              </w:rPr>
              <w:tab/>
            </w:r>
            <w:r>
              <w:rPr>
                <w:noProof/>
                <w:webHidden/>
              </w:rPr>
              <w:fldChar w:fldCharType="begin"/>
            </w:r>
            <w:r w:rsidR="00E57A70">
              <w:rPr>
                <w:noProof/>
                <w:webHidden/>
              </w:rPr>
              <w:instrText xml:space="preserve"> PAGEREF _Toc224382391 \h </w:instrText>
            </w:r>
            <w:r>
              <w:rPr>
                <w:noProof/>
                <w:webHidden/>
              </w:rPr>
            </w:r>
            <w:r>
              <w:rPr>
                <w:noProof/>
                <w:webHidden/>
              </w:rPr>
              <w:fldChar w:fldCharType="separate"/>
            </w:r>
            <w:r w:rsidR="00AD3119">
              <w:rPr>
                <w:noProof/>
                <w:webHidden/>
              </w:rPr>
              <w:t>11</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92" w:history="1">
            <w:r w:rsidR="00E57A70" w:rsidRPr="00552118">
              <w:rPr>
                <w:rStyle w:val="Hyperlink"/>
                <w:rFonts w:eastAsia="Times New Roman"/>
                <w:noProof/>
                <w:lang w:eastAsia="de-CH"/>
              </w:rPr>
              <w:t>Prototype</w:t>
            </w:r>
            <w:r w:rsidR="00E57A70">
              <w:rPr>
                <w:noProof/>
                <w:webHidden/>
              </w:rPr>
              <w:tab/>
            </w:r>
            <w:r>
              <w:rPr>
                <w:noProof/>
                <w:webHidden/>
              </w:rPr>
              <w:fldChar w:fldCharType="begin"/>
            </w:r>
            <w:r w:rsidR="00E57A70">
              <w:rPr>
                <w:noProof/>
                <w:webHidden/>
              </w:rPr>
              <w:instrText xml:space="preserve"> PAGEREF _Toc224382392 \h </w:instrText>
            </w:r>
            <w:r>
              <w:rPr>
                <w:noProof/>
                <w:webHidden/>
              </w:rPr>
            </w:r>
            <w:r>
              <w:rPr>
                <w:noProof/>
                <w:webHidden/>
              </w:rPr>
              <w:fldChar w:fldCharType="separate"/>
            </w:r>
            <w:r w:rsidR="00AD3119">
              <w:rPr>
                <w:noProof/>
                <w:webHidden/>
              </w:rPr>
              <w:t>11</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93" w:history="1">
            <w:r w:rsidR="00E57A70" w:rsidRPr="00552118">
              <w:rPr>
                <w:rStyle w:val="Hyperlink"/>
                <w:rFonts w:eastAsia="Times New Roman"/>
                <w:noProof/>
                <w:lang w:eastAsia="de-CH"/>
              </w:rPr>
              <w:t>Functional Minimum</w:t>
            </w:r>
            <w:r w:rsidR="00E57A70">
              <w:rPr>
                <w:noProof/>
                <w:webHidden/>
              </w:rPr>
              <w:tab/>
            </w:r>
            <w:r>
              <w:rPr>
                <w:noProof/>
                <w:webHidden/>
              </w:rPr>
              <w:fldChar w:fldCharType="begin"/>
            </w:r>
            <w:r w:rsidR="00E57A70">
              <w:rPr>
                <w:noProof/>
                <w:webHidden/>
              </w:rPr>
              <w:instrText xml:space="preserve"> PAGEREF _Toc224382393 \h </w:instrText>
            </w:r>
            <w:r>
              <w:rPr>
                <w:noProof/>
                <w:webHidden/>
              </w:rPr>
            </w:r>
            <w:r>
              <w:rPr>
                <w:noProof/>
                <w:webHidden/>
              </w:rPr>
              <w:fldChar w:fldCharType="separate"/>
            </w:r>
            <w:r w:rsidR="00AD3119">
              <w:rPr>
                <w:noProof/>
                <w:webHidden/>
              </w:rPr>
              <w:t>12</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94" w:history="1">
            <w:r w:rsidR="00E57A70" w:rsidRPr="00552118">
              <w:rPr>
                <w:rStyle w:val="Hyperlink"/>
                <w:rFonts w:eastAsia="Times New Roman"/>
                <w:noProof/>
                <w:lang w:eastAsia="de-CH"/>
              </w:rPr>
              <w:t>Low target</w:t>
            </w:r>
            <w:r w:rsidR="00E57A70">
              <w:rPr>
                <w:noProof/>
                <w:webHidden/>
              </w:rPr>
              <w:tab/>
            </w:r>
            <w:r>
              <w:rPr>
                <w:noProof/>
                <w:webHidden/>
              </w:rPr>
              <w:fldChar w:fldCharType="begin"/>
            </w:r>
            <w:r w:rsidR="00E57A70">
              <w:rPr>
                <w:noProof/>
                <w:webHidden/>
              </w:rPr>
              <w:instrText xml:space="preserve"> PAGEREF _Toc224382394 \h </w:instrText>
            </w:r>
            <w:r>
              <w:rPr>
                <w:noProof/>
                <w:webHidden/>
              </w:rPr>
            </w:r>
            <w:r>
              <w:rPr>
                <w:noProof/>
                <w:webHidden/>
              </w:rPr>
              <w:fldChar w:fldCharType="separate"/>
            </w:r>
            <w:r w:rsidR="00AD3119">
              <w:rPr>
                <w:noProof/>
                <w:webHidden/>
              </w:rPr>
              <w:t>12</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95" w:history="1">
            <w:r w:rsidR="00E57A70" w:rsidRPr="00552118">
              <w:rPr>
                <w:rStyle w:val="Hyperlink"/>
                <w:rFonts w:eastAsia="Times New Roman"/>
                <w:noProof/>
                <w:lang w:eastAsia="de-CH"/>
              </w:rPr>
              <w:t>Desirable target</w:t>
            </w:r>
            <w:r w:rsidR="00E57A70">
              <w:rPr>
                <w:noProof/>
                <w:webHidden/>
              </w:rPr>
              <w:tab/>
            </w:r>
            <w:r>
              <w:rPr>
                <w:noProof/>
                <w:webHidden/>
              </w:rPr>
              <w:fldChar w:fldCharType="begin"/>
            </w:r>
            <w:r w:rsidR="00E57A70">
              <w:rPr>
                <w:noProof/>
                <w:webHidden/>
              </w:rPr>
              <w:instrText xml:space="preserve"> PAGEREF _Toc224382395 \h </w:instrText>
            </w:r>
            <w:r>
              <w:rPr>
                <w:noProof/>
                <w:webHidden/>
              </w:rPr>
            </w:r>
            <w:r>
              <w:rPr>
                <w:noProof/>
                <w:webHidden/>
              </w:rPr>
              <w:fldChar w:fldCharType="separate"/>
            </w:r>
            <w:r w:rsidR="00AD3119">
              <w:rPr>
                <w:noProof/>
                <w:webHidden/>
              </w:rPr>
              <w:t>12</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96" w:history="1">
            <w:r w:rsidR="00E57A70" w:rsidRPr="00552118">
              <w:rPr>
                <w:rStyle w:val="Hyperlink"/>
                <w:rFonts w:eastAsia="Times New Roman"/>
                <w:noProof/>
                <w:lang w:eastAsia="de-CH"/>
              </w:rPr>
              <w:t>High target</w:t>
            </w:r>
            <w:r w:rsidR="00E57A70">
              <w:rPr>
                <w:noProof/>
                <w:webHidden/>
              </w:rPr>
              <w:tab/>
            </w:r>
            <w:r>
              <w:rPr>
                <w:noProof/>
                <w:webHidden/>
              </w:rPr>
              <w:fldChar w:fldCharType="begin"/>
            </w:r>
            <w:r w:rsidR="00E57A70">
              <w:rPr>
                <w:noProof/>
                <w:webHidden/>
              </w:rPr>
              <w:instrText xml:space="preserve"> PAGEREF _Toc224382396 \h </w:instrText>
            </w:r>
            <w:r>
              <w:rPr>
                <w:noProof/>
                <w:webHidden/>
              </w:rPr>
            </w:r>
            <w:r>
              <w:rPr>
                <w:noProof/>
                <w:webHidden/>
              </w:rPr>
              <w:fldChar w:fldCharType="separate"/>
            </w:r>
            <w:r w:rsidR="00AD3119">
              <w:rPr>
                <w:noProof/>
                <w:webHidden/>
              </w:rPr>
              <w:t>12</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397" w:history="1">
            <w:r w:rsidR="00E57A70" w:rsidRPr="00552118">
              <w:rPr>
                <w:rStyle w:val="Hyperlink"/>
                <w:rFonts w:eastAsia="Times New Roman"/>
                <w:noProof/>
                <w:lang w:eastAsia="de-CH"/>
              </w:rPr>
              <w:t>Extras</w:t>
            </w:r>
            <w:r w:rsidR="00E57A70">
              <w:rPr>
                <w:noProof/>
                <w:webHidden/>
              </w:rPr>
              <w:tab/>
            </w:r>
            <w:r>
              <w:rPr>
                <w:noProof/>
                <w:webHidden/>
              </w:rPr>
              <w:fldChar w:fldCharType="begin"/>
            </w:r>
            <w:r w:rsidR="00E57A70">
              <w:rPr>
                <w:noProof/>
                <w:webHidden/>
              </w:rPr>
              <w:instrText xml:space="preserve"> PAGEREF _Toc224382397 \h </w:instrText>
            </w:r>
            <w:r>
              <w:rPr>
                <w:noProof/>
                <w:webHidden/>
              </w:rPr>
            </w:r>
            <w:r>
              <w:rPr>
                <w:noProof/>
                <w:webHidden/>
              </w:rPr>
              <w:fldChar w:fldCharType="separate"/>
            </w:r>
            <w:r w:rsidR="00AD3119">
              <w:rPr>
                <w:noProof/>
                <w:webHidden/>
              </w:rPr>
              <w:t>13</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398" w:history="1">
            <w:r w:rsidR="00E57A70" w:rsidRPr="00552118">
              <w:rPr>
                <w:rStyle w:val="Hyperlink"/>
                <w:rFonts w:eastAsia="Times New Roman"/>
                <w:noProof/>
                <w:lang w:eastAsia="de-CH"/>
              </w:rPr>
              <w:t>Milestones</w:t>
            </w:r>
            <w:r w:rsidR="00E57A70">
              <w:rPr>
                <w:noProof/>
                <w:webHidden/>
              </w:rPr>
              <w:tab/>
            </w:r>
            <w:r>
              <w:rPr>
                <w:noProof/>
                <w:webHidden/>
              </w:rPr>
              <w:fldChar w:fldCharType="begin"/>
            </w:r>
            <w:r w:rsidR="00E57A70">
              <w:rPr>
                <w:noProof/>
                <w:webHidden/>
              </w:rPr>
              <w:instrText xml:space="preserve"> PAGEREF _Toc224382398 \h </w:instrText>
            </w:r>
            <w:r>
              <w:rPr>
                <w:noProof/>
                <w:webHidden/>
              </w:rPr>
            </w:r>
            <w:r>
              <w:rPr>
                <w:noProof/>
                <w:webHidden/>
              </w:rPr>
              <w:fldChar w:fldCharType="separate"/>
            </w:r>
            <w:r w:rsidR="00AD3119">
              <w:rPr>
                <w:noProof/>
                <w:webHidden/>
              </w:rPr>
              <w:t>13</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399" w:history="1">
            <w:r w:rsidR="00E57A70" w:rsidRPr="00552118">
              <w:rPr>
                <w:rStyle w:val="Hyperlink"/>
                <w:rFonts w:eastAsia="Times New Roman"/>
                <w:noProof/>
                <w:lang w:eastAsia="de-CH"/>
              </w:rPr>
              <w:t>Task Assignments and Work Estimation</w:t>
            </w:r>
            <w:r w:rsidR="00E57A70">
              <w:rPr>
                <w:noProof/>
                <w:webHidden/>
              </w:rPr>
              <w:tab/>
            </w:r>
            <w:r>
              <w:rPr>
                <w:noProof/>
                <w:webHidden/>
              </w:rPr>
              <w:fldChar w:fldCharType="begin"/>
            </w:r>
            <w:r w:rsidR="00E57A70">
              <w:rPr>
                <w:noProof/>
                <w:webHidden/>
              </w:rPr>
              <w:instrText xml:space="preserve"> PAGEREF _Toc224382399 \h </w:instrText>
            </w:r>
            <w:r>
              <w:rPr>
                <w:noProof/>
                <w:webHidden/>
              </w:rPr>
            </w:r>
            <w:r>
              <w:rPr>
                <w:noProof/>
                <w:webHidden/>
              </w:rPr>
              <w:fldChar w:fldCharType="separate"/>
            </w:r>
            <w:r w:rsidR="00AD3119">
              <w:rPr>
                <w:noProof/>
                <w:webHidden/>
              </w:rPr>
              <w:t>13</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400" w:history="1">
            <w:r w:rsidR="00E57A70" w:rsidRPr="00552118">
              <w:rPr>
                <w:rStyle w:val="Hyperlink"/>
                <w:rFonts w:eastAsia="Times New Roman"/>
                <w:noProof/>
                <w:lang w:eastAsia="de-CH"/>
              </w:rPr>
              <w:t>Prototype</w:t>
            </w:r>
            <w:r w:rsidR="00E57A70">
              <w:rPr>
                <w:noProof/>
                <w:webHidden/>
              </w:rPr>
              <w:tab/>
            </w:r>
            <w:r>
              <w:rPr>
                <w:noProof/>
                <w:webHidden/>
              </w:rPr>
              <w:fldChar w:fldCharType="begin"/>
            </w:r>
            <w:r w:rsidR="00E57A70">
              <w:rPr>
                <w:noProof/>
                <w:webHidden/>
              </w:rPr>
              <w:instrText xml:space="preserve"> PAGEREF _Toc224382400 \h </w:instrText>
            </w:r>
            <w:r>
              <w:rPr>
                <w:noProof/>
                <w:webHidden/>
              </w:rPr>
            </w:r>
            <w:r>
              <w:rPr>
                <w:noProof/>
                <w:webHidden/>
              </w:rPr>
              <w:fldChar w:fldCharType="separate"/>
            </w:r>
            <w:r w:rsidR="00AD3119">
              <w:rPr>
                <w:noProof/>
                <w:webHidden/>
              </w:rPr>
              <w:t>13</w:t>
            </w:r>
            <w:r>
              <w:rPr>
                <w:noProof/>
                <w:webHidden/>
              </w:rPr>
              <w:fldChar w:fldCharType="end"/>
            </w:r>
          </w:hyperlink>
        </w:p>
        <w:p w:rsidR="00E57A70" w:rsidRDefault="003F5D74">
          <w:pPr>
            <w:pStyle w:val="TOC3"/>
            <w:tabs>
              <w:tab w:val="right" w:leader="dot" w:pos="9062"/>
            </w:tabs>
            <w:rPr>
              <w:noProof/>
              <w:sz w:val="22"/>
              <w:szCs w:val="22"/>
              <w:lang w:val="de-CH" w:eastAsia="de-CH" w:bidi="ar-SA"/>
            </w:rPr>
          </w:pPr>
          <w:hyperlink w:anchor="_Toc224382401" w:history="1">
            <w:r w:rsidR="00E57A70" w:rsidRPr="00552118">
              <w:rPr>
                <w:rStyle w:val="Hyperlink"/>
                <w:rFonts w:eastAsia="Times New Roman"/>
                <w:noProof/>
                <w:lang w:eastAsia="de-CH"/>
              </w:rPr>
              <w:t>Functional Minimum</w:t>
            </w:r>
            <w:r w:rsidR="00E57A70">
              <w:rPr>
                <w:noProof/>
                <w:webHidden/>
              </w:rPr>
              <w:tab/>
            </w:r>
            <w:r>
              <w:rPr>
                <w:noProof/>
                <w:webHidden/>
              </w:rPr>
              <w:fldChar w:fldCharType="begin"/>
            </w:r>
            <w:r w:rsidR="00E57A70">
              <w:rPr>
                <w:noProof/>
                <w:webHidden/>
              </w:rPr>
              <w:instrText xml:space="preserve"> PAGEREF _Toc224382401 \h </w:instrText>
            </w:r>
            <w:r>
              <w:rPr>
                <w:noProof/>
                <w:webHidden/>
              </w:rPr>
            </w:r>
            <w:r>
              <w:rPr>
                <w:noProof/>
                <w:webHidden/>
              </w:rPr>
              <w:fldChar w:fldCharType="separate"/>
            </w:r>
            <w:r w:rsidR="00AD3119">
              <w:rPr>
                <w:noProof/>
                <w:webHidden/>
              </w:rPr>
              <w:t>14</w:t>
            </w:r>
            <w:r>
              <w:rPr>
                <w:noProof/>
                <w:webHidden/>
              </w:rPr>
              <w:fldChar w:fldCharType="end"/>
            </w:r>
          </w:hyperlink>
        </w:p>
        <w:p w:rsidR="00E57A70" w:rsidRDefault="003F5D74">
          <w:pPr>
            <w:pStyle w:val="TOC2"/>
            <w:tabs>
              <w:tab w:val="right" w:leader="dot" w:pos="9062"/>
            </w:tabs>
            <w:rPr>
              <w:noProof/>
              <w:sz w:val="22"/>
              <w:szCs w:val="22"/>
              <w:lang w:val="de-CH" w:eastAsia="de-CH" w:bidi="ar-SA"/>
            </w:rPr>
          </w:pPr>
          <w:hyperlink w:anchor="_Toc224382402" w:history="1">
            <w:r w:rsidR="00E57A70" w:rsidRPr="00552118">
              <w:rPr>
                <w:rStyle w:val="Hyperlink"/>
                <w:rFonts w:eastAsia="Times New Roman"/>
                <w:noProof/>
                <w:lang w:eastAsia="de-CH"/>
              </w:rPr>
              <w:t>Development Timetable</w:t>
            </w:r>
            <w:r w:rsidR="00E57A70">
              <w:rPr>
                <w:noProof/>
                <w:webHidden/>
              </w:rPr>
              <w:tab/>
            </w:r>
            <w:r>
              <w:rPr>
                <w:noProof/>
                <w:webHidden/>
              </w:rPr>
              <w:fldChar w:fldCharType="begin"/>
            </w:r>
            <w:r w:rsidR="00E57A70">
              <w:rPr>
                <w:noProof/>
                <w:webHidden/>
              </w:rPr>
              <w:instrText xml:space="preserve"> PAGEREF _Toc224382402 \h </w:instrText>
            </w:r>
            <w:r>
              <w:rPr>
                <w:noProof/>
                <w:webHidden/>
              </w:rPr>
            </w:r>
            <w:r>
              <w:rPr>
                <w:noProof/>
                <w:webHidden/>
              </w:rPr>
              <w:fldChar w:fldCharType="separate"/>
            </w:r>
            <w:r w:rsidR="00AD3119">
              <w:rPr>
                <w:noProof/>
                <w:webHidden/>
              </w:rPr>
              <w:t>14</w:t>
            </w:r>
            <w:r>
              <w:rPr>
                <w:noProof/>
                <w:webHidden/>
              </w:rPr>
              <w:fldChar w:fldCharType="end"/>
            </w:r>
          </w:hyperlink>
        </w:p>
        <w:p w:rsidR="00E57A70" w:rsidRDefault="003F5D74">
          <w:pPr>
            <w:pStyle w:val="TOC1"/>
            <w:tabs>
              <w:tab w:val="right" w:leader="dot" w:pos="9062"/>
            </w:tabs>
            <w:rPr>
              <w:noProof/>
              <w:sz w:val="22"/>
              <w:szCs w:val="22"/>
              <w:lang w:val="de-CH" w:eastAsia="de-CH" w:bidi="ar-SA"/>
            </w:rPr>
          </w:pPr>
          <w:hyperlink w:anchor="_Toc224382403" w:history="1">
            <w:r w:rsidR="00E57A70" w:rsidRPr="00552118">
              <w:rPr>
                <w:rStyle w:val="Hyperlink"/>
                <w:rFonts w:eastAsia="Times New Roman"/>
                <w:noProof/>
                <w:kern w:val="36"/>
                <w:lang w:eastAsia="de-CH"/>
              </w:rPr>
              <w:t>Assessment</w:t>
            </w:r>
            <w:r w:rsidR="00E57A70">
              <w:rPr>
                <w:noProof/>
                <w:webHidden/>
              </w:rPr>
              <w:tab/>
            </w:r>
            <w:r>
              <w:rPr>
                <w:noProof/>
                <w:webHidden/>
              </w:rPr>
              <w:fldChar w:fldCharType="begin"/>
            </w:r>
            <w:r w:rsidR="00E57A70">
              <w:rPr>
                <w:noProof/>
                <w:webHidden/>
              </w:rPr>
              <w:instrText xml:space="preserve"> PAGEREF _Toc224382403 \h </w:instrText>
            </w:r>
            <w:r>
              <w:rPr>
                <w:noProof/>
                <w:webHidden/>
              </w:rPr>
            </w:r>
            <w:r>
              <w:rPr>
                <w:noProof/>
                <w:webHidden/>
              </w:rPr>
              <w:fldChar w:fldCharType="separate"/>
            </w:r>
            <w:r w:rsidR="00AD3119">
              <w:rPr>
                <w:noProof/>
                <w:webHidden/>
              </w:rPr>
              <w:t>16</w:t>
            </w:r>
            <w:r>
              <w:rPr>
                <w:noProof/>
                <w:webHidden/>
              </w:rPr>
              <w:fldChar w:fldCharType="end"/>
            </w:r>
          </w:hyperlink>
        </w:p>
        <w:p w:rsidR="00E57A70" w:rsidRDefault="003F5D74" w:rsidP="00E57A70">
          <w:pPr>
            <w:spacing w:after="120"/>
          </w:pPr>
          <w:r>
            <w:fldChar w:fldCharType="end"/>
          </w:r>
        </w:p>
      </w:sdtContent>
    </w:sdt>
    <w:p w:rsidR="00D73078" w:rsidRPr="00D73078" w:rsidRDefault="00BB0CFB" w:rsidP="00D73078">
      <w:pPr>
        <w:pStyle w:val="Title"/>
      </w:pPr>
      <w:r>
        <w:lastRenderedPageBreak/>
        <w:t xml:space="preserve">Part 1 </w:t>
      </w:r>
      <w:r w:rsidR="00D73078">
        <w:t>– Formal Game Proposal</w:t>
      </w:r>
    </w:p>
    <w:p w:rsidR="002D0A71" w:rsidRPr="00843FBD" w:rsidRDefault="002D0A71" w:rsidP="00843FBD">
      <w:pPr>
        <w:pStyle w:val="Heading1"/>
      </w:pPr>
      <w:bookmarkStart w:id="0" w:name="Intro"/>
      <w:bookmarkStart w:id="1" w:name="_Toc224382367"/>
      <w:bookmarkEnd w:id="0"/>
      <w:r w:rsidRPr="00843FBD">
        <w:t>Intro</w:t>
      </w:r>
      <w:bookmarkEnd w:id="1"/>
      <w:r w:rsidRPr="00843FBD">
        <w:t xml:space="preserve"> </w:t>
      </w:r>
    </w:p>
    <w:p w:rsidR="005750BE" w:rsidRPr="002D0A71" w:rsidRDefault="005750BE" w:rsidP="005750BE">
      <w:pPr>
        <w:rPr>
          <w:lang w:eastAsia="de-CH"/>
        </w:rPr>
      </w:pPr>
      <w:bookmarkStart w:id="2" w:name="Overview"/>
      <w:bookmarkEnd w:id="2"/>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DD14D0" w:rsidRPr="002D0A71" w:rsidRDefault="00DD14D0" w:rsidP="00DD14D0">
      <w:pPr>
        <w:pStyle w:val="Heading1"/>
        <w:rPr>
          <w:rFonts w:eastAsia="Times New Roman"/>
          <w:kern w:val="36"/>
        </w:rPr>
      </w:pPr>
      <w:bookmarkStart w:id="3" w:name="_Toc224382368"/>
      <w:r>
        <w:rPr>
          <w:rFonts w:eastAsia="Times New Roman"/>
          <w:kern w:val="36"/>
        </w:rPr>
        <w:t>Informal</w:t>
      </w:r>
      <w:r w:rsidRPr="002D0A71">
        <w:rPr>
          <w:rFonts w:eastAsia="Times New Roman"/>
          <w:kern w:val="36"/>
        </w:rPr>
        <w:t xml:space="preserve"> Description</w:t>
      </w:r>
      <w:bookmarkEnd w:id="3"/>
      <w:r w:rsidRPr="002D0A71">
        <w:rPr>
          <w:rFonts w:eastAsia="Times New Roman"/>
          <w:kern w:val="36"/>
        </w:rPr>
        <w:t xml:space="preserve"> </w:t>
      </w:r>
    </w:p>
    <w:p w:rsidR="002D0A71" w:rsidRPr="00C3660A" w:rsidRDefault="002D0A71" w:rsidP="00C3660A">
      <w:pPr>
        <w:pStyle w:val="Heading2"/>
      </w:pPr>
      <w:bookmarkStart w:id="4" w:name="_Toc224382369"/>
      <w:r w:rsidRPr="00C3660A">
        <w:t>Overview</w:t>
      </w:r>
      <w:bookmarkEnd w:id="4"/>
      <w:r w:rsidRPr="00C3660A">
        <w:t xml:space="preserve"> </w:t>
      </w:r>
    </w:p>
    <w:p w:rsidR="00F027C2" w:rsidRPr="002D0A71" w:rsidRDefault="00F027C2" w:rsidP="00F027C2">
      <w:pPr>
        <w:rPr>
          <w:lang w:eastAsia="de-CH"/>
        </w:rPr>
      </w:pPr>
      <w:bookmarkStart w:id="5" w:name="Game_elements"/>
      <w:bookmarkEnd w:id="5"/>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F027C2" w:rsidRPr="002D0A71" w:rsidRDefault="00F027C2"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sidR="00A162DE">
        <w:rPr>
          <w:lang w:eastAsia="de-CH"/>
        </w:rPr>
        <w:t>Periodically, eruptions from the lava in the form of fireballs will appear and hurt players if they get hit.</w:t>
      </w:r>
    </w:p>
    <w:p w:rsidR="002D0A71" w:rsidRPr="00C3660A" w:rsidRDefault="002D0A71" w:rsidP="00C3660A">
      <w:pPr>
        <w:pStyle w:val="Heading2"/>
      </w:pPr>
      <w:bookmarkStart w:id="6" w:name="_Toc224382370"/>
      <w:r w:rsidRPr="00C3660A">
        <w:t>Game elements</w:t>
      </w:r>
      <w:bookmarkEnd w:id="6"/>
      <w:r w:rsidRPr="00C3660A">
        <w:t xml:space="preserve"> </w:t>
      </w:r>
    </w:p>
    <w:p w:rsidR="002D0A71" w:rsidRPr="002D0A71" w:rsidRDefault="002D0A71" w:rsidP="002D0A71">
      <w:pPr>
        <w:pStyle w:val="Heading3"/>
      </w:pPr>
      <w:bookmarkStart w:id="7" w:name="Environment"/>
      <w:bookmarkStart w:id="8" w:name="_Toc224382371"/>
      <w:bookmarkEnd w:id="7"/>
      <w:r w:rsidRPr="002D0A71">
        <w:t>Environment</w:t>
      </w:r>
      <w:bookmarkEnd w:id="8"/>
    </w:p>
    <w:p w:rsidR="00F751EB" w:rsidRPr="002D0A71" w:rsidRDefault="00F751EB" w:rsidP="00F751EB">
      <w:pPr>
        <w:rPr>
          <w:lang w:eastAsia="de-CH"/>
        </w:rPr>
      </w:pPr>
      <w:bookmarkStart w:id="9" w:name="Player_characters"/>
      <w:bookmarkStart w:id="10" w:name="Pillars"/>
      <w:bookmarkEnd w:id="9"/>
      <w:bookmarkEnd w:id="10"/>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F751EB" w:rsidRPr="00C833B7" w:rsidRDefault="00F751EB" w:rsidP="00F751EB">
      <w:pPr>
        <w:pStyle w:val="ListParagraph"/>
        <w:numPr>
          <w:ilvl w:val="0"/>
          <w:numId w:val="7"/>
        </w:numPr>
        <w:rPr>
          <w:lang w:eastAsia="de-CH"/>
        </w:rPr>
      </w:pPr>
      <w:r w:rsidRPr="00C833B7">
        <w:rPr>
          <w:lang w:eastAsia="de-CH"/>
        </w:rPr>
        <w:t xml:space="preserve">A sea of lava covers the ground and is - of course - deadly to the players </w:t>
      </w:r>
    </w:p>
    <w:p w:rsidR="00F751EB" w:rsidRPr="00C833B7" w:rsidRDefault="00F751EB" w:rsidP="00F751EB">
      <w:pPr>
        <w:pStyle w:val="ListParagraph"/>
        <w:numPr>
          <w:ilvl w:val="0"/>
          <w:numId w:val="7"/>
        </w:numPr>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F751EB" w:rsidRPr="00C833B7" w:rsidRDefault="00F751EB" w:rsidP="00F751EB">
      <w:pPr>
        <w:pStyle w:val="ListParagraph"/>
        <w:numPr>
          <w:ilvl w:val="0"/>
          <w:numId w:val="7"/>
        </w:numPr>
        <w:rPr>
          <w:lang w:eastAsia="de-CH"/>
        </w:rPr>
      </w:pPr>
      <w:r w:rsidRPr="00C833B7">
        <w:rPr>
          <w:lang w:eastAsia="de-CH"/>
        </w:rPr>
        <w:t xml:space="preserve">Rock islands hover on a specific height above the field of lava. </w:t>
      </w:r>
    </w:p>
    <w:p w:rsidR="00F751EB" w:rsidRPr="002D0A71" w:rsidRDefault="00F751EB" w:rsidP="00F751EB">
      <w:pPr>
        <w:rPr>
          <w:lang w:eastAsia="de-CH"/>
        </w:rPr>
      </w:pPr>
      <w:r w:rsidRPr="002D0A71">
        <w:rPr>
          <w:lang w:eastAsia="de-CH"/>
        </w:rPr>
        <w:t xml:space="preserve">A more precise definition of these elements follows. </w:t>
      </w:r>
    </w:p>
    <w:p w:rsidR="002D0A71" w:rsidRPr="003C0624" w:rsidRDefault="002D0A71" w:rsidP="003C0624">
      <w:pPr>
        <w:pStyle w:val="Heading3"/>
      </w:pPr>
      <w:bookmarkStart w:id="11" w:name="_Toc224382372"/>
      <w:r w:rsidRPr="003C0624">
        <w:t>Pillars</w:t>
      </w:r>
      <w:bookmarkEnd w:id="11"/>
      <w:r w:rsidRPr="003C0624">
        <w:t xml:space="preserve"> </w:t>
      </w:r>
    </w:p>
    <w:p w:rsidR="002A02AC" w:rsidRPr="00DE7DB8" w:rsidRDefault="002A02AC"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2D0A71" w:rsidRPr="003C0624" w:rsidRDefault="002D0A71" w:rsidP="003C0624">
      <w:pPr>
        <w:pStyle w:val="Heading3"/>
      </w:pPr>
      <w:bookmarkStart w:id="13" w:name="_Toc224382373"/>
      <w:r w:rsidRPr="003C0624">
        <w:lastRenderedPageBreak/>
        <w:t>Hovering islands</w:t>
      </w:r>
      <w:bookmarkEnd w:id="13"/>
      <w:r w:rsidRPr="003C0624">
        <w:t xml:space="preserve"> </w:t>
      </w:r>
    </w:p>
    <w:p w:rsidR="002A02AC" w:rsidRDefault="002A02AC"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9734C" w:rsidRPr="003C0624" w:rsidRDefault="00B9734C" w:rsidP="003C0624">
      <w:pPr>
        <w:pStyle w:val="Heading3"/>
      </w:pPr>
      <w:bookmarkStart w:id="14" w:name="_Toc224382374"/>
      <w:r w:rsidRPr="003C0624">
        <w:t>Player characters</w:t>
      </w:r>
      <w:bookmarkEnd w:id="14"/>
      <w:r w:rsidRPr="003C0624">
        <w:t xml:space="preserve"> </w:t>
      </w:r>
    </w:p>
    <w:p w:rsidR="002A02AC" w:rsidRDefault="002A02AC" w:rsidP="002A02AC">
      <w:pPr>
        <w:rPr>
          <w:lang w:eastAsia="de-CH"/>
        </w:rPr>
      </w:pPr>
      <w:bookmarkStart w:id="15" w:name="Player_Interactions"/>
      <w:bookmarkStart w:id="16" w:name="_Ref223758458"/>
      <w:bookmarkEnd w:id="15"/>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3F5D74">
        <w:rPr>
          <w:lang w:eastAsia="de-CH"/>
        </w:rPr>
        <w:fldChar w:fldCharType="begin"/>
      </w:r>
      <w:r>
        <w:rPr>
          <w:lang w:eastAsia="de-CH"/>
        </w:rPr>
        <w:instrText xml:space="preserve"> REF _Ref223758458 \h </w:instrText>
      </w:r>
      <w:r w:rsidR="003F5D74">
        <w:rPr>
          <w:lang w:eastAsia="de-CH"/>
        </w:rPr>
      </w:r>
      <w:r w:rsidR="003F5D74">
        <w:rPr>
          <w:lang w:eastAsia="de-CH"/>
        </w:rPr>
        <w:fldChar w:fldCharType="separate"/>
      </w:r>
      <w:r w:rsidR="00AD3119">
        <w:rPr>
          <w:b/>
          <w:bCs/>
          <w:lang w:eastAsia="de-CH"/>
        </w:rPr>
        <w:t>Error! Not a valid bookmark self-reference.</w:t>
      </w:r>
      <w:r w:rsidR="003F5D74">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0755A7" w:rsidRPr="003C0624" w:rsidRDefault="000755A7" w:rsidP="000755A7">
      <w:pPr>
        <w:pStyle w:val="Heading3"/>
      </w:pPr>
      <w:bookmarkStart w:id="17" w:name="_Toc224382375"/>
      <w:r>
        <w:t>Power-ups</w:t>
      </w:r>
      <w:bookmarkEnd w:id="17"/>
    </w:p>
    <w:p w:rsidR="000755A7" w:rsidRPr="002D0A71" w:rsidRDefault="000755A7" w:rsidP="002A02AC">
      <w:pPr>
        <w:rPr>
          <w:lang w:eastAsia="de-CH"/>
        </w:rPr>
      </w:pPr>
      <w:r>
        <w:rPr>
          <w:lang w:eastAsia="de-CH"/>
        </w:rPr>
        <w:t xml:space="preserve">Simple power ups for health and energy are distributed </w:t>
      </w:r>
      <w:r w:rsidR="00C146EA">
        <w:rPr>
          <w:lang w:eastAsia="de-CH"/>
        </w:rPr>
        <w:t>over</w:t>
      </w:r>
      <w:r>
        <w:rPr>
          <w:lang w:eastAsia="de-CH"/>
        </w:rPr>
        <w:t xml:space="preserve"> the islands. They will randomly re-appear if </w:t>
      </w:r>
      <w:r w:rsidR="00DE25BC">
        <w:rPr>
          <w:lang w:eastAsia="de-CH"/>
        </w:rPr>
        <w:t>collected</w:t>
      </w:r>
      <w:r>
        <w:rPr>
          <w:lang w:eastAsia="de-CH"/>
        </w:rPr>
        <w:t>.</w:t>
      </w:r>
    </w:p>
    <w:p w:rsidR="002D0A71" w:rsidRPr="003C0624" w:rsidRDefault="002D0A71" w:rsidP="003C0624">
      <w:pPr>
        <w:pStyle w:val="Heading3"/>
      </w:pPr>
      <w:bookmarkStart w:id="18" w:name="_Toc224382376"/>
      <w:r w:rsidRPr="003C0624">
        <w:t>Player Interactions</w:t>
      </w:r>
      <w:bookmarkEnd w:id="16"/>
      <w:bookmarkEnd w:id="18"/>
      <w:r w:rsidRPr="003C0624">
        <w:t xml:space="preserve"> </w:t>
      </w:r>
    </w:p>
    <w:p w:rsidR="008E301F" w:rsidRPr="002D0A71" w:rsidRDefault="008E301F" w:rsidP="008E301F">
      <w:pPr>
        <w:rPr>
          <w:lang w:eastAsia="de-CH"/>
        </w:rPr>
      </w:pPr>
      <w:r w:rsidRPr="002D0A71">
        <w:rPr>
          <w:lang w:eastAsia="de-CH"/>
        </w:rPr>
        <w:t xml:space="preserve">Every player can perform the following actions without using any finite resource: </w:t>
      </w:r>
    </w:p>
    <w:p w:rsidR="00427AAA" w:rsidRDefault="00427AAA" w:rsidP="00427AAA">
      <w:pPr>
        <w:pStyle w:val="Heading4"/>
        <w:pBdr>
          <w:left w:val="dotted" w:sz="6" w:space="0" w:color="F07F09"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3F5D74" w:rsidRDefault="00427AAA">
      <w:pPr>
        <w:rPr>
          <w:lang w:eastAsia="de-CH"/>
        </w:rPr>
      </w:pPr>
      <w:r>
        <w:rPr>
          <w:lang w:eastAsia="de-CH"/>
        </w:rPr>
        <w:t xml:space="preserve">Players can walk around </w:t>
      </w:r>
      <w:r w:rsidR="00964266">
        <w:rPr>
          <w:lang w:eastAsia="de-CH"/>
        </w:rPr>
        <w:t xml:space="preserve">the </w:t>
      </w:r>
      <w:r>
        <w:rPr>
          <w:lang w:eastAsia="de-CH"/>
        </w:rPr>
        <w:t xml:space="preserve">islands, though they cannot fall from </w:t>
      </w:r>
      <w:r w:rsidR="00964266">
        <w:rPr>
          <w:lang w:eastAsia="de-CH"/>
        </w:rPr>
        <w:t xml:space="preserve">them </w:t>
      </w:r>
      <w:r>
        <w:rPr>
          <w:lang w:eastAsia="de-CH"/>
        </w:rPr>
        <w:t>just by walking.</w:t>
      </w:r>
    </w:p>
    <w:p w:rsidR="000755A7" w:rsidRDefault="000755A7" w:rsidP="000755A7">
      <w:pPr>
        <w:pStyle w:val="Heading4"/>
        <w:pBdr>
          <w:left w:val="dotted" w:sz="6" w:space="0" w:color="F07F09"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3F5D74" w:rsidRDefault="000755A7">
      <w:pPr>
        <w:rPr>
          <w:lang w:eastAsia="de-CH"/>
        </w:rPr>
      </w:pPr>
      <w:r>
        <w:rPr>
          <w:lang w:eastAsia="de-CH"/>
        </w:rPr>
        <w:t>If a player gets in contact with a power-up he can collect it and will receive the power accordingly.</w:t>
      </w:r>
    </w:p>
    <w:p w:rsidR="008E301F" w:rsidRPr="002D0A71" w:rsidRDefault="008E301F"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8E301F" w:rsidRPr="002D0A71" w:rsidRDefault="008E301F"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8E301F" w:rsidRPr="002D0A71" w:rsidRDefault="008E301F" w:rsidP="008E301F">
      <w:pPr>
        <w:pStyle w:val="Heading4"/>
        <w:rPr>
          <w:lang w:eastAsia="de-CH"/>
        </w:rPr>
      </w:pPr>
      <w:r w:rsidRPr="002D0A71">
        <w:rPr>
          <w:lang w:eastAsia="de-CH"/>
        </w:rPr>
        <w:t xml:space="preserve">Island jump (Up and at them) </w:t>
      </w:r>
    </w:p>
    <w:p w:rsidR="008E301F" w:rsidRPr="002D0A71" w:rsidRDefault="008E301F" w:rsidP="008E301F">
      <w:pPr>
        <w:rPr>
          <w:lang w:eastAsia="de-CH"/>
        </w:rPr>
      </w:pPr>
      <w:r w:rsidRPr="002D0A71">
        <w:rPr>
          <w:lang w:eastAsia="de-CH"/>
        </w:rPr>
        <w:t xml:space="preserve">The player can activate </w:t>
      </w:r>
      <w:r w:rsidR="003A5404">
        <w:rPr>
          <w:lang w:eastAsia="de-CH"/>
        </w:rPr>
        <w:t>his</w:t>
      </w:r>
      <w:r w:rsidRPr="002D0A71">
        <w:rPr>
          <w:lang w:eastAsia="de-CH"/>
        </w:rPr>
        <w:t xml:space="preserve"> jet pack for a very short amount of time which allows him to go from one island to another. </w:t>
      </w:r>
    </w:p>
    <w:p w:rsidR="008E301F" w:rsidRPr="002D0A71" w:rsidRDefault="008E301F" w:rsidP="008E301F">
      <w:pPr>
        <w:pStyle w:val="Heading4"/>
        <w:rPr>
          <w:lang w:eastAsia="de-CH"/>
        </w:rPr>
      </w:pPr>
      <w:r w:rsidRPr="002D0A71">
        <w:rPr>
          <w:lang w:eastAsia="de-CH"/>
        </w:rPr>
        <w:t xml:space="preserve">Island repulsion (Gassy emission) </w:t>
      </w:r>
    </w:p>
    <w:p w:rsidR="008E301F" w:rsidRPr="00DE7DB8" w:rsidRDefault="008E301F"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8E301F" w:rsidRPr="002D0A71" w:rsidRDefault="008E301F" w:rsidP="008E301F">
      <w:pPr>
        <w:pStyle w:val="Heading4"/>
        <w:rPr>
          <w:lang w:eastAsia="de-CH"/>
        </w:rPr>
      </w:pPr>
      <w:r w:rsidRPr="002D0A71">
        <w:rPr>
          <w:lang w:eastAsia="de-CH"/>
        </w:rPr>
        <w:t xml:space="preserve">Direct combat (Mano-a-Mano) </w:t>
      </w:r>
    </w:p>
    <w:p w:rsidR="008E301F" w:rsidRPr="002D0A71" w:rsidRDefault="008E301F"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8E301F" w:rsidRPr="002D0A71" w:rsidRDefault="008E301F" w:rsidP="008E301F">
      <w:pPr>
        <w:rPr>
          <w:lang w:eastAsia="de-CH"/>
        </w:rPr>
      </w:pPr>
      <w:r w:rsidRPr="002D0A71">
        <w:rPr>
          <w:lang w:eastAsia="de-CH"/>
        </w:rPr>
        <w:lastRenderedPageBreak/>
        <w:t xml:space="preserve">Furthermore, every player has energy as a resource. Energy will recharge itself with time and can be used to perform the following actions: </w:t>
      </w:r>
    </w:p>
    <w:p w:rsidR="008E301F" w:rsidRDefault="008E301F" w:rsidP="008E301F">
      <w:pPr>
        <w:pStyle w:val="Heading4"/>
      </w:pPr>
      <w:r w:rsidRPr="00DE7DB8">
        <w:t xml:space="preserve">Indirect combat (Chicken tactics) </w:t>
      </w:r>
    </w:p>
    <w:p w:rsidR="008E301F" w:rsidRPr="002D0A71" w:rsidRDefault="008E301F" w:rsidP="008E301F">
      <w:pPr>
        <w:rPr>
          <w:lang w:eastAsia="de-CH"/>
        </w:rPr>
      </w:pPr>
      <w:r w:rsidRPr="002D0A71">
        <w:rPr>
          <w:lang w:eastAsia="de-CH"/>
        </w:rPr>
        <w:t xml:space="preserve">A player has various means of indirect combat in the form of special abilities: </w:t>
      </w:r>
    </w:p>
    <w:p w:rsidR="008E301F" w:rsidRPr="00DE7DB8" w:rsidRDefault="00656483" w:rsidP="008E301F">
      <w:pPr>
        <w:pStyle w:val="ListParagraph"/>
        <w:numPr>
          <w:ilvl w:val="0"/>
          <w:numId w:val="5"/>
        </w:numPr>
        <w:rPr>
          <w:lang w:eastAsia="de-CH"/>
        </w:rPr>
      </w:pPr>
      <w:r w:rsidRPr="00656483">
        <w:rPr>
          <w:b/>
          <w:lang w:eastAsia="de-CH"/>
        </w:rPr>
        <w:t>Ice spike</w:t>
      </w:r>
      <w:r w:rsidR="003B469A">
        <w:rPr>
          <w:lang w:eastAsia="de-CH"/>
        </w:rPr>
        <w:t>:</w:t>
      </w:r>
      <w:r w:rsidR="008E301F" w:rsidRPr="00DE7DB8">
        <w:rPr>
          <w:lang w:eastAsia="de-CH"/>
        </w:rPr>
        <w:t xml:space="preserve"> The player can specify a direction in which, subsequently, a spike is sent off. If the spike hits an enemy, he will get hurt and </w:t>
      </w:r>
      <w:r w:rsidR="00615679">
        <w:rPr>
          <w:lang w:eastAsia="de-CH"/>
        </w:rPr>
        <w:t xml:space="preserve">frozen for a short </w:t>
      </w:r>
      <w:r w:rsidR="009E061A">
        <w:rPr>
          <w:lang w:eastAsia="de-CH"/>
        </w:rPr>
        <w:t>period</w:t>
      </w:r>
      <w:r w:rsidR="008E301F" w:rsidRPr="00DE7DB8">
        <w:rPr>
          <w:lang w:eastAsia="de-CH"/>
        </w:rPr>
        <w:t xml:space="preserve">. If the spike hits </w:t>
      </w:r>
      <w:r w:rsidR="00615679">
        <w:rPr>
          <w:lang w:eastAsia="de-CH"/>
        </w:rPr>
        <w:t>lava</w:t>
      </w:r>
      <w:r w:rsidR="008E301F" w:rsidRPr="00DE7DB8">
        <w:rPr>
          <w:lang w:eastAsia="de-CH"/>
        </w:rPr>
        <w:t xml:space="preserve">, an island will be </w:t>
      </w:r>
      <w:r w:rsidR="00615679">
        <w:rPr>
          <w:lang w:eastAsia="de-CH"/>
        </w:rPr>
        <w:t>created</w:t>
      </w:r>
      <w:r w:rsidR="008E301F" w:rsidRPr="00DE7DB8">
        <w:rPr>
          <w:lang w:eastAsia="de-CH"/>
        </w:rPr>
        <w:t xml:space="preserve">. </w:t>
      </w:r>
    </w:p>
    <w:p w:rsidR="008E301F" w:rsidRPr="00DE7DB8" w:rsidRDefault="00656483" w:rsidP="008E301F">
      <w:pPr>
        <w:pStyle w:val="ListParagraph"/>
        <w:numPr>
          <w:ilvl w:val="0"/>
          <w:numId w:val="5"/>
        </w:numPr>
        <w:rPr>
          <w:lang w:eastAsia="de-CH"/>
        </w:rPr>
      </w:pPr>
      <w:r w:rsidRPr="00656483">
        <w:rPr>
          <w:b/>
          <w:lang w:eastAsia="de-CH"/>
        </w:rPr>
        <w:t>Snow storm</w:t>
      </w:r>
      <w:r w:rsidR="003B469A">
        <w:rPr>
          <w:lang w:eastAsia="de-CH"/>
        </w:rPr>
        <w:t>:</w:t>
      </w:r>
      <w:r w:rsidR="008E301F" w:rsidRPr="00DE7DB8">
        <w:rPr>
          <w:lang w:eastAsia="de-CH"/>
        </w:rPr>
        <w:t xml:space="preserve"> The player can specify a point in range; a cloud will appear and start snowing on the creatures below it, causing damage. </w:t>
      </w:r>
    </w:p>
    <w:p w:rsidR="008E301F" w:rsidRPr="00DE7DB8" w:rsidRDefault="00656483" w:rsidP="008E301F">
      <w:pPr>
        <w:pStyle w:val="ListParagraph"/>
        <w:numPr>
          <w:ilvl w:val="0"/>
          <w:numId w:val="5"/>
        </w:numPr>
        <w:rPr>
          <w:lang w:eastAsia="de-CH"/>
        </w:rPr>
      </w:pPr>
      <w:r w:rsidRPr="00656483">
        <w:rPr>
          <w:b/>
          <w:lang w:eastAsia="de-CH"/>
        </w:rPr>
        <w:t>Fire wall</w:t>
      </w:r>
      <w:r w:rsidR="003B469A">
        <w:rPr>
          <w:lang w:eastAsia="de-CH"/>
        </w:rPr>
        <w:t>:</w:t>
      </w:r>
      <w:r w:rsidR="003B469A" w:rsidRPr="00DE7DB8">
        <w:rPr>
          <w:lang w:eastAsia="de-CH"/>
        </w:rPr>
        <w:t xml:space="preserve"> </w:t>
      </w:r>
      <w:r w:rsidR="008E301F" w:rsidRPr="00DE7DB8">
        <w:rPr>
          <w:lang w:eastAsia="de-CH"/>
        </w:rPr>
        <w:t xml:space="preserve">The player can lighten up a fire on the floor which will remain there for a fixed amount of time. Players stepping on the fire will be hurt. </w:t>
      </w:r>
    </w:p>
    <w:p w:rsidR="008E301F" w:rsidRPr="00DE7DB8" w:rsidRDefault="00656483" w:rsidP="008E301F">
      <w:pPr>
        <w:pStyle w:val="ListParagraph"/>
        <w:numPr>
          <w:ilvl w:val="0"/>
          <w:numId w:val="5"/>
        </w:numPr>
        <w:rPr>
          <w:lang w:eastAsia="de-CH"/>
        </w:rPr>
      </w:pPr>
      <w:r w:rsidRPr="00656483">
        <w:rPr>
          <w:b/>
          <w:lang w:eastAsia="de-CH"/>
        </w:rPr>
        <w:t>Small robot spawning</w:t>
      </w:r>
      <w:r w:rsidR="003B469A">
        <w:rPr>
          <w:b/>
          <w:lang w:eastAsia="de-CH"/>
        </w:rPr>
        <w:t xml:space="preserve"> (aka binary fission)</w:t>
      </w:r>
      <w:r w:rsidR="008E301F" w:rsidRPr="00DE7DB8">
        <w:rPr>
          <w:lang w:eastAsia="de-CH"/>
        </w:rPr>
        <w:t xml:space="preserve">: The player can spawn a robot on the current island which will be there for a fixed amount of time and attack all enemies stepping on the island. </w:t>
      </w:r>
    </w:p>
    <w:p w:rsidR="00E57A70" w:rsidRDefault="00E57A70">
      <w:pPr>
        <w:spacing w:before="200"/>
        <w:rPr>
          <w:caps/>
          <w:spacing w:val="15"/>
          <w:sz w:val="22"/>
          <w:szCs w:val="22"/>
        </w:rPr>
      </w:pPr>
      <w:bookmarkStart w:id="19" w:name="Concept_Sketches"/>
      <w:bookmarkStart w:id="20" w:name="_Toc224382377"/>
      <w:bookmarkEnd w:id="19"/>
      <w:r>
        <w:br w:type="page"/>
      </w:r>
    </w:p>
    <w:p w:rsidR="002D0A71" w:rsidRPr="00C3660A" w:rsidRDefault="002D0A71" w:rsidP="00C3660A">
      <w:pPr>
        <w:pStyle w:val="Heading2"/>
      </w:pPr>
      <w:r w:rsidRPr="00C3660A">
        <w:lastRenderedPageBreak/>
        <w:t>Concept Sketches</w:t>
      </w:r>
      <w:bookmarkEnd w:id="20"/>
    </w:p>
    <w:p w:rsidR="00FD67BE" w:rsidRDefault="00FD67BE" w:rsidP="00FD67BE">
      <w:pPr>
        <w:pStyle w:val="Heading3"/>
        <w:rPr>
          <w:rFonts w:eastAsia="Times New Roman"/>
          <w:lang w:eastAsia="de-CH"/>
        </w:rPr>
      </w:pPr>
      <w:bookmarkStart w:id="21" w:name="_Toc224382378"/>
      <w:r>
        <w:rPr>
          <w:rFonts w:eastAsia="Times New Roman"/>
          <w:lang w:eastAsia="de-CH"/>
        </w:rPr>
        <w:t>Typical In-Game Situation</w:t>
      </w:r>
      <w:bookmarkEnd w:id="21"/>
    </w:p>
    <w:p w:rsidR="002D0A71" w:rsidRPr="002D0A71" w:rsidRDefault="0009515A"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eastAsia="zh-CN" w:bidi="ar-SA"/>
        </w:rPr>
        <w:drawing>
          <wp:inline distT="0" distB="0" distL="0" distR="0">
            <wp:extent cx="5760720" cy="49628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2D0A71" w:rsidRPr="002D0A71" w:rsidRDefault="002D0A71" w:rsidP="00DE7DB8">
      <w:pPr>
        <w:rPr>
          <w:rFonts w:eastAsia="Times New Roman"/>
          <w:lang w:eastAsia="de-CH"/>
        </w:rPr>
      </w:pPr>
      <w:r w:rsidRPr="002D0A71">
        <w:rPr>
          <w:rFonts w:eastAsia="Times New Roman"/>
          <w:lang w:eastAsia="de-CH"/>
        </w:rPr>
        <w:t>On this image one sees:</w:t>
      </w:r>
    </w:p>
    <w:p w:rsidR="002D0A71" w:rsidRPr="00DE7DB8" w:rsidRDefault="002D0A71" w:rsidP="00DE7DB8">
      <w:pPr>
        <w:pStyle w:val="ListParagraph"/>
        <w:numPr>
          <w:ilvl w:val="0"/>
          <w:numId w:val="6"/>
        </w:numPr>
        <w:rPr>
          <w:rFonts w:eastAsia="Times New Roman"/>
          <w:lang w:eastAsia="de-CH"/>
        </w:rPr>
      </w:pPr>
      <w:r w:rsidRPr="00DE7DB8">
        <w:rPr>
          <w:rFonts w:eastAsia="Times New Roman"/>
          <w:lang w:eastAsia="de-CH"/>
        </w:rPr>
        <w:t xml:space="preserve">4 pillars </w:t>
      </w:r>
    </w:p>
    <w:p w:rsidR="002D0A71" w:rsidRPr="00DE7DB8" w:rsidRDefault="002D0A71" w:rsidP="00DE7DB8">
      <w:pPr>
        <w:pStyle w:val="ListParagraph"/>
        <w:numPr>
          <w:ilvl w:val="0"/>
          <w:numId w:val="6"/>
        </w:numPr>
        <w:rPr>
          <w:rFonts w:eastAsia="Times New Roman"/>
          <w:lang w:eastAsia="de-CH"/>
        </w:rPr>
      </w:pPr>
      <w:r w:rsidRPr="00DE7DB8">
        <w:rPr>
          <w:rFonts w:eastAsia="Times New Roman"/>
          <w:lang w:eastAsia="de-CH"/>
        </w:rPr>
        <w:t xml:space="preserve">3 Islands floating, two of them on the same height </w:t>
      </w:r>
    </w:p>
    <w:p w:rsidR="00F10F14" w:rsidRPr="00DE7DB8" w:rsidRDefault="00F10F14" w:rsidP="00F10F14">
      <w:pPr>
        <w:pStyle w:val="ListParagraph"/>
        <w:numPr>
          <w:ilvl w:val="0"/>
          <w:numId w:val="6"/>
        </w:numPr>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123085" w:rsidRDefault="002D0A71" w:rsidP="00DE7DB8">
      <w:pPr>
        <w:pStyle w:val="ListParagraph"/>
        <w:numPr>
          <w:ilvl w:val="0"/>
          <w:numId w:val="6"/>
        </w:numPr>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sidR="00402032">
        <w:rPr>
          <w:rFonts w:eastAsia="Times New Roman"/>
          <w:lang w:eastAsia="de-CH"/>
        </w:rPr>
        <w:t>on</w:t>
      </w:r>
      <w:r w:rsidRPr="00DE7DB8">
        <w:rPr>
          <w:rFonts w:eastAsia="Times New Roman"/>
          <w:lang w:eastAsia="de-CH"/>
        </w:rPr>
        <w:t xml:space="preserve">to the </w:t>
      </w:r>
      <w:r w:rsidR="00402032">
        <w:rPr>
          <w:rFonts w:eastAsia="Times New Roman"/>
          <w:lang w:eastAsia="de-CH"/>
        </w:rPr>
        <w:t>b</w:t>
      </w:r>
      <w:r w:rsidR="00402032" w:rsidRPr="00DE7DB8">
        <w:rPr>
          <w:rFonts w:eastAsia="Times New Roman"/>
          <w:lang w:eastAsia="de-CH"/>
        </w:rPr>
        <w:t xml:space="preserve">lue </w:t>
      </w:r>
      <w:r w:rsidR="00402032">
        <w:rPr>
          <w:rFonts w:eastAsia="Times New Roman"/>
          <w:lang w:eastAsia="de-CH"/>
        </w:rPr>
        <w:t>i</w:t>
      </w:r>
      <w:r w:rsidR="00402032" w:rsidRPr="00DE7DB8">
        <w:rPr>
          <w:rFonts w:eastAsia="Times New Roman"/>
          <w:lang w:eastAsia="de-CH"/>
        </w:rPr>
        <w:t>sland</w:t>
      </w:r>
      <w:r w:rsidRPr="00DE7DB8">
        <w:rPr>
          <w:rFonts w:eastAsia="Times New Roman"/>
          <w:lang w:eastAsia="de-CH"/>
        </w:rPr>
        <w:t xml:space="preserve">. </w:t>
      </w:r>
    </w:p>
    <w:p w:rsidR="00123085" w:rsidRDefault="00123085">
      <w:pPr>
        <w:rPr>
          <w:rFonts w:eastAsia="Times New Roman"/>
          <w:lang w:eastAsia="de-CH"/>
        </w:rPr>
      </w:pPr>
      <w:r>
        <w:rPr>
          <w:rFonts w:eastAsia="Times New Roman"/>
          <w:lang w:eastAsia="de-CH"/>
        </w:rPr>
        <w:br w:type="page"/>
      </w:r>
    </w:p>
    <w:p w:rsidR="002D0A71" w:rsidRDefault="00D56F28" w:rsidP="00123085">
      <w:pPr>
        <w:pStyle w:val="Heading3"/>
        <w:rPr>
          <w:rFonts w:eastAsia="Times New Roman"/>
          <w:lang w:eastAsia="de-CH"/>
        </w:rPr>
      </w:pPr>
      <w:r>
        <w:rPr>
          <w:rFonts w:eastAsia="Times New Roman"/>
          <w:noProof/>
          <w:lang w:eastAsia="zh-CN" w:bidi="ar-SA"/>
        </w:rPr>
        <w:lastRenderedPageBreak/>
        <w:drawing>
          <wp:anchor distT="0" distB="0" distL="114300" distR="114300" simplePos="0" relativeHeight="251658240"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3"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9"/>
                    <a:stretch>
                      <a:fillRect/>
                    </a:stretch>
                  </pic:blipFill>
                  <pic:spPr>
                    <a:xfrm rot="5400000">
                      <a:off x="0" y="0"/>
                      <a:ext cx="8157210" cy="4679315"/>
                    </a:xfrm>
                    <a:prstGeom prst="rect">
                      <a:avLst/>
                    </a:prstGeom>
                  </pic:spPr>
                </pic:pic>
              </a:graphicData>
            </a:graphic>
          </wp:anchor>
        </w:drawing>
      </w:r>
      <w:bookmarkStart w:id="22" w:name="_Toc224382379"/>
      <w:r w:rsidR="00123085">
        <w:rPr>
          <w:rFonts w:eastAsia="Times New Roman"/>
          <w:lang w:eastAsia="de-CH"/>
        </w:rPr>
        <w:t>Visual Impression</w:t>
      </w:r>
      <w:bookmarkEnd w:id="22"/>
    </w:p>
    <w:p w:rsidR="00DD3EC8" w:rsidRDefault="00427AAA">
      <w:pPr>
        <w:rPr>
          <w:rFonts w:eastAsia="Times New Roman"/>
          <w:b/>
          <w:bCs/>
          <w:caps/>
          <w:color w:val="FFFFFF" w:themeColor="background1"/>
          <w:spacing w:val="15"/>
          <w:szCs w:val="22"/>
          <w:lang w:eastAsia="de-CH"/>
        </w:rPr>
      </w:pPr>
      <w:r>
        <w:rPr>
          <w:lang w:eastAsia="de-CH"/>
        </w:rPr>
        <w:t>H</w:t>
      </w:r>
      <w:r w:rsidR="00D56F28" w:rsidRPr="00D56F28">
        <w:rPr>
          <w:lang w:eastAsia="de-CH"/>
        </w:rPr>
        <w:t>ow the g</w:t>
      </w:r>
      <w:r w:rsidR="00D56F28">
        <w:rPr>
          <w:lang w:eastAsia="de-CH"/>
        </w:rPr>
        <w:t xml:space="preserve">ame </w:t>
      </w:r>
      <w:r>
        <w:rPr>
          <w:lang w:eastAsia="de-CH"/>
        </w:rPr>
        <w:t xml:space="preserve">could </w:t>
      </w:r>
      <w:r w:rsidR="00D56F28">
        <w:rPr>
          <w:lang w:eastAsia="de-CH"/>
        </w:rPr>
        <w:t>look when it is done</w:t>
      </w:r>
      <w:bookmarkStart w:id="23" w:name="Requirements"/>
      <w:bookmarkEnd w:id="23"/>
      <w:r>
        <w:rPr>
          <w:rFonts w:eastAsia="Times New Roman"/>
          <w:lang w:eastAsia="de-CH"/>
        </w:rPr>
        <w:t>.</w:t>
      </w:r>
    </w:p>
    <w:p w:rsidR="008352BD" w:rsidRDefault="008352BD" w:rsidP="008352BD">
      <w:pPr>
        <w:pStyle w:val="Heading3"/>
        <w:rPr>
          <w:ins w:id="24" w:author="dpk" w:date="2009-03-09T17:57:00Z"/>
          <w:rFonts w:eastAsia="Times New Roman"/>
          <w:lang w:eastAsia="de-CH"/>
        </w:rPr>
      </w:pPr>
      <w:bookmarkStart w:id="25" w:name="_Toc224382380"/>
      <w:bookmarkStart w:id="26" w:name="_Ref223763759"/>
      <w:r>
        <w:rPr>
          <w:rFonts w:eastAsia="Times New Roman"/>
          <w:lang w:eastAsia="de-CH"/>
        </w:rPr>
        <w:lastRenderedPageBreak/>
        <w:t>Perspective Studies</w:t>
      </w:r>
      <w:bookmarkEnd w:id="25"/>
    </w:p>
    <w:p w:rsidR="00E10D5F" w:rsidRPr="00E10D5F" w:rsidRDefault="00E10D5F" w:rsidP="00E10D5F">
      <w:pPr>
        <w:rPr>
          <w:lang w:eastAsia="de-CH"/>
          <w:rPrChange w:id="27" w:author="dpk" w:date="2009-03-09T17:57:00Z">
            <w:rPr>
              <w:rFonts w:eastAsia="Times New Roman"/>
              <w:lang w:eastAsia="de-CH"/>
            </w:rPr>
          </w:rPrChange>
        </w:rPr>
        <w:pPrChange w:id="28" w:author="dpk" w:date="2009-03-09T17:57:00Z">
          <w:pPr>
            <w:pStyle w:val="Heading3"/>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38"/>
        <w:gridCol w:w="11"/>
        <w:gridCol w:w="4639"/>
      </w:tblGrid>
      <w:tr w:rsidR="005B6915" w:rsidTr="00072D16">
        <w:tc>
          <w:tcPr>
            <w:tcW w:w="4644" w:type="dxa"/>
          </w:tcPr>
          <w:p w:rsidR="005B6915" w:rsidRDefault="005B6915" w:rsidP="005B6915">
            <w:pPr>
              <w:rPr>
                <w:lang w:eastAsia="de-CH"/>
              </w:rPr>
            </w:pPr>
            <w:r w:rsidRPr="00072D16">
              <w:rPr>
                <w:noProof/>
                <w:lang w:eastAsia="zh-CN" w:bidi="ar-SA"/>
              </w:rPr>
              <w:drawing>
                <wp:anchor distT="0" distB="0" distL="114300" distR="114300" simplePos="0" relativeHeight="25166028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4"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0"/>
                          <a:stretch>
                            <a:fillRect/>
                          </a:stretch>
                        </pic:blipFill>
                        <pic:spPr>
                          <a:xfrm>
                            <a:off x="0" y="0"/>
                            <a:ext cx="2917825" cy="1611630"/>
                          </a:xfrm>
                          <a:prstGeom prst="rect">
                            <a:avLst/>
                          </a:prstGeom>
                        </pic:spPr>
                      </pic:pic>
                    </a:graphicData>
                  </a:graphic>
                </wp:anchor>
              </w:drawing>
            </w:r>
            <w:r w:rsidR="001A2593" w:rsidRPr="00072D16">
              <w:t xml:space="preserve">An alternate view angle of 18 degrees. It is difficult </w:t>
            </w:r>
            <w:r w:rsidR="006C46E5" w:rsidRPr="00072D16">
              <w:t>here to navigate</w:t>
            </w:r>
            <w:r w:rsidR="006C46E5">
              <w:rPr>
                <w:noProof/>
                <w:lang w:eastAsia="zh-CN" w:bidi="ar-SA"/>
              </w:rPr>
              <w:t xml:space="preserve"> in the XZ plane.</w:t>
            </w:r>
          </w:p>
          <w:p w:rsidR="005B6915" w:rsidRDefault="005B6915" w:rsidP="005B6915">
            <w:pPr>
              <w:rPr>
                <w:lang w:eastAsia="de-CH"/>
              </w:rPr>
            </w:pPr>
          </w:p>
        </w:tc>
        <w:tc>
          <w:tcPr>
            <w:tcW w:w="4644" w:type="dxa"/>
            <w:gridSpan w:val="2"/>
          </w:tcPr>
          <w:p w:rsidR="005B6915" w:rsidRDefault="005B6915" w:rsidP="001A2593">
            <w:pPr>
              <w:rPr>
                <w:lang w:eastAsia="de-CH"/>
              </w:rPr>
            </w:pPr>
            <w:r>
              <w:rPr>
                <w:noProof/>
                <w:lang w:eastAsia="zh-CN" w:bidi="ar-SA"/>
              </w:rPr>
              <w:drawing>
                <wp:anchor distT="0" distB="0" distL="114300" distR="114300" simplePos="0" relativeHeight="251659264"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1"/>
                          <a:stretch>
                            <a:fillRect/>
                          </a:stretch>
                        </pic:blipFill>
                        <pic:spPr>
                          <a:xfrm>
                            <a:off x="0" y="0"/>
                            <a:ext cx="2928687" cy="1612232"/>
                          </a:xfrm>
                          <a:prstGeom prst="rect">
                            <a:avLst/>
                          </a:prstGeom>
                        </pic:spPr>
                      </pic:pic>
                    </a:graphicData>
                  </a:graphic>
                </wp:anchor>
              </w:drawing>
            </w:r>
            <w:r w:rsidR="001A2593">
              <w:rPr>
                <w:lang w:eastAsia="de-CH"/>
              </w:rPr>
              <w:t>An alternate tilt angle of 38 degrees. The notion of height is difficult to grasp here.</w:t>
            </w:r>
          </w:p>
        </w:tc>
      </w:tr>
      <w:tr w:rsidR="005B6915" w:rsidTr="00072D16">
        <w:tc>
          <w:tcPr>
            <w:tcW w:w="9288" w:type="dxa"/>
            <w:gridSpan w:val="3"/>
          </w:tcPr>
          <w:p w:rsidR="005B6915" w:rsidRDefault="00B94CC9" w:rsidP="00B94CC9">
            <w:pPr>
              <w:rPr>
                <w:lang w:eastAsia="de-CH"/>
              </w:rPr>
            </w:pPr>
            <w:ins w:id="29" w:author="dpk" w:date="2009-03-09T17:51:00Z">
              <w:r>
                <w:rPr>
                  <w:noProof/>
                  <w:lang w:eastAsia="zh-CN" w:bidi="ar-SA"/>
                </w:rPr>
                <w:drawing>
                  <wp:anchor distT="0" distB="0" distL="114300" distR="114300" simplePos="0" relativeHeight="251671552"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7"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2"/>
                            <a:stretch>
                              <a:fillRect/>
                            </a:stretch>
                          </pic:blipFill>
                          <pic:spPr>
                            <a:xfrm>
                              <a:off x="0" y="0"/>
                              <a:ext cx="5871845" cy="3251200"/>
                            </a:xfrm>
                            <a:prstGeom prst="rect">
                              <a:avLst/>
                            </a:prstGeom>
                          </pic:spPr>
                        </pic:pic>
                      </a:graphicData>
                    </a:graphic>
                  </wp:anchor>
                </w:drawing>
              </w:r>
            </w:ins>
            <w:r w:rsidR="001A2593">
              <w:rPr>
                <w:noProof/>
                <w:lang w:eastAsia="zh-CN" w:bidi="ar-SA"/>
              </w:rPr>
              <w:t>We deemed this view to be optimal in both perspective (f=21) and tilt angle (26 degrees</w:t>
            </w:r>
            <w:ins w:id="30" w:author="dpk" w:date="2009-03-09T17:42:00Z">
              <w:r>
                <w:rPr>
                  <w:noProof/>
                  <w:lang w:eastAsia="zh-CN" w:bidi="ar-SA"/>
                </w:rPr>
                <w:t xml:space="preserve"> </w:t>
              </w:r>
            </w:ins>
            <w:r w:rsidR="001A2593">
              <w:rPr>
                <w:noProof/>
                <w:lang w:eastAsia="zh-CN" w:bidi="ar-SA"/>
              </w:rPr>
              <w:t>).</w:t>
            </w:r>
            <w:ins w:id="31" w:author="dpk" w:date="2009-03-09T17:51:00Z">
              <w:r>
                <w:rPr>
                  <w:noProof/>
                  <w:lang w:eastAsia="zh-CN" w:bidi="ar-SA"/>
                </w:rPr>
                <w:br/>
              </w:r>
            </w:ins>
          </w:p>
        </w:tc>
      </w:tr>
      <w:tr w:rsidR="005B6915" w:rsidTr="00072D16">
        <w:tc>
          <w:tcPr>
            <w:tcW w:w="4644" w:type="dxa"/>
            <w:gridSpan w:val="2"/>
          </w:tcPr>
          <w:p w:rsidR="005B6915" w:rsidRDefault="005B6915" w:rsidP="006C46E5">
            <w:pPr>
              <w:rPr>
                <w:lang w:eastAsia="de-CH"/>
              </w:rPr>
            </w:pPr>
            <w:r>
              <w:rPr>
                <w:noProof/>
                <w:lang w:eastAsia="zh-CN" w:bidi="ar-SA"/>
              </w:rPr>
              <w:drawing>
                <wp:anchor distT="0" distB="0" distL="114300" distR="114300" simplePos="0" relativeHeight="25166233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8"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3"/>
                          <a:stretch>
                            <a:fillRect/>
                          </a:stretch>
                        </pic:blipFill>
                        <pic:spPr>
                          <a:xfrm>
                            <a:off x="0" y="0"/>
                            <a:ext cx="2928687" cy="1612231"/>
                          </a:xfrm>
                          <a:prstGeom prst="rect">
                            <a:avLst/>
                          </a:prstGeom>
                        </pic:spPr>
                      </pic:pic>
                    </a:graphicData>
                  </a:graphic>
                </wp:anchor>
              </w:drawing>
            </w:r>
            <w:r w:rsidR="006C46E5">
              <w:rPr>
                <w:lang w:eastAsia="de-CH"/>
              </w:rPr>
              <w:t xml:space="preserve">An alternate perspective, </w:t>
            </w:r>
            <w:r w:rsidR="001A2593">
              <w:rPr>
                <w:lang w:eastAsia="de-CH"/>
              </w:rPr>
              <w:t xml:space="preserve">f=21. The distortion is too large, players would stay </w:t>
            </w:r>
            <w:r w:rsidR="006C46E5">
              <w:rPr>
                <w:lang w:eastAsia="de-CH"/>
              </w:rPr>
              <w:t xml:space="preserve">in </w:t>
            </w:r>
            <w:r w:rsidR="001A2593">
              <w:rPr>
                <w:lang w:eastAsia="de-CH"/>
              </w:rPr>
              <w:t>the front.</w:t>
            </w:r>
          </w:p>
        </w:tc>
        <w:tc>
          <w:tcPr>
            <w:tcW w:w="4644" w:type="dxa"/>
          </w:tcPr>
          <w:p w:rsidR="005B6915" w:rsidRDefault="005B6915" w:rsidP="006C46E5">
            <w:pPr>
              <w:rPr>
                <w:lang w:eastAsia="de-CH"/>
              </w:rPr>
            </w:pPr>
            <w:r>
              <w:rPr>
                <w:noProof/>
                <w:lang w:eastAsia="zh-CN" w:bidi="ar-SA"/>
              </w:rPr>
              <w:drawing>
                <wp:anchor distT="0" distB="0" distL="114300" distR="114300" simplePos="0" relativeHeight="25166336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9"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4"/>
                          <a:stretch>
                            <a:fillRect/>
                          </a:stretch>
                        </pic:blipFill>
                        <pic:spPr>
                          <a:xfrm>
                            <a:off x="0" y="0"/>
                            <a:ext cx="2917825" cy="1611630"/>
                          </a:xfrm>
                          <a:prstGeom prst="rect">
                            <a:avLst/>
                          </a:prstGeom>
                        </pic:spPr>
                      </pic:pic>
                    </a:graphicData>
                  </a:graphic>
                </wp:anchor>
              </w:drawing>
            </w:r>
            <w:r w:rsidR="006C46E5">
              <w:rPr>
                <w:lang w:eastAsia="de-CH"/>
              </w:rPr>
              <w:t>A more orthographic perspective, f=71. There is no dramatics, the look and feel is too static.</w:t>
            </w:r>
          </w:p>
        </w:tc>
      </w:tr>
    </w:tbl>
    <w:p w:rsidR="00E10D5F" w:rsidRDefault="00E10D5F" w:rsidP="00E10D5F">
      <w:pPr>
        <w:rPr>
          <w:ins w:id="32" w:author="dpk" w:date="2009-03-09T17:56:00Z"/>
          <w:noProof/>
          <w:color w:val="773F04" w:themeColor="accent1" w:themeShade="7F"/>
          <w:spacing w:val="15"/>
          <w:sz w:val="22"/>
          <w:szCs w:val="22"/>
          <w:lang w:eastAsia="de-CH" w:bidi="ar-SA"/>
        </w:rPr>
        <w:pPrChange w:id="33" w:author="dpk" w:date="2009-03-09T17:56:00Z">
          <w:pPr>
            <w:spacing w:before="200"/>
          </w:pPr>
        </w:pPrChange>
      </w:pPr>
      <w:bookmarkStart w:id="34" w:name="_Toc224382381"/>
      <w:ins w:id="35" w:author="dpk" w:date="2009-03-09T17:56:00Z">
        <w:r>
          <w:rPr>
            <w:noProof/>
            <w:lang w:eastAsia="de-CH" w:bidi="ar-SA"/>
          </w:rPr>
          <w:br w:type="page"/>
        </w:r>
      </w:ins>
    </w:p>
    <w:p w:rsidR="0056646A" w:rsidRDefault="00E10D5F" w:rsidP="0056646A">
      <w:pPr>
        <w:pStyle w:val="Heading3"/>
        <w:rPr>
          <w:ins w:id="36" w:author="dpk" w:date="2009-03-09T17:57:00Z"/>
          <w:rFonts w:eastAsia="Times New Roman"/>
          <w:noProof/>
          <w:lang w:eastAsia="de-CH" w:bidi="ar-SA"/>
        </w:rPr>
      </w:pPr>
      <w:ins w:id="37" w:author="dpk" w:date="2009-03-09T17:57:00Z">
        <w:r>
          <w:rPr>
            <w:rFonts w:eastAsia="Times New Roman"/>
            <w:noProof/>
            <w:lang w:eastAsia="zh-CN" w:bidi="ar-SA"/>
          </w:rPr>
          <w:lastRenderedPageBreak/>
          <w:drawing>
            <wp:anchor distT="0" distB="0" distL="114300" distR="114300" simplePos="0" relativeHeight="251664384" behindDoc="0" locked="0" layoutInCell="1" allowOverlap="1">
              <wp:simplePos x="0" y="0"/>
              <wp:positionH relativeFrom="column">
                <wp:posOffset>189865</wp:posOffset>
              </wp:positionH>
              <wp:positionV relativeFrom="paragraph">
                <wp:posOffset>615950</wp:posOffset>
              </wp:positionV>
              <wp:extent cx="3566160" cy="1720215"/>
              <wp:effectExtent l="19050" t="0" r="0" b="0"/>
              <wp:wrapTopAndBottom/>
              <wp:docPr id="19"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5"/>
                      <a:stretch>
                        <a:fillRect/>
                      </a:stretch>
                    </pic:blipFill>
                    <pic:spPr>
                      <a:xfrm>
                        <a:off x="0" y="0"/>
                        <a:ext cx="3566160" cy="1720215"/>
                      </a:xfrm>
                      <a:prstGeom prst="rect">
                        <a:avLst/>
                      </a:prstGeom>
                    </pic:spPr>
                  </pic:pic>
                </a:graphicData>
              </a:graphic>
            </wp:anchor>
          </w:drawing>
        </w:r>
      </w:ins>
      <w:r w:rsidR="00072D16" w:rsidRPr="00072D16">
        <w:rPr>
          <w:rFonts w:eastAsia="Times New Roman"/>
          <w:noProof/>
          <w:lang w:eastAsia="de-CH" w:bidi="ar-SA"/>
        </w:rPr>
        <w:t>Model Animation States</w:t>
      </w:r>
      <w:bookmarkEnd w:id="34"/>
    </w:p>
    <w:p w:rsidR="00E10D5F" w:rsidRDefault="00055C97" w:rsidP="00E10D5F">
      <w:pPr>
        <w:rPr>
          <w:ins w:id="38" w:author="dpk" w:date="2009-03-09T17:57:00Z"/>
          <w:lang w:eastAsia="de-CH" w:bidi="ar-SA"/>
        </w:rPr>
        <w:pPrChange w:id="39" w:author="dpk" w:date="2009-03-09T17:57:00Z">
          <w:pPr>
            <w:pStyle w:val="Heading3"/>
          </w:pPr>
        </w:pPrChange>
      </w:pPr>
      <w:ins w:id="40" w:author="dpk" w:date="2009-03-09T18:03:00Z">
        <w:r>
          <w:rPr>
            <w:noProof/>
            <w:lang w:eastAsia="zh-CN" w:bidi="ar-SA"/>
          </w:rPr>
          <w:pict>
            <v:shapetype id="_x0000_t202" coordsize="21600,21600" o:spt="202" path="m,l,21600r21600,l21600,xe">
              <v:stroke joinstyle="miter"/>
              <v:path gradientshapeok="t" o:connecttype="rect"/>
            </v:shapetype>
            <v:shape id="_x0000_s1031" type="#_x0000_t202" style="position:absolute;margin-left:322.05pt;margin-top:95.65pt;width:122.5pt;height:89.1pt;z-index:251674624" stroked="f">
              <v:textbox style="mso-next-textbox:#_x0000_s1031" inset="0,0,0,0">
                <w:txbxContent>
                  <w:p w:rsidR="00055C97" w:rsidRPr="001D7A68" w:rsidRDefault="00055C97" w:rsidP="00055C97">
                    <w:pPr>
                      <w:pStyle w:val="Caption"/>
                      <w:rPr>
                        <w:noProof/>
                        <w:sz w:val="18"/>
                        <w:szCs w:val="18"/>
                      </w:rPr>
                      <w:pPrChange w:id="41" w:author="dpk" w:date="2009-03-09T18:02:00Z">
                        <w:pPr>
                          <w:pStyle w:val="Caption"/>
                        </w:pPr>
                      </w:pPrChange>
                    </w:pPr>
                    <w:ins w:id="42" w:author="dpk" w:date="2009-03-09T18:03:00Z">
                      <w:r w:rsidRPr="001D7A68">
                        <w:rPr>
                          <w:sz w:val="18"/>
                          <w:szCs w:val="18"/>
                        </w:rPr>
                        <w:t xml:space="preserve">A finite state automata model of </w:t>
                      </w:r>
                    </w:ins>
                    <w:ins w:id="43" w:author="dpk" w:date="2009-03-09T18:07:00Z">
                      <w:r w:rsidR="009F71FC">
                        <w:rPr>
                          <w:sz w:val="18"/>
                          <w:szCs w:val="18"/>
                        </w:rPr>
                        <w:t xml:space="preserve">player </w:t>
                      </w:r>
                    </w:ins>
                    <w:ins w:id="44" w:author="dpk" w:date="2009-03-09T18:03:00Z">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w:t>
                      </w:r>
                    </w:ins>
                    <w:ins w:id="45" w:author="dpk" w:date="2009-03-09T18:07:00Z">
                      <w:r w:rsidR="009F71FC">
                        <w:rPr>
                          <w:sz w:val="18"/>
                          <w:szCs w:val="18"/>
                        </w:rPr>
                        <w:t>s</w:t>
                      </w:r>
                    </w:ins>
                    <w:ins w:id="46" w:author="dpk" w:date="2009-03-09T18:03:00Z">
                      <w:r>
                        <w:rPr>
                          <w:sz w:val="18"/>
                          <w:szCs w:val="18"/>
                        </w:rPr>
                        <w:t>.</w:t>
                      </w:r>
                    </w:ins>
                    <w:del w:id="47" w:author="dpk" w:date="2009-03-09T17:54:00Z">
                      <w:r w:rsidRPr="001D7A68" w:rsidDel="00E10D5F">
                        <w:rPr>
                          <w:sz w:val="18"/>
                          <w:szCs w:val="18"/>
                        </w:rPr>
                        <w:delText>We particularly like the look and feel of this robot we found on the web. The head is over proportional to the body which yields a more comic look and feel. We might want to go for a longer head to make it look more aggressive, though.</w:delText>
                      </w:r>
                    </w:del>
                  </w:p>
                </w:txbxContent>
              </v:textbox>
              <w10:wrap type="square"/>
            </v:shape>
          </w:pict>
        </w:r>
      </w:ins>
    </w:p>
    <w:p w:rsidR="00E10D5F" w:rsidRDefault="00E10D5F" w:rsidP="00E10D5F">
      <w:pPr>
        <w:rPr>
          <w:ins w:id="48" w:author="dpk" w:date="2009-03-09T17:57:00Z"/>
          <w:lang w:eastAsia="de-CH" w:bidi="ar-SA"/>
        </w:rPr>
        <w:pPrChange w:id="49" w:author="dpk" w:date="2009-03-09T17:57:00Z">
          <w:pPr>
            <w:pStyle w:val="Heading3"/>
          </w:pPr>
        </w:pPrChange>
      </w:pPr>
    </w:p>
    <w:p w:rsidR="00E10D5F" w:rsidRPr="00E10D5F" w:rsidRDefault="00E10D5F" w:rsidP="00E10D5F">
      <w:pPr>
        <w:rPr>
          <w:ins w:id="50" w:author="dpk" w:date="2009-03-09T17:52:00Z"/>
          <w:lang w:eastAsia="de-CH" w:bidi="ar-SA"/>
          <w:rPrChange w:id="51" w:author="dpk" w:date="2009-03-09T17:57:00Z">
            <w:rPr>
              <w:ins w:id="52" w:author="dpk" w:date="2009-03-09T17:52:00Z"/>
              <w:rFonts w:eastAsia="Times New Roman"/>
              <w:noProof/>
              <w:lang w:eastAsia="de-CH" w:bidi="ar-SA"/>
            </w:rPr>
          </w:rPrChange>
        </w:rPr>
        <w:pPrChange w:id="53" w:author="dpk" w:date="2009-03-09T17:57:00Z">
          <w:pPr>
            <w:pStyle w:val="Heading3"/>
          </w:pPr>
        </w:pPrChange>
      </w:pPr>
    </w:p>
    <w:p w:rsidR="00E10D5F" w:rsidRDefault="00E10D5F" w:rsidP="00E10D5F">
      <w:pPr>
        <w:pStyle w:val="Heading3"/>
        <w:rPr>
          <w:ins w:id="54" w:author="dpk" w:date="2009-03-09T17:57:00Z"/>
          <w:rFonts w:eastAsia="Times New Roman"/>
          <w:noProof/>
          <w:lang w:eastAsia="de-CH" w:bidi="ar-SA"/>
        </w:rPr>
      </w:pPr>
      <w:ins w:id="55" w:author="dpk" w:date="2009-03-09T17:57:00Z">
        <w:r>
          <w:rPr>
            <w:rFonts w:eastAsia="Times New Roman"/>
            <w:noProof/>
            <w:lang w:eastAsia="zh-CN" w:bidi="ar-SA"/>
          </w:rPr>
          <w:drawing>
            <wp:anchor distT="0" distB="0" distL="114300" distR="114300" simplePos="0" relativeHeight="251665408" behindDoc="0" locked="0" layoutInCell="1" allowOverlap="1">
              <wp:simplePos x="0" y="0"/>
              <wp:positionH relativeFrom="column">
                <wp:posOffset>-50566</wp:posOffset>
              </wp:positionH>
              <wp:positionV relativeFrom="paragraph">
                <wp:posOffset>1110181</wp:posOffset>
              </wp:positionV>
              <wp:extent cx="1797718" cy="2610852"/>
              <wp:effectExtent l="19050" t="0" r="0" b="0"/>
              <wp:wrapSquare wrapText="bothSides"/>
              <wp:docPr id="5"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6"/>
                      <a:stretch>
                        <a:fillRect/>
                      </a:stretch>
                    </pic:blipFill>
                    <pic:spPr>
                      <a:xfrm>
                        <a:off x="0" y="0"/>
                        <a:ext cx="1797718" cy="2610852"/>
                      </a:xfrm>
                      <a:prstGeom prst="rect">
                        <a:avLst/>
                      </a:prstGeom>
                    </pic:spPr>
                  </pic:pic>
                </a:graphicData>
              </a:graphic>
            </wp:anchor>
          </w:drawing>
        </w:r>
        <w:r>
          <w:rPr>
            <w:rFonts w:eastAsia="Times New Roman"/>
            <w:noProof/>
            <w:lang w:eastAsia="de-CH" w:bidi="ar-SA"/>
          </w:rPr>
          <w:t>ROBOT MODELS</w:t>
        </w:r>
      </w:ins>
    </w:p>
    <w:p w:rsidR="00B94CC9" w:rsidRPr="00B94CC9" w:rsidDel="00B94CC9" w:rsidRDefault="00055C97" w:rsidP="00B94CC9">
      <w:pPr>
        <w:rPr>
          <w:del w:id="56" w:author="dpk" w:date="2009-03-09T17:53:00Z"/>
          <w:lang w:eastAsia="de-CH" w:bidi="ar-SA"/>
          <w:rPrChange w:id="57" w:author="dpk" w:date="2009-03-09T17:52:00Z">
            <w:rPr>
              <w:del w:id="58" w:author="dpk" w:date="2009-03-09T17:53:00Z"/>
              <w:rFonts w:eastAsia="Times New Roman"/>
              <w:lang w:eastAsia="de-CH"/>
            </w:rPr>
          </w:rPrChange>
        </w:rPr>
        <w:pPrChange w:id="59" w:author="dpk" w:date="2009-03-09T17:52:00Z">
          <w:pPr>
            <w:pStyle w:val="Heading3"/>
          </w:pPr>
        </w:pPrChange>
      </w:pPr>
      <w:ins w:id="60" w:author="dpk" w:date="2009-03-09T17:52:00Z">
        <w:r>
          <w:rPr>
            <w:rFonts w:eastAsia="Times New Roman"/>
            <w:noProof/>
            <w:lang w:eastAsia="zh-CN" w:bidi="ar-SA"/>
          </w:rPr>
          <w:pict>
            <v:shape id="_x0000_s1029" type="#_x0000_t202" style="position:absolute;margin-left:116.8pt;margin-top:28.3pt;width:253.95pt;height:64.4pt;z-index:251672576" stroked="f">
              <v:textbox style="mso-next-textbox:#_x0000_s1029" inset="0,0,0,0">
                <w:txbxContent>
                  <w:p w:rsidR="00E10D5F" w:rsidRPr="001D7A68" w:rsidRDefault="00E10D5F" w:rsidP="00055C97">
                    <w:pPr>
                      <w:pStyle w:val="Caption"/>
                      <w:rPr>
                        <w:ins w:id="61" w:author="dpk" w:date="2009-03-09T17:59:00Z"/>
                        <w:noProof/>
                        <w:sz w:val="18"/>
                        <w:szCs w:val="18"/>
                      </w:rPr>
                      <w:pPrChange w:id="62" w:author="dpk" w:date="2009-03-09T18:02:00Z">
                        <w:pPr>
                          <w:pStyle w:val="Caption"/>
                        </w:pPr>
                      </w:pPrChange>
                    </w:pPr>
                    <w:ins w:id="63" w:author="dpk" w:date="2009-03-09T17:59:00Z">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ins>
                  </w:p>
                  <w:p w:rsidR="00B94CC9" w:rsidRPr="001D7A68" w:rsidRDefault="00B94CC9" w:rsidP="00055C97">
                    <w:pPr>
                      <w:pStyle w:val="Caption"/>
                      <w:rPr>
                        <w:noProof/>
                        <w:sz w:val="18"/>
                        <w:szCs w:val="18"/>
                      </w:rPr>
                      <w:pPrChange w:id="64" w:author="dpk" w:date="2009-03-09T18:02:00Z">
                        <w:pPr>
                          <w:pStyle w:val="Caption"/>
                        </w:pPr>
                      </w:pPrChange>
                    </w:pPr>
                    <w:del w:id="65" w:author="dpk" w:date="2009-03-09T17:54:00Z">
                      <w:r w:rsidRPr="001D7A68" w:rsidDel="00E10D5F">
                        <w:rPr>
                          <w:sz w:val="18"/>
                          <w:szCs w:val="18"/>
                        </w:rPr>
                        <w:delText>We particularly like the look and feel of this robot we found on the web. The head is over proportional to the body which yields a more comic look and feel. We might want to go for a longer head to make it look more aggressive, though.</w:delText>
                      </w:r>
                    </w:del>
                  </w:p>
                </w:txbxContent>
              </v:textbox>
              <w10:wrap type="square"/>
            </v:shape>
          </w:pict>
        </w:r>
      </w:ins>
    </w:p>
    <w:p w:rsidR="00B94CC9" w:rsidRPr="00B94CC9" w:rsidDel="00E10D5F" w:rsidRDefault="00072D16">
      <w:pPr>
        <w:spacing w:before="200"/>
        <w:rPr>
          <w:del w:id="66" w:author="dpk" w:date="2009-03-09T17:55:00Z"/>
          <w:rFonts w:eastAsia="Times New Roman"/>
          <w:noProof/>
          <w:lang w:eastAsia="de-CH" w:bidi="ar-SA"/>
          <w:rPrChange w:id="67" w:author="dpk" w:date="2009-03-09T17:52:00Z">
            <w:rPr>
              <w:del w:id="68" w:author="dpk" w:date="2009-03-09T17:55:00Z"/>
              <w:rFonts w:eastAsia="Times New Roman"/>
              <w:caps/>
              <w:noProof/>
              <w:color w:val="773F04" w:themeColor="accent1" w:themeShade="7F"/>
              <w:spacing w:val="15"/>
              <w:sz w:val="22"/>
              <w:szCs w:val="22"/>
              <w:lang w:eastAsia="de-CH" w:bidi="ar-SA"/>
            </w:rPr>
          </w:rPrChange>
        </w:rPr>
      </w:pPr>
      <w:del w:id="69" w:author="dpk" w:date="2009-03-09T17:57:00Z">
        <w:r w:rsidRPr="0030710B" w:rsidDel="00E10D5F">
          <w:rPr>
            <w:rFonts w:eastAsia="Times New Roman"/>
            <w:noProof/>
            <w:lang w:eastAsia="de-CH" w:bidi="ar-SA"/>
          </w:rPr>
          <w:br w:type="page"/>
        </w:r>
      </w:del>
    </w:p>
    <w:p w:rsidR="00072D16" w:rsidDel="00E10D5F" w:rsidRDefault="003F5D74" w:rsidP="00E10D5F">
      <w:pPr>
        <w:spacing w:before="200"/>
        <w:rPr>
          <w:del w:id="70" w:author="dpk" w:date="2009-03-09T17:56:00Z"/>
          <w:rFonts w:eastAsia="Times New Roman"/>
          <w:lang w:eastAsia="de-CH"/>
        </w:rPr>
        <w:pPrChange w:id="71" w:author="dpk" w:date="2009-03-09T17:55:00Z">
          <w:pPr>
            <w:pStyle w:val="Heading3"/>
          </w:pPr>
        </w:pPrChange>
      </w:pPr>
      <w:del w:id="72" w:author="dpk" w:date="2009-03-09T17:56:00Z">
        <w:r w:rsidRPr="003F5D74" w:rsidDel="00E10D5F">
          <w:rPr>
            <w:noProof/>
          </w:rPr>
          <w:pict>
            <v:shape id="_x0000_s1026" type="#_x0000_t202" style="position:absolute;margin-left:211pt;margin-top:30.7pt;width:225.95pt;height:79.4pt;z-index:251667456" stroked="f">
              <v:textbox style="mso-next-textbox:#_x0000_s1026" inset="0,0,0,0">
                <w:txbxContent>
                  <w:p w:rsidR="00072D16" w:rsidRPr="001D7A68" w:rsidRDefault="00072D16" w:rsidP="00072D16">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txbxContent>
              </v:textbox>
              <w10:wrap type="topAndBottom"/>
            </v:shape>
          </w:pict>
        </w:r>
        <w:bookmarkStart w:id="73" w:name="_Toc224382382"/>
        <w:r w:rsidR="00072D16" w:rsidRPr="0030710B" w:rsidDel="00E10D5F">
          <w:rPr>
            <w:rFonts w:eastAsia="Times New Roman"/>
            <w:noProof/>
            <w:lang w:eastAsia="de-CH" w:bidi="ar-SA"/>
          </w:rPr>
          <w:delText>Player Models</w:delText>
        </w:r>
        <w:bookmarkEnd w:id="73"/>
      </w:del>
    </w:p>
    <w:p w:rsidR="008352BD" w:rsidRDefault="008352BD" w:rsidP="008352BD">
      <w:pPr>
        <w:rPr>
          <w:lang w:eastAsia="de-CH"/>
        </w:rPr>
      </w:pPr>
    </w:p>
    <w:p w:rsidR="00072D16" w:rsidRDefault="00072D16" w:rsidP="00072D16">
      <w:pPr>
        <w:keepNext/>
      </w:pPr>
    </w:p>
    <w:p w:rsidR="008352BD" w:rsidRDefault="00055C97">
      <w:pPr>
        <w:rPr>
          <w:rFonts w:eastAsia="Times New Roman"/>
          <w:b/>
          <w:bCs/>
          <w:caps/>
          <w:color w:val="FFFFFF" w:themeColor="background1"/>
          <w:spacing w:val="15"/>
          <w:szCs w:val="22"/>
          <w:lang w:eastAsia="de-CH"/>
        </w:rPr>
      </w:pPr>
      <w:r w:rsidRPr="003F5D74">
        <w:rPr>
          <w:rFonts w:eastAsia="Times New Roman"/>
          <w:noProof/>
          <w:lang w:val="de-CH" w:eastAsia="de-CH" w:bidi="ar-SA"/>
        </w:rPr>
        <w:pict>
          <v:shape id="_x0000_s1027" type="#_x0000_t202" style="position:absolute;margin-left:-153.1pt;margin-top:280.25pt;width:144.1pt;height:56.75pt;z-index:251673600" stroked="f">
            <v:textbox style="mso-next-textbox:#_x0000_s1027" inset="0,0,0,0">
              <w:txbxContent>
                <w:p w:rsidR="00036B31" w:rsidRPr="001D7A68" w:rsidRDefault="00036B31" w:rsidP="001A7321">
                  <w:pPr>
                    <w:pStyle w:val="Caption"/>
                    <w:rPr>
                      <w:sz w:val="18"/>
                      <w:szCs w:val="18"/>
                    </w:rPr>
                    <w:pPrChange w:id="74" w:author="dpk" w:date="2009-03-09T18:04:00Z">
                      <w:pPr>
                        <w:pStyle w:val="Caption"/>
                      </w:pPr>
                    </w:pPrChange>
                  </w:pPr>
                  <w:del w:id="75" w:author="dpk" w:date="2009-03-09T17:58:00Z">
                    <w:r w:rsidRPr="001D7A68" w:rsidDel="00E10D5F">
                      <w:rPr>
                        <w:sz w:val="18"/>
                        <w:szCs w:val="18"/>
                      </w:rPr>
                      <w:delText xml:space="preserve">A finite state automata model of animations. Colors are priorities of realization (green is high, red is low). Bottom: A </w:delText>
                    </w:r>
                  </w:del>
                  <w:ins w:id="76" w:author="dpk" w:date="2009-03-09T17:58:00Z">
                    <w:r w:rsidR="00E10D5F">
                      <w:rPr>
                        <w:sz w:val="18"/>
                        <w:szCs w:val="18"/>
                      </w:rPr>
                      <w:t>A</w:t>
                    </w:r>
                  </w:ins>
                  <w:ins w:id="77" w:author="dpk" w:date="2009-03-09T18:02:00Z">
                    <w:r w:rsidR="00055C97">
                      <w:rPr>
                        <w:sz w:val="18"/>
                        <w:szCs w:val="18"/>
                      </w:rPr>
                      <w:t xml:space="preserve"> </w:t>
                    </w:r>
                  </w:ins>
                  <w:r w:rsidRPr="001D7A68">
                    <w:rPr>
                      <w:sz w:val="18"/>
                      <w:szCs w:val="18"/>
                    </w:rPr>
                    <w:t>concept of little prop robots which are spawned on islands to make an island hostile (high target).</w:t>
                  </w:r>
                </w:p>
              </w:txbxContent>
            </v:textbox>
            <w10:wrap type="square"/>
          </v:shape>
        </w:pict>
      </w:r>
      <w:ins w:id="78" w:author="dpk" w:date="2009-03-09T18:02:00Z">
        <w:r>
          <w:rPr>
            <w:rFonts w:eastAsia="Times New Roman"/>
            <w:noProof/>
            <w:lang w:eastAsia="zh-CN" w:bidi="ar-SA"/>
          </w:rPr>
          <w:drawing>
            <wp:anchor distT="0" distB="0" distL="114300" distR="114300" simplePos="0" relativeHeight="251669504" behindDoc="0" locked="0" layoutInCell="1" allowOverlap="1">
              <wp:simplePos x="0" y="0"/>
              <wp:positionH relativeFrom="column">
                <wp:posOffset>-2239010</wp:posOffset>
              </wp:positionH>
              <wp:positionV relativeFrom="paragraph">
                <wp:posOffset>1355725</wp:posOffset>
              </wp:positionV>
              <wp:extent cx="3529965" cy="2297430"/>
              <wp:effectExtent l="19050" t="0" r="0" b="0"/>
              <wp:wrapSquare wrapText="bothSides"/>
              <wp:docPr id="1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17" cstate="print"/>
                      <a:stretch>
                        <a:fillRect/>
                      </a:stretch>
                    </pic:blipFill>
                    <pic:spPr>
                      <a:xfrm>
                        <a:off x="0" y="0"/>
                        <a:ext cx="3529965" cy="2297430"/>
                      </a:xfrm>
                      <a:prstGeom prst="rect">
                        <a:avLst/>
                      </a:prstGeom>
                    </pic:spPr>
                  </pic:pic>
                </a:graphicData>
              </a:graphic>
            </wp:anchor>
          </w:drawing>
        </w:r>
      </w:ins>
      <w:r w:rsidR="008352BD">
        <w:rPr>
          <w:rFonts w:eastAsia="Times New Roman"/>
          <w:lang w:eastAsia="de-CH"/>
        </w:rPr>
        <w:br w:type="page"/>
      </w:r>
    </w:p>
    <w:p w:rsidR="002D0A71" w:rsidRDefault="005B0AF8" w:rsidP="00DE7DB8">
      <w:pPr>
        <w:pStyle w:val="Heading1"/>
        <w:rPr>
          <w:rFonts w:eastAsia="Times New Roman"/>
          <w:lang w:eastAsia="de-CH"/>
        </w:rPr>
      </w:pPr>
      <w:bookmarkStart w:id="79" w:name="_Toc224382383"/>
      <w:r>
        <w:rPr>
          <w:rFonts w:eastAsia="Times New Roman"/>
          <w:lang w:eastAsia="de-CH"/>
        </w:rPr>
        <w:lastRenderedPageBreak/>
        <w:t xml:space="preserve">Formal </w:t>
      </w:r>
      <w:r w:rsidR="002D0A71" w:rsidRPr="002D0A71">
        <w:rPr>
          <w:rFonts w:eastAsia="Times New Roman"/>
          <w:lang w:eastAsia="de-CH"/>
        </w:rPr>
        <w:t>Requirements</w:t>
      </w:r>
      <w:bookmarkEnd w:id="26"/>
      <w:bookmarkEnd w:id="79"/>
    </w:p>
    <w:p w:rsidR="00DB335A" w:rsidRPr="00DB335A" w:rsidRDefault="00DB335A" w:rsidP="00855198">
      <w:pPr>
        <w:pStyle w:val="Heading2"/>
        <w:rPr>
          <w:lang w:eastAsia="de-CH"/>
        </w:rPr>
      </w:pPr>
      <w:bookmarkStart w:id="80" w:name="_Toc224382384"/>
      <w:r>
        <w:rPr>
          <w:lang w:eastAsia="de-CH"/>
        </w:rPr>
        <w:t>General</w:t>
      </w:r>
      <w:bookmarkEnd w:id="80"/>
    </w:p>
    <w:tbl>
      <w:tblPr>
        <w:tblStyle w:val="MediumShading1-Accent11"/>
        <w:tblW w:w="5000" w:type="pct"/>
        <w:tblLook w:val="04A0"/>
      </w:tblPr>
      <w:tblGrid>
        <w:gridCol w:w="936"/>
        <w:gridCol w:w="1856"/>
        <w:gridCol w:w="6496"/>
      </w:tblGrid>
      <w:tr w:rsidR="002D0A71" w:rsidRPr="0022786C" w:rsidTr="0022786C">
        <w:trPr>
          <w:cnfStyle w:val="100000000000"/>
        </w:trPr>
        <w:tc>
          <w:tcPr>
            <w:cnfStyle w:val="001000000000"/>
            <w:tcW w:w="0" w:type="auto"/>
            <w:hideMark/>
          </w:tcPr>
          <w:p w:rsidR="002D0A71" w:rsidRPr="0022786C" w:rsidRDefault="00687BE0" w:rsidP="00202CD8">
            <w:pPr>
              <w:pStyle w:val="Table"/>
              <w:rPr>
                <w:rStyle w:val="SubtleReference"/>
                <w:b/>
                <w:color w:val="FFFFFF" w:themeColor="background1"/>
              </w:rPr>
            </w:pPr>
            <w:r>
              <w:rPr>
                <w:rStyle w:val="SubtleReference"/>
                <w:color w:val="FFFFFF" w:themeColor="background1"/>
              </w:rPr>
              <w:t>ID</w:t>
            </w:r>
          </w:p>
        </w:tc>
        <w:tc>
          <w:tcPr>
            <w:tcW w:w="0" w:type="auto"/>
            <w:hideMark/>
          </w:tcPr>
          <w:p w:rsidR="002D0A71" w:rsidRPr="0022786C" w:rsidRDefault="002D0A71" w:rsidP="00202CD8">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2D0A71" w:rsidRPr="0022786C" w:rsidRDefault="002D0A71" w:rsidP="00202CD8">
            <w:pPr>
              <w:pStyle w:val="Table"/>
              <w:cnfStyle w:val="100000000000"/>
              <w:rPr>
                <w:rStyle w:val="SubtleReference"/>
                <w:b/>
                <w:color w:val="FFFFFF" w:themeColor="background1"/>
              </w:rPr>
            </w:pPr>
            <w:r w:rsidRPr="0022786C">
              <w:rPr>
                <w:rStyle w:val="SubtleReference"/>
                <w:color w:val="FFFFFF" w:themeColor="background1"/>
              </w:rPr>
              <w:t>Description</w:t>
            </w:r>
          </w:p>
        </w:tc>
      </w:tr>
      <w:tr w:rsidR="00ED140D" w:rsidRPr="002D0A71" w:rsidTr="0027336B">
        <w:trPr>
          <w:cnfStyle w:val="000000100000"/>
        </w:trPr>
        <w:tc>
          <w:tcPr>
            <w:cnfStyle w:val="001000000000"/>
            <w:tcW w:w="504" w:type="pct"/>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ED140D" w:rsidRPr="00FC4017" w:rsidRDefault="00ED140D" w:rsidP="00202CD8">
            <w:pPr>
              <w:pStyle w:val="Table"/>
              <w:cnfStyle w:val="000000100000"/>
              <w:rPr>
                <w:lang w:eastAsia="de-CH"/>
              </w:rPr>
            </w:pPr>
            <w:r w:rsidRPr="00FC4017">
              <w:rPr>
                <w:lang w:eastAsia="de-CH"/>
              </w:rPr>
              <w:t xml:space="preserve">Basic Camera </w:t>
            </w:r>
          </w:p>
        </w:tc>
        <w:tc>
          <w:tcPr>
            <w:tcW w:w="3497" w:type="pct"/>
            <w:hideMark/>
          </w:tcPr>
          <w:p w:rsidR="00ED140D" w:rsidRPr="00FC4017" w:rsidRDefault="00ED140D" w:rsidP="00202CD8">
            <w:pPr>
              <w:pStyle w:val="Table"/>
              <w:cnfStyle w:val="000000100000"/>
              <w:rPr>
                <w:lang w:eastAsia="de-CH"/>
              </w:rPr>
            </w:pPr>
            <w:r w:rsidRPr="00FC4017">
              <w:rPr>
                <w:lang w:eastAsia="de-CH"/>
              </w:rPr>
              <w:t xml:space="preserve">The basic camera </w:t>
            </w:r>
            <w:r w:rsidR="00427AAA">
              <w:rPr>
                <w:lang w:eastAsia="de-CH"/>
              </w:rPr>
              <w:t>captures</w:t>
            </w:r>
            <w:r w:rsidR="00427AAA" w:rsidRPr="00FC4017">
              <w:rPr>
                <w:lang w:eastAsia="de-CH"/>
              </w:rPr>
              <w:t xml:space="preserve"> </w:t>
            </w:r>
            <w:r w:rsidRPr="00FC4017">
              <w:rPr>
                <w:lang w:eastAsia="de-CH"/>
              </w:rPr>
              <w:t xml:space="preserve">the scene from a predefined position. The whole game area is always visible. </w:t>
            </w:r>
          </w:p>
        </w:tc>
      </w:tr>
      <w:tr w:rsidR="00ED140D" w:rsidRPr="002D0A71" w:rsidTr="0022786C">
        <w:trPr>
          <w:cnfStyle w:val="000000010000"/>
        </w:trPr>
        <w:tc>
          <w:tcPr>
            <w:cnfStyle w:val="001000000000"/>
            <w:tcW w:w="0" w:type="auto"/>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Advanced Camera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ED140D" w:rsidRPr="002D0A71" w:rsidTr="0022786C">
        <w:trPr>
          <w:cnfStyle w:val="000000100000"/>
        </w:trPr>
        <w:tc>
          <w:tcPr>
            <w:cnfStyle w:val="001000000000"/>
            <w:tcW w:w="0" w:type="auto"/>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ED140D" w:rsidRPr="00FC4017" w:rsidRDefault="00ED140D" w:rsidP="00202CD8">
            <w:pPr>
              <w:pStyle w:val="Table"/>
              <w:cnfStyle w:val="000000100000"/>
              <w:rPr>
                <w:lang w:eastAsia="de-CH"/>
              </w:rPr>
            </w:pPr>
            <w:r w:rsidRPr="00FC4017">
              <w:rPr>
                <w:lang w:eastAsia="de-CH"/>
              </w:rPr>
              <w:t xml:space="preserve">Basic Software Framework </w:t>
            </w:r>
          </w:p>
        </w:tc>
        <w:tc>
          <w:tcPr>
            <w:tcW w:w="0" w:type="auto"/>
            <w:hideMark/>
          </w:tcPr>
          <w:p w:rsidR="00ED140D" w:rsidRPr="00FC4017" w:rsidRDefault="00ED140D" w:rsidP="00202CD8">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ED140D" w:rsidRPr="002D0A71" w:rsidTr="0022786C">
        <w:trPr>
          <w:cnfStyle w:val="000000010000"/>
        </w:trPr>
        <w:tc>
          <w:tcPr>
            <w:cnfStyle w:val="001000000000"/>
            <w:tcW w:w="0" w:type="auto"/>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HDR Rendering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3A5404" w:rsidRPr="002D0A71" w:rsidTr="0022786C">
        <w:trPr>
          <w:cnfStyle w:val="000000100000"/>
        </w:trPr>
        <w:tc>
          <w:tcPr>
            <w:cnfStyle w:val="001000000000"/>
            <w:tcW w:w="0" w:type="auto"/>
          </w:tcPr>
          <w:p w:rsidR="003A5404" w:rsidRDefault="003A5404" w:rsidP="00202CD8">
            <w:pPr>
              <w:pStyle w:val="Table"/>
              <w:rPr>
                <w:rFonts w:eastAsia="Times New Roman"/>
                <w:lang w:eastAsia="de-CH"/>
              </w:rPr>
            </w:pPr>
            <w:r>
              <w:rPr>
                <w:rFonts w:eastAsia="Times New Roman"/>
                <w:lang w:eastAsia="de-CH"/>
              </w:rPr>
              <w:t>ReqG05</w:t>
            </w:r>
          </w:p>
        </w:tc>
        <w:tc>
          <w:tcPr>
            <w:tcW w:w="0" w:type="auto"/>
          </w:tcPr>
          <w:p w:rsidR="003A5404" w:rsidRPr="00FC4017" w:rsidRDefault="003A5404" w:rsidP="00202CD8">
            <w:pPr>
              <w:pStyle w:val="Table"/>
              <w:cnfStyle w:val="000000100000"/>
              <w:rPr>
                <w:lang w:eastAsia="de-CH"/>
              </w:rPr>
            </w:pPr>
            <w:r>
              <w:rPr>
                <w:lang w:eastAsia="de-CH"/>
              </w:rPr>
              <w:t>Shadow Rendering</w:t>
            </w:r>
          </w:p>
        </w:tc>
        <w:tc>
          <w:tcPr>
            <w:tcW w:w="0" w:type="auto"/>
          </w:tcPr>
          <w:p w:rsidR="003A5404" w:rsidRPr="00890815" w:rsidRDefault="003A5404" w:rsidP="00202CD8">
            <w:pPr>
              <w:pStyle w:val="Table"/>
              <w:cnfStyle w:val="000000100000"/>
              <w:rPr>
                <w:lang w:eastAsia="de-CH"/>
              </w:rPr>
            </w:pPr>
            <w:r>
              <w:rPr>
                <w:lang w:eastAsia="de-CH"/>
              </w:rPr>
              <w:t>Rendering the scene with shadows using a state-of-the art technique.</w:t>
            </w:r>
          </w:p>
        </w:tc>
      </w:tr>
      <w:tr w:rsidR="003A5404" w:rsidRPr="002D0A71" w:rsidTr="0022786C">
        <w:trPr>
          <w:cnfStyle w:val="000000010000"/>
        </w:trPr>
        <w:tc>
          <w:tcPr>
            <w:cnfStyle w:val="001000000000"/>
            <w:tcW w:w="0" w:type="auto"/>
          </w:tcPr>
          <w:p w:rsidR="003A5404" w:rsidRDefault="003A5404" w:rsidP="00202CD8">
            <w:pPr>
              <w:pStyle w:val="Table"/>
              <w:rPr>
                <w:rFonts w:eastAsia="Times New Roman"/>
                <w:lang w:eastAsia="de-CH"/>
              </w:rPr>
            </w:pPr>
            <w:r>
              <w:rPr>
                <w:rFonts w:eastAsia="Times New Roman"/>
                <w:lang w:eastAsia="de-CH"/>
              </w:rPr>
              <w:t>ReqG06</w:t>
            </w:r>
          </w:p>
        </w:tc>
        <w:tc>
          <w:tcPr>
            <w:tcW w:w="0" w:type="auto"/>
          </w:tcPr>
          <w:p w:rsidR="003A5404" w:rsidRPr="00FC4017" w:rsidRDefault="003A5404" w:rsidP="00202CD8">
            <w:pPr>
              <w:pStyle w:val="Table"/>
              <w:cnfStyle w:val="000000010000"/>
              <w:rPr>
                <w:lang w:eastAsia="de-CH"/>
              </w:rPr>
            </w:pPr>
            <w:r w:rsidRPr="00FC4017">
              <w:rPr>
                <w:lang w:eastAsia="de-CH"/>
              </w:rPr>
              <w:t>Statistics</w:t>
            </w:r>
          </w:p>
        </w:tc>
        <w:tc>
          <w:tcPr>
            <w:tcW w:w="0" w:type="auto"/>
          </w:tcPr>
          <w:p w:rsidR="003A5404" w:rsidRPr="00FC4017" w:rsidRDefault="003A5404" w:rsidP="00202CD8">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11438F" w:rsidRDefault="0011438F" w:rsidP="00855198">
      <w:pPr>
        <w:pStyle w:val="Heading2"/>
        <w:rPr>
          <w:lang w:eastAsia="de-CH"/>
        </w:rPr>
      </w:pPr>
      <w:bookmarkStart w:id="81" w:name="_Toc224382385"/>
      <w:r>
        <w:rPr>
          <w:lang w:eastAsia="de-CH"/>
        </w:rPr>
        <w:t>GUI AND HUD</w:t>
      </w:r>
      <w:bookmarkEnd w:id="81"/>
    </w:p>
    <w:tbl>
      <w:tblPr>
        <w:tblStyle w:val="MediumShading1-Accent11"/>
        <w:tblW w:w="5000" w:type="pct"/>
        <w:tblLook w:val="04A0"/>
      </w:tblPr>
      <w:tblGrid>
        <w:gridCol w:w="994"/>
        <w:gridCol w:w="1828"/>
        <w:gridCol w:w="6466"/>
      </w:tblGrid>
      <w:tr w:rsidR="0011438F" w:rsidRPr="0022786C" w:rsidTr="00B116A8">
        <w:trPr>
          <w:cnfStyle w:val="100000000000"/>
        </w:trPr>
        <w:tc>
          <w:tcPr>
            <w:cnfStyle w:val="001000000000"/>
            <w:tcW w:w="0" w:type="auto"/>
            <w:hideMark/>
          </w:tcPr>
          <w:p w:rsidR="0011438F" w:rsidRPr="0022786C" w:rsidRDefault="0011438F" w:rsidP="00202CD8">
            <w:pPr>
              <w:pStyle w:val="Table"/>
              <w:rPr>
                <w:rStyle w:val="SubtleReference"/>
                <w:b/>
                <w:color w:val="FFFFFF" w:themeColor="background1"/>
              </w:rPr>
            </w:pPr>
            <w:r>
              <w:rPr>
                <w:rStyle w:val="SubtleReference"/>
                <w:color w:val="FFFFFF" w:themeColor="background1"/>
              </w:rPr>
              <w:t>ID</w:t>
            </w:r>
          </w:p>
        </w:tc>
        <w:tc>
          <w:tcPr>
            <w:tcW w:w="0" w:type="auto"/>
            <w:hideMark/>
          </w:tcPr>
          <w:p w:rsidR="0011438F" w:rsidRPr="0022786C" w:rsidRDefault="0011438F" w:rsidP="00202CD8">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11438F" w:rsidRPr="0022786C" w:rsidRDefault="0011438F" w:rsidP="00202CD8">
            <w:pPr>
              <w:pStyle w:val="Table"/>
              <w:cnfStyle w:val="100000000000"/>
              <w:rPr>
                <w:rStyle w:val="SubtleReference"/>
                <w:b/>
                <w:color w:val="FFFFFF" w:themeColor="background1"/>
              </w:rPr>
            </w:pPr>
            <w:r w:rsidRPr="0022786C">
              <w:rPr>
                <w:rStyle w:val="SubtleReference"/>
                <w:color w:val="FFFFFF" w:themeColor="background1"/>
              </w:rPr>
              <w:t>Description</w:t>
            </w:r>
          </w:p>
        </w:tc>
      </w:tr>
      <w:tr w:rsidR="0011438F" w:rsidRPr="002D0A71" w:rsidTr="0011438F">
        <w:trPr>
          <w:cnfStyle w:val="000000100000"/>
        </w:trPr>
        <w:tc>
          <w:tcPr>
            <w:cnfStyle w:val="001000000000"/>
            <w:tcW w:w="535" w:type="pct"/>
            <w:hideMark/>
          </w:tcPr>
          <w:p w:rsidR="0011438F" w:rsidRPr="008C68A5" w:rsidRDefault="0011438F" w:rsidP="00202CD8">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11438F" w:rsidRPr="002D0A71" w:rsidRDefault="0011438F" w:rsidP="00202CD8">
            <w:pPr>
              <w:pStyle w:val="Table"/>
              <w:cnfStyle w:val="000000100000"/>
              <w:rPr>
                <w:rFonts w:eastAsia="Times New Roman"/>
                <w:lang w:eastAsia="de-CH"/>
              </w:rPr>
            </w:pPr>
            <w:r>
              <w:rPr>
                <w:rFonts w:eastAsia="Times New Roman"/>
                <w:lang w:eastAsia="de-CH"/>
              </w:rPr>
              <w:t>Start Screen</w:t>
            </w:r>
          </w:p>
        </w:tc>
        <w:tc>
          <w:tcPr>
            <w:tcW w:w="3481" w:type="pct"/>
            <w:hideMark/>
          </w:tcPr>
          <w:p w:rsidR="0011438F" w:rsidRPr="002D0A71" w:rsidRDefault="0011438F" w:rsidP="00202CD8">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11438F" w:rsidRPr="002D0A71" w:rsidTr="00B116A8">
        <w:trPr>
          <w:cnfStyle w:val="000000010000"/>
        </w:trPr>
        <w:tc>
          <w:tcPr>
            <w:cnfStyle w:val="001000000000"/>
            <w:tcW w:w="535" w:type="pct"/>
            <w:hideMark/>
          </w:tcPr>
          <w:p w:rsidR="0011438F" w:rsidRPr="008C68A5" w:rsidRDefault="0011438F" w:rsidP="00202CD8">
            <w:pPr>
              <w:pStyle w:val="Table"/>
              <w:rPr>
                <w:rFonts w:eastAsia="Times New Roman"/>
                <w:lang w:eastAsia="de-CH"/>
              </w:rPr>
            </w:pPr>
            <w:r>
              <w:rPr>
                <w:rFonts w:eastAsia="Times New Roman"/>
                <w:lang w:eastAsia="de-CH"/>
              </w:rPr>
              <w:t>ReqUI</w:t>
            </w:r>
            <w:r w:rsidRPr="008C68A5">
              <w:rPr>
                <w:rFonts w:eastAsia="Times New Roman"/>
                <w:lang w:eastAsia="de-CH"/>
              </w:rPr>
              <w:t>0</w:t>
            </w:r>
            <w:r w:rsidR="0027336B">
              <w:rPr>
                <w:rFonts w:eastAsia="Times New Roman"/>
                <w:lang w:eastAsia="de-CH"/>
              </w:rPr>
              <w:t>2</w:t>
            </w:r>
            <w:r w:rsidRPr="008C68A5">
              <w:rPr>
                <w:rFonts w:eastAsia="Times New Roman"/>
                <w:lang w:eastAsia="de-CH"/>
              </w:rPr>
              <w:t xml:space="preserve"> </w:t>
            </w:r>
          </w:p>
        </w:tc>
        <w:tc>
          <w:tcPr>
            <w:tcW w:w="984" w:type="pct"/>
            <w:hideMark/>
          </w:tcPr>
          <w:p w:rsidR="0011438F" w:rsidRPr="002D0A71" w:rsidRDefault="0011438F" w:rsidP="00202CD8">
            <w:pPr>
              <w:pStyle w:val="Table"/>
              <w:cnfStyle w:val="000000010000"/>
              <w:rPr>
                <w:rFonts w:eastAsia="Times New Roman"/>
                <w:lang w:eastAsia="de-CH"/>
              </w:rPr>
            </w:pPr>
            <w:r>
              <w:rPr>
                <w:rFonts w:eastAsia="Times New Roman"/>
                <w:lang w:eastAsia="de-CH"/>
              </w:rPr>
              <w:t>High Score</w:t>
            </w:r>
          </w:p>
        </w:tc>
        <w:tc>
          <w:tcPr>
            <w:tcW w:w="3481" w:type="pct"/>
            <w:hideMark/>
          </w:tcPr>
          <w:p w:rsidR="0011438F" w:rsidRPr="002D0A71" w:rsidRDefault="0011438F" w:rsidP="00202CD8">
            <w:pPr>
              <w:pStyle w:val="Table"/>
              <w:cnfStyle w:val="000000010000"/>
              <w:rPr>
                <w:rFonts w:eastAsia="Times New Roman"/>
                <w:lang w:eastAsia="de-CH"/>
              </w:rPr>
            </w:pPr>
            <w:r>
              <w:rPr>
                <w:rFonts w:eastAsia="Times New Roman"/>
                <w:lang w:eastAsia="de-CH"/>
              </w:rPr>
              <w:t xml:space="preserve">The high score features statistics </w:t>
            </w:r>
            <w:r w:rsidR="003A5404">
              <w:rPr>
                <w:rFonts w:eastAsia="Times New Roman"/>
                <w:lang w:eastAsia="de-CH"/>
              </w:rPr>
              <w:t xml:space="preserve">(defined in Req06) </w:t>
            </w:r>
            <w:r>
              <w:rPr>
                <w:rFonts w:eastAsia="Times New Roman"/>
                <w:lang w:eastAsia="de-CH"/>
              </w:rPr>
              <w:t>about past games.</w:t>
            </w:r>
          </w:p>
        </w:tc>
      </w:tr>
      <w:tr w:rsidR="0027336B" w:rsidRPr="002D0A71" w:rsidTr="00B116A8">
        <w:trPr>
          <w:cnfStyle w:val="000000100000"/>
        </w:trPr>
        <w:tc>
          <w:tcPr>
            <w:cnfStyle w:val="001000000000"/>
            <w:tcW w:w="535" w:type="pct"/>
            <w:hideMark/>
          </w:tcPr>
          <w:p w:rsidR="0027336B" w:rsidRDefault="0027336B" w:rsidP="00202CD8">
            <w:pPr>
              <w:pStyle w:val="Table"/>
              <w:rPr>
                <w:rFonts w:eastAsia="Times New Roman"/>
                <w:lang w:eastAsia="de-CH"/>
              </w:rPr>
            </w:pPr>
            <w:r>
              <w:rPr>
                <w:rFonts w:eastAsia="Times New Roman"/>
                <w:lang w:eastAsia="de-CH"/>
              </w:rPr>
              <w:t>ReqUI03</w:t>
            </w:r>
          </w:p>
        </w:tc>
        <w:tc>
          <w:tcPr>
            <w:tcW w:w="984" w:type="pct"/>
            <w:hideMark/>
          </w:tcPr>
          <w:p w:rsidR="0027336B" w:rsidRPr="002D0A71" w:rsidRDefault="0027336B" w:rsidP="00202CD8">
            <w:pPr>
              <w:pStyle w:val="Table"/>
              <w:cnfStyle w:val="000000100000"/>
              <w:rPr>
                <w:rFonts w:eastAsia="Times New Roman"/>
                <w:lang w:eastAsia="de-CH"/>
              </w:rPr>
            </w:pPr>
            <w:r>
              <w:rPr>
                <w:rFonts w:eastAsia="Times New Roman"/>
                <w:lang w:eastAsia="de-CH"/>
              </w:rPr>
              <w:t>Text Input</w:t>
            </w:r>
          </w:p>
        </w:tc>
        <w:tc>
          <w:tcPr>
            <w:tcW w:w="3481" w:type="pct"/>
            <w:hideMark/>
          </w:tcPr>
          <w:p w:rsidR="0027336B" w:rsidRPr="002D0A71" w:rsidRDefault="0027336B" w:rsidP="00202CD8">
            <w:pPr>
              <w:pStyle w:val="Table"/>
              <w:cnfStyle w:val="000000100000"/>
              <w:rPr>
                <w:rFonts w:eastAsia="Times New Roman"/>
                <w:lang w:eastAsia="de-CH"/>
              </w:rPr>
            </w:pPr>
            <w:r>
              <w:rPr>
                <w:rFonts w:eastAsia="Times New Roman"/>
                <w:lang w:eastAsia="de-CH"/>
              </w:rPr>
              <w:t>Text can be entered using the controller.</w:t>
            </w:r>
          </w:p>
        </w:tc>
      </w:tr>
      <w:tr w:rsidR="0027336B" w:rsidRPr="002D0A71" w:rsidTr="00B116A8">
        <w:trPr>
          <w:cnfStyle w:val="000000010000"/>
        </w:trPr>
        <w:tc>
          <w:tcPr>
            <w:cnfStyle w:val="001000000000"/>
            <w:tcW w:w="535" w:type="pct"/>
            <w:hideMark/>
          </w:tcPr>
          <w:p w:rsidR="0027336B" w:rsidRDefault="0027336B" w:rsidP="00202CD8">
            <w:pPr>
              <w:pStyle w:val="Table"/>
              <w:rPr>
                <w:rFonts w:eastAsia="Times New Roman"/>
                <w:lang w:eastAsia="de-CH"/>
              </w:rPr>
            </w:pPr>
            <w:r>
              <w:rPr>
                <w:rFonts w:eastAsia="Times New Roman"/>
                <w:lang w:eastAsia="de-CH"/>
              </w:rPr>
              <w:t>ReqUI04</w:t>
            </w:r>
          </w:p>
        </w:tc>
        <w:tc>
          <w:tcPr>
            <w:tcW w:w="984"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Player Selection</w:t>
            </w:r>
          </w:p>
        </w:tc>
        <w:tc>
          <w:tcPr>
            <w:tcW w:w="3481"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971AC" w:rsidRPr="002D0A71" w:rsidTr="00BD3B08">
        <w:trPr>
          <w:cnfStyle w:val="000000100000"/>
        </w:trPr>
        <w:tc>
          <w:tcPr>
            <w:cnfStyle w:val="001000000000"/>
            <w:tcW w:w="535" w:type="pct"/>
            <w:hideMark/>
          </w:tcPr>
          <w:p w:rsidR="007971AC" w:rsidRPr="008C68A5" w:rsidRDefault="007971AC" w:rsidP="00202CD8">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971AC" w:rsidRPr="002D0A71" w:rsidRDefault="007971AC" w:rsidP="00202CD8">
            <w:pPr>
              <w:pStyle w:val="Table"/>
              <w:cnfStyle w:val="000000100000"/>
              <w:rPr>
                <w:rFonts w:eastAsia="Times New Roman"/>
                <w:lang w:eastAsia="de-CH"/>
              </w:rPr>
            </w:pPr>
            <w:r>
              <w:rPr>
                <w:rFonts w:eastAsia="Times New Roman"/>
                <w:lang w:eastAsia="de-CH"/>
              </w:rPr>
              <w:t>Map Selection</w:t>
            </w:r>
          </w:p>
        </w:tc>
        <w:tc>
          <w:tcPr>
            <w:tcW w:w="3481" w:type="pct"/>
            <w:hideMark/>
          </w:tcPr>
          <w:p w:rsidR="007971AC" w:rsidRPr="002D0A71" w:rsidRDefault="007971AC" w:rsidP="00202CD8">
            <w:pPr>
              <w:pStyle w:val="Table"/>
              <w:cnfStyle w:val="000000100000"/>
              <w:rPr>
                <w:rFonts w:eastAsia="Times New Roman"/>
                <w:lang w:eastAsia="de-CH"/>
              </w:rPr>
            </w:pPr>
            <w:r>
              <w:rPr>
                <w:rFonts w:eastAsia="Times New Roman"/>
                <w:lang w:eastAsia="de-CH"/>
              </w:rPr>
              <w:t>The first player can select a map to play in.</w:t>
            </w:r>
          </w:p>
        </w:tc>
      </w:tr>
      <w:tr w:rsidR="0027336B" w:rsidRPr="002D0A71" w:rsidTr="00B116A8">
        <w:trPr>
          <w:cnfStyle w:val="000000010000"/>
        </w:trPr>
        <w:tc>
          <w:tcPr>
            <w:cnfStyle w:val="001000000000"/>
            <w:tcW w:w="535" w:type="pct"/>
            <w:hideMark/>
          </w:tcPr>
          <w:p w:rsidR="0027336B" w:rsidRDefault="0027336B" w:rsidP="00202CD8">
            <w:pPr>
              <w:pStyle w:val="Table"/>
              <w:rPr>
                <w:rFonts w:eastAsia="Times New Roman"/>
                <w:lang w:eastAsia="de-CH"/>
              </w:rPr>
            </w:pPr>
            <w:r>
              <w:rPr>
                <w:rFonts w:eastAsia="Times New Roman"/>
                <w:lang w:eastAsia="de-CH"/>
              </w:rPr>
              <w:t>ReqUI0</w:t>
            </w:r>
            <w:r w:rsidR="007971AC">
              <w:rPr>
                <w:rFonts w:eastAsia="Times New Roman"/>
                <w:lang w:eastAsia="de-CH"/>
              </w:rPr>
              <w:t>6</w:t>
            </w:r>
          </w:p>
        </w:tc>
        <w:tc>
          <w:tcPr>
            <w:tcW w:w="984" w:type="pct"/>
            <w:hideMark/>
          </w:tcPr>
          <w:p w:rsidR="0027336B" w:rsidRPr="002D0A71" w:rsidRDefault="00227E46" w:rsidP="00202CD8">
            <w:pPr>
              <w:pStyle w:val="Table"/>
              <w:cnfStyle w:val="000000010000"/>
              <w:rPr>
                <w:rFonts w:eastAsia="Times New Roman"/>
                <w:lang w:eastAsia="de-CH"/>
              </w:rPr>
            </w:pPr>
            <w:r>
              <w:rPr>
                <w:rFonts w:eastAsia="Times New Roman"/>
                <w:lang w:eastAsia="de-CH"/>
              </w:rPr>
              <w:t xml:space="preserve">Simple </w:t>
            </w:r>
            <w:r w:rsidR="0027336B">
              <w:rPr>
                <w:rFonts w:eastAsia="Times New Roman"/>
                <w:lang w:eastAsia="de-CH"/>
              </w:rPr>
              <w:t>HUD</w:t>
            </w:r>
          </w:p>
        </w:tc>
        <w:tc>
          <w:tcPr>
            <w:tcW w:w="3481"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227E46" w:rsidRPr="002D0A71" w:rsidTr="00427AAA">
        <w:trPr>
          <w:cnfStyle w:val="000000100000"/>
        </w:trPr>
        <w:tc>
          <w:tcPr>
            <w:cnfStyle w:val="001000000000"/>
            <w:tcW w:w="535" w:type="pct"/>
            <w:hideMark/>
          </w:tcPr>
          <w:p w:rsidR="00227E46" w:rsidRDefault="00227E46" w:rsidP="00202CD8">
            <w:pPr>
              <w:pStyle w:val="Table"/>
              <w:rPr>
                <w:rFonts w:eastAsia="Times New Roman"/>
                <w:lang w:eastAsia="de-CH"/>
              </w:rPr>
            </w:pPr>
            <w:r>
              <w:rPr>
                <w:rFonts w:eastAsia="Times New Roman"/>
                <w:lang w:eastAsia="de-CH"/>
              </w:rPr>
              <w:t>ReqUI0</w:t>
            </w:r>
            <w:r w:rsidR="006421E8">
              <w:rPr>
                <w:rFonts w:eastAsia="Times New Roman"/>
                <w:lang w:eastAsia="de-CH"/>
              </w:rPr>
              <w:t>7</w:t>
            </w:r>
          </w:p>
        </w:tc>
        <w:tc>
          <w:tcPr>
            <w:tcW w:w="984" w:type="pct"/>
            <w:hideMark/>
          </w:tcPr>
          <w:p w:rsidR="00227E46" w:rsidRPr="002D0A71" w:rsidRDefault="00227E46" w:rsidP="00202CD8">
            <w:pPr>
              <w:pStyle w:val="Table"/>
              <w:cnfStyle w:val="000000100000"/>
              <w:rPr>
                <w:rFonts w:eastAsia="Times New Roman"/>
                <w:lang w:eastAsia="de-CH"/>
              </w:rPr>
            </w:pPr>
            <w:r>
              <w:rPr>
                <w:rFonts w:eastAsia="Times New Roman"/>
                <w:lang w:eastAsia="de-CH"/>
              </w:rPr>
              <w:t>Fancy HUD</w:t>
            </w:r>
          </w:p>
        </w:tc>
        <w:tc>
          <w:tcPr>
            <w:tcW w:w="3481" w:type="pct"/>
            <w:hideMark/>
          </w:tcPr>
          <w:p w:rsidR="00227E46" w:rsidRPr="002D0A71" w:rsidRDefault="00227E46" w:rsidP="00202CD8">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27336B" w:rsidRPr="002D0A71" w:rsidTr="00B116A8">
        <w:trPr>
          <w:cnfStyle w:val="000000010000"/>
        </w:trPr>
        <w:tc>
          <w:tcPr>
            <w:cnfStyle w:val="001000000000"/>
            <w:tcW w:w="535" w:type="pct"/>
            <w:hideMark/>
          </w:tcPr>
          <w:p w:rsidR="0027336B" w:rsidRPr="008C68A5" w:rsidRDefault="006421E8" w:rsidP="00202CD8">
            <w:pPr>
              <w:pStyle w:val="Table"/>
              <w:rPr>
                <w:rFonts w:eastAsia="Times New Roman"/>
                <w:lang w:eastAsia="de-CH"/>
              </w:rPr>
            </w:pPr>
            <w:r>
              <w:rPr>
                <w:rFonts w:eastAsia="Times New Roman"/>
                <w:lang w:eastAsia="de-CH"/>
              </w:rPr>
              <w:t>ReqUI08</w:t>
            </w:r>
            <w:r w:rsidR="0027336B" w:rsidRPr="008C68A5">
              <w:rPr>
                <w:rFonts w:eastAsia="Times New Roman"/>
                <w:lang w:eastAsia="de-CH"/>
              </w:rPr>
              <w:t xml:space="preserve"> </w:t>
            </w:r>
          </w:p>
        </w:tc>
        <w:tc>
          <w:tcPr>
            <w:tcW w:w="984"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Intro</w:t>
            </w:r>
          </w:p>
        </w:tc>
        <w:tc>
          <w:tcPr>
            <w:tcW w:w="3481"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An intro explains the game’s background story.</w:t>
            </w:r>
          </w:p>
        </w:tc>
      </w:tr>
    </w:tbl>
    <w:p w:rsidR="002D0A71" w:rsidRPr="002D0A71" w:rsidRDefault="00DB335A" w:rsidP="00855198">
      <w:pPr>
        <w:pStyle w:val="Heading2"/>
        <w:rPr>
          <w:rFonts w:eastAsia="Times New Roman"/>
          <w:lang w:eastAsia="de-CH"/>
        </w:rPr>
      </w:pPr>
      <w:bookmarkStart w:id="82" w:name="_Toc224382386"/>
      <w:r>
        <w:rPr>
          <w:rFonts w:eastAsia="Times New Roman"/>
          <w:lang w:eastAsia="de-CH"/>
        </w:rPr>
        <w:t>Lava</w:t>
      </w:r>
      <w:bookmarkEnd w:id="82"/>
    </w:p>
    <w:tbl>
      <w:tblPr>
        <w:tblStyle w:val="MediumShading1-Accent11"/>
        <w:tblW w:w="5000" w:type="pct"/>
        <w:tblLook w:val="04A0"/>
      </w:tblPr>
      <w:tblGrid>
        <w:gridCol w:w="930"/>
        <w:gridCol w:w="1858"/>
        <w:gridCol w:w="6500"/>
      </w:tblGrid>
      <w:tr w:rsidR="0022786C" w:rsidRPr="002D0A71" w:rsidTr="0022786C">
        <w:trPr>
          <w:cnfStyle w:val="100000000000"/>
        </w:trPr>
        <w:tc>
          <w:tcPr>
            <w:cnfStyle w:val="001000000000"/>
            <w:tcW w:w="0" w:type="auto"/>
            <w:hideMark/>
          </w:tcPr>
          <w:p w:rsidR="0022786C" w:rsidRPr="0022786C" w:rsidRDefault="00687BE0" w:rsidP="00202CD8">
            <w:pPr>
              <w:pStyle w:val="Table"/>
              <w:rPr>
                <w:rStyle w:val="SubtleReference"/>
                <w:b/>
                <w:color w:val="FFFFFF" w:themeColor="background1"/>
              </w:rPr>
            </w:pPr>
            <w:r>
              <w:rPr>
                <w:rStyle w:val="SubtleReference"/>
                <w:color w:val="FFFFFF" w:themeColor="background1"/>
              </w:rPr>
              <w:t>ID</w:t>
            </w:r>
          </w:p>
        </w:tc>
        <w:tc>
          <w:tcPr>
            <w:tcW w:w="0" w:type="auto"/>
            <w:hideMark/>
          </w:tcPr>
          <w:p w:rsidR="0022786C" w:rsidRPr="0022786C" w:rsidRDefault="0022786C" w:rsidP="00202CD8">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22786C" w:rsidRPr="0022786C" w:rsidRDefault="0022786C" w:rsidP="00202CD8">
            <w:pPr>
              <w:pStyle w:val="Table"/>
              <w:cnfStyle w:val="100000000000"/>
              <w:rPr>
                <w:rStyle w:val="SubtleReference"/>
                <w:b/>
                <w:color w:val="FFFFFF" w:themeColor="background1"/>
              </w:rPr>
            </w:pPr>
            <w:r w:rsidRPr="0022786C">
              <w:rPr>
                <w:rStyle w:val="SubtleReference"/>
                <w:color w:val="FFFFFF" w:themeColor="background1"/>
              </w:rPr>
              <w:t>Description</w:t>
            </w:r>
          </w:p>
        </w:tc>
      </w:tr>
      <w:tr w:rsidR="002D0A71" w:rsidRPr="002D0A71" w:rsidTr="0022786C">
        <w:trPr>
          <w:cnfStyle w:val="000000100000"/>
        </w:trPr>
        <w:tc>
          <w:tcPr>
            <w:cnfStyle w:val="001000000000"/>
            <w:tcW w:w="501"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ReqL01 </w:t>
            </w:r>
          </w:p>
        </w:tc>
        <w:tc>
          <w:tcPr>
            <w:tcW w:w="1000"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2D0A71" w:rsidRPr="002D0A71" w:rsidTr="0022786C">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2D0A71" w:rsidRPr="002D0A71" w:rsidTr="0022786C">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2D0A71" w:rsidRPr="002D0A71" w:rsidTr="0022786C">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ReqL04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If the player gets into contact with the lava he dies</w:t>
            </w:r>
            <w:r w:rsidR="00F12E59">
              <w:rPr>
                <w:rFonts w:eastAsia="Times New Roman"/>
                <w:lang w:eastAsia="de-CH"/>
              </w:rPr>
              <w:t>.</w:t>
            </w:r>
          </w:p>
        </w:tc>
      </w:tr>
      <w:tr w:rsidR="002D0A71" w:rsidRPr="002D0A71" w:rsidTr="0022786C">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At random there are fire </w:t>
            </w:r>
            <w:r w:rsidR="00734F38" w:rsidRPr="002D0A71">
              <w:rPr>
                <w:rFonts w:eastAsia="Times New Roman"/>
                <w:lang w:eastAsia="de-CH"/>
              </w:rPr>
              <w:t>eruptions</w:t>
            </w:r>
            <w:r w:rsidRPr="002D0A71">
              <w:rPr>
                <w:rFonts w:eastAsia="Times New Roman"/>
                <w:lang w:eastAsia="de-CH"/>
              </w:rPr>
              <w:t xml:space="preserve"> emerging from the lake</w:t>
            </w:r>
            <w:r w:rsidR="00F12E59">
              <w:rPr>
                <w:rFonts w:eastAsia="Times New Roman"/>
                <w:lang w:eastAsia="de-CH"/>
              </w:rPr>
              <w:t>.</w:t>
            </w:r>
          </w:p>
        </w:tc>
      </w:tr>
      <w:tr w:rsidR="002D0A71" w:rsidRPr="002D0A71" w:rsidTr="0022786C">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Harmful 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If such a fire </w:t>
            </w:r>
            <w:r w:rsidR="00734F38" w:rsidRPr="002D0A71">
              <w:rPr>
                <w:rFonts w:eastAsia="Times New Roman"/>
                <w:lang w:eastAsia="de-CH"/>
              </w:rPr>
              <w:t>eruption</w:t>
            </w:r>
            <w:r w:rsidRPr="002D0A71">
              <w:rPr>
                <w:rFonts w:eastAsia="Times New Roman"/>
                <w:lang w:eastAsia="de-CH"/>
              </w:rPr>
              <w:t xml:space="preserve"> hits a player he endures damage or dies. If the </w:t>
            </w:r>
            <w:r w:rsidR="00734F38" w:rsidRPr="002D0A71">
              <w:rPr>
                <w:rFonts w:eastAsia="Times New Roman"/>
                <w:lang w:eastAsia="de-CH"/>
              </w:rPr>
              <w:t>eruption</w:t>
            </w:r>
            <w:r w:rsidRPr="002D0A71">
              <w:rPr>
                <w:rFonts w:eastAsia="Times New Roman"/>
                <w:lang w:eastAsia="de-CH"/>
              </w:rPr>
              <w:t xml:space="preserve"> hits an island it throws the island off its course. </w:t>
            </w:r>
          </w:p>
        </w:tc>
      </w:tr>
    </w:tbl>
    <w:p w:rsidR="002D0A71" w:rsidRPr="002D0A71" w:rsidRDefault="00DB335A" w:rsidP="00855198">
      <w:pPr>
        <w:pStyle w:val="Heading2"/>
        <w:rPr>
          <w:rFonts w:eastAsia="Times New Roman"/>
          <w:lang w:eastAsia="de-CH"/>
        </w:rPr>
      </w:pPr>
      <w:bookmarkStart w:id="83" w:name="_Toc224382387"/>
      <w:r w:rsidRPr="002D0A71">
        <w:rPr>
          <w:rFonts w:eastAsia="Times New Roman"/>
          <w:lang w:eastAsia="de-CH"/>
        </w:rPr>
        <w:t>Pillars</w:t>
      </w:r>
      <w:bookmarkEnd w:id="83"/>
    </w:p>
    <w:tbl>
      <w:tblPr>
        <w:tblStyle w:val="MediumShading1-Accent11"/>
        <w:tblW w:w="5000" w:type="pct"/>
        <w:tblLook w:val="04A0"/>
      </w:tblPr>
      <w:tblGrid>
        <w:gridCol w:w="1083"/>
        <w:gridCol w:w="1781"/>
        <w:gridCol w:w="6424"/>
      </w:tblGrid>
      <w:tr w:rsidR="008C68A5" w:rsidRPr="002D0A71" w:rsidTr="008D0D0A">
        <w:trPr>
          <w:cnfStyle w:val="100000000000"/>
        </w:trPr>
        <w:tc>
          <w:tcPr>
            <w:cnfStyle w:val="001000000000"/>
            <w:tcW w:w="0" w:type="auto"/>
            <w:hideMark/>
          </w:tcPr>
          <w:p w:rsidR="008C68A5" w:rsidRPr="0022786C" w:rsidRDefault="00687BE0" w:rsidP="00202CD8">
            <w:pPr>
              <w:pStyle w:val="Table"/>
              <w:rPr>
                <w:rStyle w:val="SubtleReference"/>
                <w:b/>
                <w:color w:val="FFFFFF" w:themeColor="background1"/>
              </w:rPr>
            </w:pPr>
            <w:r>
              <w:rPr>
                <w:rStyle w:val="SubtleReference"/>
                <w:color w:val="FFFFFF" w:themeColor="background1"/>
              </w:rPr>
              <w:t>ID</w:t>
            </w:r>
          </w:p>
        </w:tc>
        <w:tc>
          <w:tcPr>
            <w:tcW w:w="0" w:type="auto"/>
            <w:hideMark/>
          </w:tcPr>
          <w:p w:rsidR="008C68A5" w:rsidRPr="0022786C" w:rsidRDefault="008C68A5" w:rsidP="00202CD8">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8C68A5" w:rsidRPr="0022786C" w:rsidRDefault="008C68A5" w:rsidP="00202CD8">
            <w:pPr>
              <w:pStyle w:val="Table"/>
              <w:cnfStyle w:val="100000000000"/>
              <w:rPr>
                <w:rStyle w:val="SubtleReference"/>
                <w:b/>
                <w:color w:val="FFFFFF" w:themeColor="background1"/>
              </w:rPr>
            </w:pPr>
            <w:r w:rsidRPr="0022786C">
              <w:rPr>
                <w:rStyle w:val="SubtleReference"/>
                <w:color w:val="FFFFFF" w:themeColor="background1"/>
              </w:rPr>
              <w:t>Description</w:t>
            </w:r>
          </w:p>
        </w:tc>
      </w:tr>
      <w:tr w:rsidR="002D0A71" w:rsidRPr="002D0A71" w:rsidTr="008D0D0A">
        <w:trPr>
          <w:cnfStyle w:val="000000100000"/>
        </w:trPr>
        <w:tc>
          <w:tcPr>
            <w:cnfStyle w:val="001000000000"/>
            <w:tcW w:w="583"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ReqPi01 </w:t>
            </w:r>
          </w:p>
        </w:tc>
        <w:tc>
          <w:tcPr>
            <w:tcW w:w="959"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Pillars of different sizes </w:t>
            </w:r>
            <w:r w:rsidR="00EC5DEC">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ReqPi02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There is some model representing pillars which </w:t>
            </w:r>
            <w:r w:rsidR="00020AB3">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ReqPi0</w:t>
            </w:r>
            <w:r w:rsidR="00355B8A">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Realistically rendered pillars </w:t>
            </w:r>
            <w:r w:rsidR="00EC5DEC">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010000"/>
        </w:trPr>
        <w:tc>
          <w:tcPr>
            <w:cnfStyle w:val="001000000000"/>
            <w:tcW w:w="0" w:type="auto"/>
            <w:hideMark/>
          </w:tcPr>
          <w:p w:rsidR="002D0A71" w:rsidRPr="002D0A71" w:rsidRDefault="00355B8A" w:rsidP="00202CD8">
            <w:pPr>
              <w:pStyle w:val="Table"/>
              <w:rPr>
                <w:rFonts w:eastAsia="Times New Roman"/>
                <w:lang w:eastAsia="de-CH"/>
              </w:rPr>
            </w:pPr>
            <w:r>
              <w:rPr>
                <w:rFonts w:eastAsia="Times New Roman"/>
                <w:lang w:eastAsia="de-CH"/>
              </w:rPr>
              <w:t>ReqPi04</w:t>
            </w:r>
            <w:r w:rsidR="002D0A71"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w:t>
            </w:r>
            <w:r w:rsidRPr="002D0A71">
              <w:rPr>
                <w:rFonts w:eastAsia="Times New Roman"/>
                <w:lang w:eastAsia="de-CH"/>
              </w:rPr>
              <w:lastRenderedPageBreak/>
              <w:t xml:space="preserve">and pillars. </w:t>
            </w:r>
          </w:p>
        </w:tc>
      </w:tr>
      <w:tr w:rsidR="002D0A71" w:rsidRPr="002D0A71" w:rsidTr="008D0D0A">
        <w:trPr>
          <w:cnfStyle w:val="000000100000"/>
        </w:trPr>
        <w:tc>
          <w:tcPr>
            <w:cnfStyle w:val="001000000000"/>
            <w:tcW w:w="0" w:type="auto"/>
            <w:hideMark/>
          </w:tcPr>
          <w:p w:rsidR="002D0A71" w:rsidRPr="002D0A71" w:rsidRDefault="00355B8A" w:rsidP="00202CD8">
            <w:pPr>
              <w:pStyle w:val="Table"/>
              <w:rPr>
                <w:rFonts w:eastAsia="Times New Roman"/>
                <w:lang w:eastAsia="de-CH"/>
              </w:rPr>
            </w:pPr>
            <w:r>
              <w:rPr>
                <w:rFonts w:eastAsia="Times New Roman"/>
                <w:lang w:eastAsia="de-CH"/>
              </w:rPr>
              <w:lastRenderedPageBreak/>
              <w:t>ReqPi05</w:t>
            </w:r>
            <w:r w:rsidR="002D0A71"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2D0A71" w:rsidRPr="00DB335A" w:rsidRDefault="00DB335A" w:rsidP="00855198">
      <w:pPr>
        <w:pStyle w:val="Heading2"/>
        <w:rPr>
          <w:rFonts w:eastAsia="Times New Roman"/>
          <w:lang w:eastAsia="de-CH"/>
        </w:rPr>
      </w:pPr>
      <w:bookmarkStart w:id="84" w:name="_Toc224382388"/>
      <w:r w:rsidRPr="002D0A71">
        <w:rPr>
          <w:rFonts w:eastAsia="Times New Roman"/>
          <w:lang w:eastAsia="de-CH"/>
        </w:rPr>
        <w:t>Floating Islands</w:t>
      </w:r>
      <w:bookmarkEnd w:id="84"/>
      <w:r w:rsidRPr="002D0A71">
        <w:rPr>
          <w:rFonts w:eastAsia="Times New Roman"/>
          <w:lang w:eastAsia="de-CH"/>
        </w:rPr>
        <w:t xml:space="preserve"> </w:t>
      </w:r>
    </w:p>
    <w:tbl>
      <w:tblPr>
        <w:tblStyle w:val="MediumShading1-Accent11"/>
        <w:tblW w:w="5000" w:type="pct"/>
        <w:tblLook w:val="04A0"/>
      </w:tblPr>
      <w:tblGrid>
        <w:gridCol w:w="962"/>
        <w:gridCol w:w="1841"/>
        <w:gridCol w:w="6485"/>
      </w:tblGrid>
      <w:tr w:rsidR="008D0D0A" w:rsidRPr="002D0A71" w:rsidTr="008D0D0A">
        <w:trPr>
          <w:cnfStyle w:val="100000000000"/>
        </w:trPr>
        <w:tc>
          <w:tcPr>
            <w:cnfStyle w:val="001000000000"/>
            <w:tcW w:w="0" w:type="auto"/>
            <w:hideMark/>
          </w:tcPr>
          <w:p w:rsidR="008D0D0A" w:rsidRPr="0022786C" w:rsidRDefault="00687BE0" w:rsidP="00202CD8">
            <w:pPr>
              <w:pStyle w:val="Table"/>
              <w:rPr>
                <w:rStyle w:val="SubtleReference"/>
                <w:b/>
                <w:color w:val="FFFFFF" w:themeColor="background1"/>
              </w:rPr>
            </w:pPr>
            <w:r>
              <w:rPr>
                <w:rStyle w:val="SubtleReference"/>
                <w:color w:val="FFFFFF" w:themeColor="background1"/>
              </w:rPr>
              <w:t>ID</w:t>
            </w:r>
          </w:p>
        </w:tc>
        <w:tc>
          <w:tcPr>
            <w:tcW w:w="0" w:type="auto"/>
            <w:hideMark/>
          </w:tcPr>
          <w:p w:rsidR="008D0D0A" w:rsidRPr="0022786C" w:rsidRDefault="008D0D0A" w:rsidP="00202CD8">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8D0D0A" w:rsidRPr="0022786C" w:rsidRDefault="008D0D0A" w:rsidP="00202CD8">
            <w:pPr>
              <w:pStyle w:val="Table"/>
              <w:cnfStyle w:val="100000000000"/>
              <w:rPr>
                <w:rStyle w:val="SubtleReference"/>
                <w:b/>
                <w:color w:val="FFFFFF" w:themeColor="background1"/>
              </w:rPr>
            </w:pPr>
            <w:r w:rsidRPr="0022786C">
              <w:rPr>
                <w:rStyle w:val="SubtleReference"/>
                <w:color w:val="FFFFFF" w:themeColor="background1"/>
              </w:rPr>
              <w:t>Description</w:t>
            </w:r>
          </w:p>
        </w:tc>
      </w:tr>
      <w:tr w:rsidR="002D0A71" w:rsidRPr="002D0A71" w:rsidTr="008D0D0A">
        <w:trPr>
          <w:cnfStyle w:val="000000100000"/>
        </w:trPr>
        <w:tc>
          <w:tcPr>
            <w:cnfStyle w:val="001000000000"/>
            <w:tcW w:w="518"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ReqI01 </w:t>
            </w:r>
          </w:p>
        </w:tc>
        <w:tc>
          <w:tcPr>
            <w:tcW w:w="991"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sidR="00202F82">
              <w:rPr>
                <w:rFonts w:eastAsia="Times New Roman"/>
                <w:lang w:eastAsia="de-CH"/>
              </w:rPr>
              <w:t>.</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ReqI03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ReqI04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ReqI05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ReqI06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ReqI07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a player stands on an island it will </w:t>
            </w:r>
            <w:r w:rsidR="008D0D0A" w:rsidRPr="002D0A71">
              <w:rPr>
                <w:rFonts w:eastAsia="Times New Roman"/>
                <w:lang w:eastAsia="de-CH"/>
              </w:rPr>
              <w:t>lose</w:t>
            </w:r>
            <w:r w:rsidRPr="002D0A71">
              <w:rPr>
                <w:rFonts w:eastAsia="Times New Roman"/>
                <w:lang w:eastAsia="de-CH"/>
              </w:rPr>
              <w:t xml:space="preserve"> height.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ReqI08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If the island does not carry the player it regains</w:t>
            </w:r>
            <w:r w:rsidR="00DD167C">
              <w:rPr>
                <w:rFonts w:eastAsia="Times New Roman"/>
                <w:lang w:eastAsia="de-CH"/>
              </w:rPr>
              <w:t xml:space="preserve"> its </w:t>
            </w:r>
            <w:r w:rsidRPr="002D0A71">
              <w:rPr>
                <w:rFonts w:eastAsia="Times New Roman"/>
                <w:lang w:eastAsia="de-CH"/>
              </w:rPr>
              <w:t xml:space="preserve">original height.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EA092C" w:rsidRPr="002D0A71" w:rsidTr="008D0D0A">
        <w:trPr>
          <w:cnfStyle w:val="000000100000"/>
        </w:trPr>
        <w:tc>
          <w:tcPr>
            <w:cnfStyle w:val="001000000000"/>
            <w:tcW w:w="0" w:type="auto"/>
          </w:tcPr>
          <w:p w:rsidR="00EA092C" w:rsidRPr="002D0A71" w:rsidRDefault="00EA092C" w:rsidP="00202CD8">
            <w:pPr>
              <w:pStyle w:val="Table"/>
              <w:rPr>
                <w:rFonts w:eastAsia="Times New Roman"/>
                <w:lang w:eastAsia="de-CH"/>
              </w:rPr>
            </w:pPr>
            <w:r>
              <w:rPr>
                <w:rFonts w:eastAsia="Times New Roman"/>
                <w:lang w:eastAsia="de-CH"/>
              </w:rPr>
              <w:t>ReqI11</w:t>
            </w:r>
          </w:p>
        </w:tc>
        <w:tc>
          <w:tcPr>
            <w:tcW w:w="0" w:type="auto"/>
          </w:tcPr>
          <w:p w:rsidR="00EA092C" w:rsidRPr="002D0A71" w:rsidRDefault="00EA092C" w:rsidP="00202CD8">
            <w:pPr>
              <w:pStyle w:val="Table"/>
              <w:cnfStyle w:val="000000100000"/>
              <w:rPr>
                <w:rFonts w:eastAsia="Times New Roman"/>
                <w:lang w:eastAsia="de-CH"/>
              </w:rPr>
            </w:pPr>
            <w:r>
              <w:rPr>
                <w:rFonts w:eastAsia="Times New Roman"/>
                <w:lang w:eastAsia="de-CH"/>
              </w:rPr>
              <w:t>Icy Islands</w:t>
            </w:r>
          </w:p>
        </w:tc>
        <w:tc>
          <w:tcPr>
            <w:tcW w:w="0" w:type="auto"/>
          </w:tcPr>
          <w:p w:rsidR="00EA092C" w:rsidRPr="002D0A71" w:rsidRDefault="00EA092C" w:rsidP="00202CD8">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9E69A4" w:rsidRPr="002D0A71" w:rsidTr="008D0D0A">
        <w:trPr>
          <w:cnfStyle w:val="000000010000"/>
        </w:trPr>
        <w:tc>
          <w:tcPr>
            <w:cnfStyle w:val="001000000000"/>
            <w:tcW w:w="0" w:type="auto"/>
          </w:tcPr>
          <w:p w:rsidR="009E69A4" w:rsidRDefault="009E69A4" w:rsidP="00202CD8">
            <w:pPr>
              <w:pStyle w:val="Table"/>
              <w:rPr>
                <w:rFonts w:eastAsia="Times New Roman"/>
                <w:lang w:eastAsia="de-CH"/>
              </w:rPr>
            </w:pPr>
            <w:r>
              <w:rPr>
                <w:rFonts w:eastAsia="Times New Roman"/>
                <w:lang w:eastAsia="de-CH"/>
              </w:rPr>
              <w:t>ReqI12</w:t>
            </w:r>
          </w:p>
        </w:tc>
        <w:tc>
          <w:tcPr>
            <w:tcW w:w="0" w:type="auto"/>
          </w:tcPr>
          <w:p w:rsidR="009E69A4" w:rsidRDefault="009E69A4" w:rsidP="00202CD8">
            <w:pPr>
              <w:pStyle w:val="Table"/>
              <w:cnfStyle w:val="000000010000"/>
              <w:rPr>
                <w:rFonts w:eastAsia="Times New Roman"/>
                <w:lang w:eastAsia="de-CH"/>
              </w:rPr>
            </w:pPr>
            <w:r>
              <w:rPr>
                <w:rFonts w:eastAsia="Times New Roman"/>
                <w:lang w:eastAsia="de-CH"/>
              </w:rPr>
              <w:t>Power-Ups</w:t>
            </w:r>
          </w:p>
        </w:tc>
        <w:tc>
          <w:tcPr>
            <w:tcW w:w="0" w:type="auto"/>
          </w:tcPr>
          <w:p w:rsidR="009E69A4" w:rsidRDefault="009E69A4" w:rsidP="00202CD8">
            <w:pPr>
              <w:pStyle w:val="Table"/>
              <w:cnfStyle w:val="000000010000"/>
              <w:rPr>
                <w:rFonts w:eastAsia="Times New Roman"/>
                <w:lang w:eastAsia="de-CH"/>
              </w:rPr>
            </w:pPr>
            <w:r>
              <w:rPr>
                <w:rFonts w:eastAsia="Times New Roman"/>
                <w:lang w:eastAsia="de-CH"/>
              </w:rPr>
              <w:t>Power-Ups are lying on the islands.</w:t>
            </w:r>
          </w:p>
        </w:tc>
      </w:tr>
    </w:tbl>
    <w:p w:rsidR="002D0A71" w:rsidRPr="002D0A71" w:rsidRDefault="00DB335A" w:rsidP="00DB335A">
      <w:pPr>
        <w:pStyle w:val="Heading2"/>
        <w:rPr>
          <w:rFonts w:eastAsia="Times New Roman"/>
          <w:lang w:eastAsia="de-CH"/>
        </w:rPr>
      </w:pPr>
      <w:bookmarkStart w:id="85" w:name="_Toc224382389"/>
      <w:r w:rsidRPr="002D0A71">
        <w:rPr>
          <w:rFonts w:eastAsia="Times New Roman"/>
          <w:lang w:eastAsia="de-CH"/>
        </w:rPr>
        <w:t>Player</w:t>
      </w:r>
      <w:bookmarkEnd w:id="85"/>
    </w:p>
    <w:tbl>
      <w:tblPr>
        <w:tblStyle w:val="MediumShading1-Accent11"/>
        <w:tblW w:w="5000" w:type="pct"/>
        <w:tblLook w:val="04A0"/>
      </w:tblPr>
      <w:tblGrid>
        <w:gridCol w:w="1016"/>
        <w:gridCol w:w="1815"/>
        <w:gridCol w:w="6457"/>
      </w:tblGrid>
      <w:tr w:rsidR="00755AC4" w:rsidRPr="002D0A71" w:rsidTr="00755AC4">
        <w:trPr>
          <w:cnfStyle w:val="100000000000"/>
        </w:trPr>
        <w:tc>
          <w:tcPr>
            <w:cnfStyle w:val="001000000000"/>
            <w:tcW w:w="0" w:type="auto"/>
            <w:hideMark/>
          </w:tcPr>
          <w:p w:rsidR="00755AC4" w:rsidRPr="0022786C" w:rsidRDefault="00687BE0" w:rsidP="00202CD8">
            <w:pPr>
              <w:pStyle w:val="Table"/>
              <w:rPr>
                <w:rStyle w:val="SubtleReference"/>
                <w:b/>
                <w:color w:val="FFFFFF" w:themeColor="background1"/>
              </w:rPr>
            </w:pPr>
            <w:r>
              <w:rPr>
                <w:rStyle w:val="SubtleReference"/>
                <w:color w:val="FFFFFF" w:themeColor="background1"/>
              </w:rPr>
              <w:t>ID</w:t>
            </w:r>
          </w:p>
        </w:tc>
        <w:tc>
          <w:tcPr>
            <w:tcW w:w="0" w:type="auto"/>
            <w:hideMark/>
          </w:tcPr>
          <w:p w:rsidR="00755AC4" w:rsidRPr="0022786C" w:rsidRDefault="00755AC4" w:rsidP="00202CD8">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55AC4" w:rsidRPr="0022786C" w:rsidRDefault="00755AC4" w:rsidP="00202CD8">
            <w:pPr>
              <w:pStyle w:val="Table"/>
              <w:cnfStyle w:val="100000000000"/>
              <w:rPr>
                <w:rStyle w:val="SubtleReference"/>
                <w:b/>
                <w:color w:val="FFFFFF" w:themeColor="background1"/>
              </w:rPr>
            </w:pPr>
            <w:r w:rsidRPr="0022786C">
              <w:rPr>
                <w:rStyle w:val="SubtleReference"/>
                <w:color w:val="FFFFFF" w:themeColor="background1"/>
              </w:rPr>
              <w:t>Description</w:t>
            </w:r>
          </w:p>
        </w:tc>
      </w:tr>
      <w:tr w:rsidR="002D0A71" w:rsidRPr="002D0A71" w:rsidTr="00755AC4">
        <w:trPr>
          <w:cnfStyle w:val="000000100000"/>
        </w:trPr>
        <w:tc>
          <w:tcPr>
            <w:cnfStyle w:val="001000000000"/>
            <w:tcW w:w="547"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ReqP01 </w:t>
            </w:r>
          </w:p>
        </w:tc>
        <w:tc>
          <w:tcPr>
            <w:tcW w:w="977"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The player has to be represented with</w:t>
            </w:r>
            <w:r w:rsidR="006F40EC">
              <w:rPr>
                <w:rFonts w:eastAsia="Times New Roman"/>
                <w:lang w:eastAsia="de-CH"/>
              </w:rPr>
              <w:t>in</w:t>
            </w:r>
            <w:r w:rsidRPr="002D0A71">
              <w:rPr>
                <w:rFonts w:eastAsia="Times New Roman"/>
                <w:lang w:eastAsia="de-CH"/>
              </w:rPr>
              <w:t xml:space="preserve"> the game-logic.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ReqP03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ReqP06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w:t>
            </w:r>
            <w:r w:rsidR="00906E35" w:rsidRPr="002D0A71">
              <w:rPr>
                <w:rFonts w:eastAsia="Times New Roman"/>
                <w:lang w:eastAsia="de-CH"/>
              </w:rPr>
              <w:t>original</w:t>
            </w:r>
            <w:r w:rsidRPr="002D0A71">
              <w:rPr>
                <w:rFonts w:eastAsia="Times New Roman"/>
                <w:lang w:eastAsia="de-CH"/>
              </w:rPr>
              <w:t xml:space="preserve"> course. </w:t>
            </w:r>
            <w:r w:rsidR="00906E35">
              <w:rPr>
                <w:rFonts w:eastAsia="Times New Roman"/>
                <w:lang w:eastAsia="de-CH"/>
              </w:rPr>
              <w:t xml:space="preserve"> </w:t>
            </w:r>
            <w:r w:rsidRPr="002D0A71">
              <w:rPr>
                <w:rFonts w:eastAsia="Times New Roman"/>
                <w:lang w:eastAsia="de-CH"/>
              </w:rPr>
              <w:t xml:space="preserve">If it collides with a pillar it could change its course </w:t>
            </w:r>
            <w:r w:rsidR="00906E35" w:rsidRPr="002D0A71">
              <w:rPr>
                <w:rFonts w:eastAsia="Times New Roman"/>
                <w:lang w:eastAsia="de-CH"/>
              </w:rPr>
              <w:t>completely</w:t>
            </w:r>
            <w:r w:rsidRPr="002D0A71">
              <w:rPr>
                <w:rFonts w:eastAsia="Times New Roman"/>
                <w:lang w:eastAsia="de-CH"/>
              </w:rPr>
              <w:t xml:space="preserve">.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ReqP08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ReqP09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ReqP10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ReqP11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ReqP12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sidR="009E061A">
              <w:rPr>
                <w:rFonts w:eastAsia="Times New Roman"/>
                <w:lang w:eastAsia="de-CH"/>
              </w:rPr>
              <w:t xml:space="preserve"> </w:t>
            </w:r>
            <w:r w:rsidR="009E061A">
              <w:rPr>
                <w:lang w:eastAsia="de-CH"/>
              </w:rPr>
              <w:t>frozen for a short period</w:t>
            </w:r>
            <w:r w:rsidRPr="002D0A71">
              <w:rPr>
                <w:rFonts w:eastAsia="Times New Roman"/>
                <w:lang w:eastAsia="de-CH"/>
              </w:rPr>
              <w:t xml:space="preserve">. </w:t>
            </w:r>
          </w:p>
        </w:tc>
      </w:tr>
      <w:tr w:rsidR="008C6112" w:rsidRPr="002D0A71" w:rsidTr="00755AC4">
        <w:trPr>
          <w:cnfStyle w:val="000000100000"/>
        </w:trPr>
        <w:tc>
          <w:tcPr>
            <w:cnfStyle w:val="001000000000"/>
            <w:tcW w:w="0" w:type="auto"/>
            <w:hideMark/>
          </w:tcPr>
          <w:p w:rsidR="008C6112" w:rsidRPr="002D0A71" w:rsidRDefault="008C6112" w:rsidP="00202CD8">
            <w:pPr>
              <w:pStyle w:val="Table"/>
              <w:rPr>
                <w:rFonts w:eastAsia="Times New Roman"/>
                <w:lang w:eastAsia="de-CH"/>
              </w:rPr>
            </w:pPr>
            <w:r>
              <w:rPr>
                <w:rFonts w:eastAsia="Times New Roman"/>
                <w:lang w:eastAsia="de-CH"/>
              </w:rPr>
              <w:t>ReqP13</w:t>
            </w:r>
          </w:p>
        </w:tc>
        <w:tc>
          <w:tcPr>
            <w:tcW w:w="0" w:type="auto"/>
            <w:hideMark/>
          </w:tcPr>
          <w:p w:rsidR="008C6112" w:rsidRPr="002D0A71" w:rsidRDefault="008C6112" w:rsidP="00202CD8">
            <w:pPr>
              <w:pStyle w:val="Table"/>
              <w:cnfStyle w:val="000000100000"/>
              <w:rPr>
                <w:rFonts w:eastAsia="Times New Roman"/>
                <w:lang w:eastAsia="de-CH"/>
              </w:rPr>
            </w:pPr>
            <w:r>
              <w:rPr>
                <w:rFonts w:eastAsia="Times New Roman"/>
                <w:lang w:eastAsia="de-CH"/>
              </w:rPr>
              <w:t>Flame Thrower</w:t>
            </w:r>
            <w:r w:rsidR="00746F7C">
              <w:rPr>
                <w:rFonts w:eastAsia="Times New Roman"/>
                <w:lang w:eastAsia="de-CH"/>
              </w:rPr>
              <w:t xml:space="preserve"> Damage</w:t>
            </w:r>
          </w:p>
        </w:tc>
        <w:tc>
          <w:tcPr>
            <w:tcW w:w="0" w:type="auto"/>
            <w:hideMark/>
          </w:tcPr>
          <w:p w:rsidR="008C6112" w:rsidRPr="002D0A71" w:rsidRDefault="008C6112" w:rsidP="00202CD8">
            <w:pPr>
              <w:pStyle w:val="Table"/>
              <w:cnfStyle w:val="000000100000"/>
              <w:rPr>
                <w:rFonts w:eastAsia="Times New Roman"/>
                <w:lang w:eastAsia="de-CH"/>
              </w:rPr>
            </w:pPr>
            <w:r>
              <w:rPr>
                <w:rFonts w:eastAsia="Times New Roman"/>
                <w:lang w:eastAsia="de-CH"/>
              </w:rPr>
              <w:t>The player can use a flame thrower</w:t>
            </w:r>
            <w:r w:rsidR="00746F7C">
              <w:rPr>
                <w:rFonts w:eastAsia="Times New Roman"/>
                <w:lang w:eastAsia="de-CH"/>
              </w:rPr>
              <w:t xml:space="preserve"> to cause damage to another player.</w:t>
            </w:r>
          </w:p>
        </w:tc>
      </w:tr>
      <w:tr w:rsidR="00746F7C" w:rsidRPr="002D0A71" w:rsidTr="00427AAA">
        <w:trPr>
          <w:cnfStyle w:val="000000010000"/>
        </w:trPr>
        <w:tc>
          <w:tcPr>
            <w:cnfStyle w:val="001000000000"/>
            <w:tcW w:w="0" w:type="auto"/>
            <w:hideMark/>
          </w:tcPr>
          <w:p w:rsidR="00746F7C" w:rsidRPr="002D0A71" w:rsidRDefault="00746F7C" w:rsidP="00202CD8">
            <w:pPr>
              <w:pStyle w:val="Table"/>
              <w:rPr>
                <w:rFonts w:eastAsia="Times New Roman"/>
                <w:lang w:eastAsia="de-CH"/>
              </w:rPr>
            </w:pPr>
            <w:r>
              <w:rPr>
                <w:rFonts w:eastAsia="Times New Roman"/>
                <w:lang w:eastAsia="de-CH"/>
              </w:rPr>
              <w:t>ReqP14</w:t>
            </w:r>
          </w:p>
        </w:tc>
        <w:tc>
          <w:tcPr>
            <w:tcW w:w="0" w:type="auto"/>
            <w:hideMark/>
          </w:tcPr>
          <w:p w:rsidR="00746F7C" w:rsidRPr="002D0A71" w:rsidRDefault="00746F7C" w:rsidP="00202CD8">
            <w:pPr>
              <w:pStyle w:val="Table"/>
              <w:cnfStyle w:val="000000010000"/>
              <w:rPr>
                <w:rFonts w:eastAsia="Times New Roman"/>
                <w:lang w:eastAsia="de-CH"/>
              </w:rPr>
            </w:pPr>
            <w:r>
              <w:rPr>
                <w:rFonts w:eastAsia="Times New Roman"/>
                <w:lang w:eastAsia="de-CH"/>
              </w:rPr>
              <w:t xml:space="preserve">Flame Thrower </w:t>
            </w:r>
            <w:r>
              <w:rPr>
                <w:rFonts w:eastAsia="Times New Roman"/>
                <w:lang w:eastAsia="de-CH"/>
              </w:rPr>
              <w:lastRenderedPageBreak/>
              <w:t>Island Destruction</w:t>
            </w:r>
          </w:p>
        </w:tc>
        <w:tc>
          <w:tcPr>
            <w:tcW w:w="0" w:type="auto"/>
            <w:hideMark/>
          </w:tcPr>
          <w:p w:rsidR="00746F7C" w:rsidRPr="002D0A71" w:rsidRDefault="00746F7C" w:rsidP="00202CD8">
            <w:pPr>
              <w:pStyle w:val="Table"/>
              <w:cnfStyle w:val="000000010000"/>
              <w:rPr>
                <w:rFonts w:eastAsia="Times New Roman"/>
                <w:lang w:eastAsia="de-CH"/>
              </w:rPr>
            </w:pPr>
            <w:r>
              <w:rPr>
                <w:rFonts w:eastAsia="Times New Roman"/>
                <w:lang w:eastAsia="de-CH"/>
              </w:rPr>
              <w:lastRenderedPageBreak/>
              <w:t>The player can use a flame thrower to target and destroy islands.</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lastRenderedPageBreak/>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ReqP1</w:t>
            </w:r>
            <w:r w:rsidR="002968EA">
              <w:rPr>
                <w:rFonts w:eastAsia="Times New Roman"/>
                <w:lang w:eastAsia="de-CH"/>
              </w:rPr>
              <w:t>6</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ReqP1</w:t>
            </w:r>
            <w:r w:rsidR="002968EA">
              <w:rPr>
                <w:rFonts w:eastAsia="Times New Roman"/>
                <w:lang w:eastAsia="de-CH"/>
              </w:rPr>
              <w:t>8</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163A48" w:rsidRPr="002D0A71" w:rsidTr="00755AC4">
        <w:trPr>
          <w:cnfStyle w:val="000000100000"/>
        </w:trPr>
        <w:tc>
          <w:tcPr>
            <w:cnfStyle w:val="001000000000"/>
            <w:tcW w:w="0" w:type="auto"/>
          </w:tcPr>
          <w:p w:rsidR="00163A48" w:rsidRPr="002D0A71" w:rsidRDefault="00163A48" w:rsidP="00202CD8">
            <w:pPr>
              <w:pStyle w:val="Table"/>
              <w:rPr>
                <w:rFonts w:eastAsia="Times New Roman"/>
                <w:lang w:eastAsia="de-CH"/>
              </w:rPr>
            </w:pPr>
            <w:r>
              <w:rPr>
                <w:rFonts w:eastAsia="Times New Roman"/>
                <w:lang w:eastAsia="de-CH"/>
              </w:rPr>
              <w:t>ReqP19</w:t>
            </w:r>
          </w:p>
        </w:tc>
        <w:tc>
          <w:tcPr>
            <w:tcW w:w="0" w:type="auto"/>
          </w:tcPr>
          <w:p w:rsidR="00163A48" w:rsidRPr="002D0A71" w:rsidRDefault="00163A48" w:rsidP="00202CD8">
            <w:pPr>
              <w:pStyle w:val="Table"/>
              <w:cnfStyle w:val="000000100000"/>
              <w:rPr>
                <w:rFonts w:eastAsia="Times New Roman"/>
                <w:lang w:eastAsia="de-CH"/>
              </w:rPr>
            </w:pPr>
            <w:r>
              <w:rPr>
                <w:lang w:eastAsia="de-CH"/>
              </w:rPr>
              <w:t>Aiming Aids</w:t>
            </w:r>
          </w:p>
        </w:tc>
        <w:tc>
          <w:tcPr>
            <w:tcW w:w="0" w:type="auto"/>
          </w:tcPr>
          <w:p w:rsidR="00163A48" w:rsidRPr="002D0A71" w:rsidRDefault="00163A48" w:rsidP="00202CD8">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9E69A4" w:rsidRPr="002D0A71" w:rsidTr="00755AC4">
        <w:trPr>
          <w:cnfStyle w:val="000000010000"/>
        </w:trPr>
        <w:tc>
          <w:tcPr>
            <w:cnfStyle w:val="001000000000"/>
            <w:tcW w:w="0" w:type="auto"/>
          </w:tcPr>
          <w:p w:rsidR="009E69A4" w:rsidRDefault="009E69A4" w:rsidP="00202CD8">
            <w:pPr>
              <w:pStyle w:val="Table"/>
              <w:rPr>
                <w:rFonts w:eastAsia="Times New Roman"/>
                <w:lang w:eastAsia="de-CH"/>
              </w:rPr>
            </w:pPr>
            <w:r>
              <w:rPr>
                <w:rFonts w:eastAsia="Times New Roman"/>
                <w:lang w:eastAsia="de-CH"/>
              </w:rPr>
              <w:t>ReqP20</w:t>
            </w:r>
          </w:p>
        </w:tc>
        <w:tc>
          <w:tcPr>
            <w:tcW w:w="0" w:type="auto"/>
          </w:tcPr>
          <w:p w:rsidR="009E69A4" w:rsidRDefault="00EB4C64" w:rsidP="00202CD8">
            <w:pPr>
              <w:pStyle w:val="Table"/>
              <w:cnfStyle w:val="000000010000"/>
              <w:rPr>
                <w:lang w:eastAsia="de-CH"/>
              </w:rPr>
            </w:pPr>
            <w:r>
              <w:rPr>
                <w:rFonts w:eastAsia="Times New Roman"/>
                <w:lang w:eastAsia="de-CH"/>
              </w:rPr>
              <w:t xml:space="preserve">Collecting  </w:t>
            </w:r>
            <w:r w:rsidR="009E69A4">
              <w:rPr>
                <w:lang w:eastAsia="de-CH"/>
              </w:rPr>
              <w:t>Power-Ups</w:t>
            </w:r>
          </w:p>
        </w:tc>
        <w:tc>
          <w:tcPr>
            <w:tcW w:w="0" w:type="auto"/>
          </w:tcPr>
          <w:p w:rsidR="009E69A4" w:rsidRDefault="009E69A4" w:rsidP="00202CD8">
            <w:pPr>
              <w:pStyle w:val="Table"/>
              <w:cnfStyle w:val="000000010000"/>
              <w:rPr>
                <w:lang w:eastAsia="de-CH"/>
              </w:rPr>
            </w:pPr>
            <w:r>
              <w:rPr>
                <w:lang w:eastAsia="de-CH"/>
              </w:rPr>
              <w:t>Players can collect power-ups and get their respective bonuses.</w:t>
            </w:r>
          </w:p>
        </w:tc>
      </w:tr>
    </w:tbl>
    <w:p w:rsidR="002D0A71" w:rsidRPr="002D0A71" w:rsidRDefault="002D0A71" w:rsidP="00D818A5">
      <w:pPr>
        <w:pStyle w:val="Heading1"/>
        <w:rPr>
          <w:rFonts w:eastAsia="Times New Roman"/>
          <w:kern w:val="36"/>
          <w:lang w:eastAsia="de-CH"/>
        </w:rPr>
      </w:pPr>
      <w:bookmarkStart w:id="86" w:name="Development_Schedule"/>
      <w:bookmarkStart w:id="87" w:name="_Toc224382390"/>
      <w:bookmarkEnd w:id="86"/>
      <w:r w:rsidRPr="002D0A71">
        <w:rPr>
          <w:rFonts w:eastAsia="Times New Roman"/>
          <w:kern w:val="36"/>
          <w:lang w:eastAsia="de-CH"/>
        </w:rPr>
        <w:t>Development Schedule</w:t>
      </w:r>
      <w:bookmarkEnd w:id="87"/>
    </w:p>
    <w:p w:rsidR="00ED140D" w:rsidRPr="00F86D9E" w:rsidRDefault="00ED140D" w:rsidP="00F86D9E">
      <w:pPr>
        <w:rPr>
          <w:lang w:eastAsia="de-CH"/>
        </w:rPr>
      </w:pPr>
      <w:bookmarkStart w:id="88" w:name="Deliverables"/>
      <w:bookmarkEnd w:id="88"/>
      <w:r w:rsidRPr="00F86D9E">
        <w:rPr>
          <w:lang w:eastAsia="de-CH"/>
        </w:rPr>
        <w:t xml:space="preserve">The development shall be divided into consecutive </w:t>
      </w:r>
      <w:r w:rsidR="00BD3B08" w:rsidRPr="00F86D9E">
        <w:rPr>
          <w:lang w:eastAsia="de-CH"/>
        </w:rPr>
        <w:t>layers</w:t>
      </w:r>
      <w:r w:rsidRPr="00F86D9E">
        <w:rPr>
          <w:lang w:eastAsia="de-CH"/>
        </w:rPr>
        <w:t xml:space="preserve">. All of the requirements defined under are classified and assigned to one of them. Those </w:t>
      </w:r>
      <w:r w:rsidR="00BD3B08" w:rsidRPr="00F86D9E">
        <w:rPr>
          <w:lang w:eastAsia="de-CH"/>
        </w:rPr>
        <w:t>layers</w:t>
      </w:r>
      <w:r w:rsidRPr="00F86D9E">
        <w:rPr>
          <w:lang w:eastAsia="de-CH"/>
        </w:rPr>
        <w:t xml:space="preserve"> are: </w:t>
      </w:r>
    </w:p>
    <w:p w:rsidR="00427AAA" w:rsidRPr="00427AAA" w:rsidRDefault="00656483" w:rsidP="00ED140D">
      <w:pPr>
        <w:pStyle w:val="ListParagraph"/>
        <w:numPr>
          <w:ilvl w:val="0"/>
          <w:numId w:val="8"/>
        </w:numPr>
        <w:rPr>
          <w:lang w:eastAsia="de-CH"/>
        </w:rPr>
      </w:pPr>
      <w:r w:rsidRPr="00656483">
        <w:rPr>
          <w:b/>
          <w:lang w:eastAsia="de-CH"/>
        </w:rPr>
        <w:t>Prototype</w:t>
      </w:r>
      <w:r w:rsidR="00427AAA">
        <w:rPr>
          <w:lang w:eastAsia="de-CH"/>
        </w:rPr>
        <w:t>: The prototype serves to play test the central game-logic and contains only the most minimal graphical features needed to represent the game state.</w:t>
      </w:r>
      <w:r w:rsidR="00A809E1">
        <w:rPr>
          <w:lang w:eastAsia="de-CH"/>
        </w:rPr>
        <w:t xml:space="preserve"> </w:t>
      </w:r>
      <w:r w:rsidR="00427AAA" w:rsidRPr="00C31321">
        <w:rPr>
          <w:lang w:eastAsia="de-CH"/>
        </w:rPr>
        <w:t>If any feature is removed from this part the prototype will degrade from a game into a technical prototype.</w:t>
      </w:r>
      <w:r w:rsidR="00A809E1">
        <w:rPr>
          <w:lang w:eastAsia="de-CH"/>
        </w:rPr>
        <w:t xml:space="preserve"> </w:t>
      </w:r>
    </w:p>
    <w:p w:rsidR="00ED140D" w:rsidRPr="00C31321" w:rsidRDefault="00ED140D" w:rsidP="00ED140D">
      <w:pPr>
        <w:pStyle w:val="ListParagraph"/>
        <w:numPr>
          <w:ilvl w:val="0"/>
          <w:numId w:val="8"/>
        </w:numPr>
        <w:rPr>
          <w:lang w:eastAsia="de-CH"/>
        </w:rPr>
      </w:pPr>
      <w:r w:rsidRPr="007F1926">
        <w:rPr>
          <w:b/>
          <w:lang w:eastAsia="de-CH"/>
        </w:rPr>
        <w:t>Functional minimum</w:t>
      </w:r>
      <w:r w:rsidRPr="00C31321">
        <w:rPr>
          <w:lang w:eastAsia="de-CH"/>
        </w:rPr>
        <w:t xml:space="preserve">: This first </w:t>
      </w:r>
      <w:r w:rsidR="00BD3B08">
        <w:rPr>
          <w:lang w:eastAsia="de-CH"/>
        </w:rPr>
        <w:t xml:space="preserve">layer </w:t>
      </w:r>
      <w:r w:rsidRPr="00C31321">
        <w:rPr>
          <w:lang w:eastAsia="de-CH"/>
        </w:rPr>
        <w:t>contains the set of requirements minimally required to play the game</w:t>
      </w:r>
      <w:r w:rsidR="00A809E1">
        <w:rPr>
          <w:lang w:eastAsia="de-CH"/>
        </w:rPr>
        <w:t xml:space="preserve"> and also some first simple visuals</w:t>
      </w:r>
      <w:r w:rsidRPr="00C31321">
        <w:rPr>
          <w:lang w:eastAsia="de-CH"/>
        </w:rPr>
        <w:t>.</w:t>
      </w:r>
      <w:r w:rsidR="00E61D03">
        <w:rPr>
          <w:lang w:eastAsia="de-CH"/>
        </w:rPr>
        <w:t xml:space="preserve"> </w:t>
      </w:r>
      <w:r w:rsidRPr="00C31321">
        <w:rPr>
          <w:lang w:eastAsia="de-CH"/>
        </w:rPr>
        <w:t xml:space="preserve"> </w:t>
      </w:r>
      <w:r w:rsidR="00E61D03">
        <w:rPr>
          <w:lang w:eastAsia="de-CH"/>
        </w:rPr>
        <w:t>The functional mini</w:t>
      </w:r>
      <w:r w:rsidR="00B55C20">
        <w:rPr>
          <w:lang w:eastAsia="de-CH"/>
        </w:rPr>
        <w:t xml:space="preserve">mum is </w:t>
      </w:r>
      <w:r w:rsidR="00A809E1">
        <w:rPr>
          <w:lang w:eastAsia="de-CH"/>
        </w:rPr>
        <w:t xml:space="preserve">the first </w:t>
      </w:r>
      <w:r w:rsidR="00B55C20">
        <w:rPr>
          <w:lang w:eastAsia="de-CH"/>
        </w:rPr>
        <w:t>milestone.</w:t>
      </w:r>
    </w:p>
    <w:p w:rsidR="00ED140D" w:rsidRPr="00C31321" w:rsidRDefault="00ED140D" w:rsidP="00ED140D">
      <w:pPr>
        <w:pStyle w:val="ListParagraph"/>
        <w:numPr>
          <w:ilvl w:val="0"/>
          <w:numId w:val="8"/>
        </w:numPr>
        <w:rPr>
          <w:lang w:eastAsia="de-CH"/>
        </w:rPr>
      </w:pPr>
      <w:r w:rsidRPr="007F1926">
        <w:rPr>
          <w:b/>
          <w:lang w:eastAsia="de-CH"/>
        </w:rPr>
        <w:t>Low target</w:t>
      </w:r>
      <w:r w:rsidRPr="00C31321">
        <w:rPr>
          <w:lang w:eastAsia="de-CH"/>
        </w:rPr>
        <w:t xml:space="preserve">: The low target is </w:t>
      </w:r>
      <w:r w:rsidR="00E61D03">
        <w:rPr>
          <w:lang w:eastAsia="de-CH"/>
        </w:rPr>
        <w:t>the second layer and</w:t>
      </w:r>
      <w:r w:rsidR="00AD79E9">
        <w:rPr>
          <w:lang w:eastAsia="de-CH"/>
        </w:rPr>
        <w:t xml:space="preserve"> also a</w:t>
      </w:r>
      <w:r w:rsidR="00E61D03">
        <w:rPr>
          <w:lang w:eastAsia="de-CH"/>
        </w:rPr>
        <w:t xml:space="preserve">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ED140D" w:rsidRPr="00C31321" w:rsidRDefault="00ED140D" w:rsidP="00ED140D">
      <w:pPr>
        <w:pStyle w:val="ListParagraph"/>
        <w:numPr>
          <w:ilvl w:val="0"/>
          <w:numId w:val="8"/>
        </w:numPr>
        <w:rPr>
          <w:lang w:eastAsia="de-CH"/>
        </w:rPr>
      </w:pPr>
      <w:r w:rsidRPr="007F1926">
        <w:rPr>
          <w:b/>
          <w:lang w:eastAsia="de-CH"/>
        </w:rPr>
        <w:t>Desirable target</w:t>
      </w:r>
      <w:r w:rsidRPr="00C31321">
        <w:rPr>
          <w:lang w:eastAsia="de-CH"/>
        </w:rPr>
        <w:t xml:space="preserve">: This </w:t>
      </w:r>
      <w:r w:rsidR="00BE7F6D">
        <w:rPr>
          <w:lang w:eastAsia="de-CH"/>
        </w:rPr>
        <w:t xml:space="preserve">layer and </w:t>
      </w:r>
      <w:r w:rsidRPr="00C31321">
        <w:rPr>
          <w:lang w:eastAsia="de-CH"/>
        </w:rPr>
        <w:t xml:space="preserve">milestone is what the project aims at. It contains all the requirements that make up a well polished and fun to play game. </w:t>
      </w:r>
    </w:p>
    <w:p w:rsidR="00FE1479" w:rsidRPr="00C31321" w:rsidRDefault="00ED140D" w:rsidP="00FE1479">
      <w:pPr>
        <w:pStyle w:val="ListParagraph"/>
        <w:numPr>
          <w:ilvl w:val="0"/>
          <w:numId w:val="8"/>
        </w:numPr>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sidR="00BE7F6D">
        <w:rPr>
          <w:lang w:eastAsia="de-CH"/>
        </w:rPr>
        <w:t xml:space="preserve"> There is no milestone defined for it.</w:t>
      </w:r>
      <w:r w:rsidR="00FE1479">
        <w:rPr>
          <w:lang w:eastAsia="de-CH"/>
        </w:rPr>
        <w:t xml:space="preserve"> After finishing the Desirable Target it will be decided which features of this target will make it into the g</w:t>
      </w:r>
      <w:r w:rsidR="00A76C55">
        <w:rPr>
          <w:lang w:eastAsia="de-CH"/>
        </w:rPr>
        <w:t xml:space="preserve">old </w:t>
      </w:r>
      <w:r w:rsidR="00FE1479">
        <w:rPr>
          <w:lang w:eastAsia="de-CH"/>
        </w:rPr>
        <w:t>version milestone.</w:t>
      </w:r>
    </w:p>
    <w:p w:rsidR="00ED140D" w:rsidRPr="00C31321" w:rsidRDefault="00ED140D" w:rsidP="00ED140D">
      <w:pPr>
        <w:pStyle w:val="ListParagraph"/>
        <w:numPr>
          <w:ilvl w:val="0"/>
          <w:numId w:val="8"/>
        </w:numPr>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ED140D" w:rsidRPr="002D0A71" w:rsidRDefault="00ED140D" w:rsidP="00ED140D">
      <w:pPr>
        <w:rPr>
          <w:lang w:eastAsia="de-CH"/>
        </w:rPr>
      </w:pPr>
      <w:r w:rsidRPr="002D0A71">
        <w:rPr>
          <w:lang w:eastAsia="de-CH"/>
        </w:rPr>
        <w:t xml:space="preserve">The </w:t>
      </w:r>
      <w:r w:rsidR="00E61D03">
        <w:rPr>
          <w:lang w:eastAsia="de-CH"/>
        </w:rPr>
        <w:t>layers</w:t>
      </w:r>
      <w:r>
        <w:rPr>
          <w:lang w:eastAsia="de-CH"/>
        </w:rPr>
        <w:t xml:space="preserve"> then </w:t>
      </w:r>
      <w:r w:rsidR="004562EE">
        <w:rPr>
          <w:lang w:eastAsia="de-CH"/>
        </w:rPr>
        <w:t xml:space="preserve">are assigned to milestones to be reached on a specific date. Those milestones </w:t>
      </w:r>
      <w:r>
        <w:rPr>
          <w:lang w:eastAsia="de-CH"/>
        </w:rPr>
        <w:t>contain</w:t>
      </w:r>
      <w:r w:rsidRPr="002D0A71">
        <w:rPr>
          <w:lang w:eastAsia="de-CH"/>
        </w:rPr>
        <w:t xml:space="preserve"> a detailed timetable determining when each requirement will be implemented and who is responsible for the implementation. </w:t>
      </w:r>
      <w:r>
        <w:rPr>
          <w:lang w:eastAsia="de-CH"/>
        </w:rPr>
        <w:t xml:space="preserve">This timetable shall be filled out </w:t>
      </w:r>
      <w:r w:rsidR="004562EE">
        <w:rPr>
          <w:lang w:eastAsia="de-CH"/>
        </w:rPr>
        <w:t xml:space="preserve">iteratively </w:t>
      </w:r>
      <w:r>
        <w:rPr>
          <w:lang w:eastAsia="de-CH"/>
        </w:rPr>
        <w:t>during the projects development.</w:t>
      </w:r>
    </w:p>
    <w:p w:rsidR="002D0A71" w:rsidRDefault="002D0A71" w:rsidP="00C31321">
      <w:pPr>
        <w:pStyle w:val="Heading2"/>
        <w:rPr>
          <w:rFonts w:eastAsia="Times New Roman"/>
          <w:lang w:eastAsia="de-CH"/>
        </w:rPr>
      </w:pPr>
      <w:bookmarkStart w:id="89" w:name="_Toc224382391"/>
      <w:r w:rsidRPr="002D0A71">
        <w:rPr>
          <w:rFonts w:eastAsia="Times New Roman"/>
          <w:lang w:eastAsia="de-CH"/>
        </w:rPr>
        <w:t>Deliverables</w:t>
      </w:r>
      <w:bookmarkEnd w:id="89"/>
    </w:p>
    <w:p w:rsidR="008C6112" w:rsidRPr="002D0A71" w:rsidRDefault="008C6112" w:rsidP="008C6112">
      <w:pPr>
        <w:pStyle w:val="Heading3"/>
        <w:rPr>
          <w:rFonts w:eastAsia="Times New Roman"/>
          <w:lang w:eastAsia="de-CH"/>
        </w:rPr>
      </w:pPr>
      <w:bookmarkStart w:id="90" w:name="_Toc224382392"/>
      <w:r>
        <w:rPr>
          <w:rFonts w:eastAsia="Times New Roman"/>
          <w:lang w:eastAsia="de-CH"/>
        </w:rPr>
        <w:t>Prototype</w:t>
      </w:r>
      <w:bookmarkEnd w:id="90"/>
      <w:r w:rsidRPr="002D0A71">
        <w:rPr>
          <w:rFonts w:eastAsia="Times New Roman"/>
          <w:lang w:eastAsia="de-CH"/>
        </w:rPr>
        <w:t xml:space="preserve"> </w:t>
      </w:r>
    </w:p>
    <w:tbl>
      <w:tblPr>
        <w:tblStyle w:val="MediumShading1-Accent11"/>
        <w:tblW w:w="4984" w:type="pct"/>
        <w:tblLook w:val="04A0"/>
      </w:tblPr>
      <w:tblGrid>
        <w:gridCol w:w="994"/>
        <w:gridCol w:w="8264"/>
      </w:tblGrid>
      <w:tr w:rsidR="008C6112" w:rsidRPr="002D0A71" w:rsidTr="00427AAA">
        <w:trPr>
          <w:cnfStyle w:val="100000000000"/>
        </w:trPr>
        <w:tc>
          <w:tcPr>
            <w:cnfStyle w:val="001000000000"/>
            <w:tcW w:w="537" w:type="pct"/>
            <w:hideMark/>
          </w:tcPr>
          <w:p w:rsidR="008C6112" w:rsidRPr="002D0A71" w:rsidRDefault="008C6112" w:rsidP="00202CD8">
            <w:pPr>
              <w:pStyle w:val="Table"/>
              <w:rPr>
                <w:lang w:eastAsia="de-CH"/>
              </w:rPr>
            </w:pPr>
            <w:r>
              <w:rPr>
                <w:lang w:eastAsia="de-CH"/>
              </w:rPr>
              <w:t>ID</w:t>
            </w:r>
          </w:p>
        </w:tc>
        <w:tc>
          <w:tcPr>
            <w:tcW w:w="4463" w:type="pct"/>
            <w:hideMark/>
          </w:tcPr>
          <w:p w:rsidR="008C6112" w:rsidRPr="002D0A71" w:rsidRDefault="008C6112" w:rsidP="00202CD8">
            <w:pPr>
              <w:pStyle w:val="Table"/>
              <w:cnfStyle w:val="100000000000"/>
              <w:rPr>
                <w:lang w:eastAsia="de-CH"/>
              </w:rPr>
            </w:pPr>
            <w:r w:rsidRPr="002D0A71">
              <w:rPr>
                <w:lang w:eastAsia="de-CH"/>
              </w:rPr>
              <w:t xml:space="preserve">Requirement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Pr>
                <w:lang w:eastAsia="de-CH"/>
              </w:rPr>
              <w:t>ReqG</w:t>
            </w:r>
            <w:r w:rsidRPr="002D0A71">
              <w:rPr>
                <w:lang w:eastAsia="de-CH"/>
              </w:rPr>
              <w:t xml:space="preserve">01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Basic Camera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Pr>
                <w:lang w:eastAsia="de-CH"/>
              </w:rPr>
              <w:t>ReqG</w:t>
            </w:r>
            <w:r w:rsidRPr="002D0A71">
              <w:rPr>
                <w:lang w:eastAsia="de-CH"/>
              </w:rPr>
              <w:t xml:space="preserve">03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Basic Software Framework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ReqL01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Lava Ground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ReqL02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Basic Lava Effect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ReqL04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Deadly Lava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ReqPi01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Pillars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ReqPi02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Basic Pillar Rendering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lastRenderedPageBreak/>
              <w:t xml:space="preserve">ReqI01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Floating Islands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ReqI02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Basic Island Rendering </w:t>
            </w:r>
          </w:p>
        </w:tc>
      </w:tr>
      <w:tr w:rsidR="0078672C" w:rsidRPr="002D0A71" w:rsidTr="00427AAA">
        <w:trPr>
          <w:cnfStyle w:val="00000001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ReqI04 </w:t>
            </w:r>
          </w:p>
        </w:tc>
        <w:tc>
          <w:tcPr>
            <w:tcW w:w="4463" w:type="pct"/>
            <w:hideMark/>
          </w:tcPr>
          <w:p w:rsidR="0078672C" w:rsidRPr="002D0A71" w:rsidRDefault="0078672C" w:rsidP="00202CD8">
            <w:pPr>
              <w:pStyle w:val="Table"/>
              <w:cnfStyle w:val="000000010000"/>
              <w:rPr>
                <w:lang w:eastAsia="de-CH"/>
              </w:rPr>
            </w:pPr>
            <w:r w:rsidRPr="002D0A71">
              <w:rPr>
                <w:lang w:eastAsia="de-CH"/>
              </w:rPr>
              <w:t xml:space="preserve">Moving Floating Islands </w:t>
            </w:r>
          </w:p>
        </w:tc>
      </w:tr>
      <w:tr w:rsidR="0078672C" w:rsidRPr="002D0A71" w:rsidTr="00427AAA">
        <w:trPr>
          <w:cnfStyle w:val="00000010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ReqP01 </w:t>
            </w:r>
          </w:p>
        </w:tc>
        <w:tc>
          <w:tcPr>
            <w:tcW w:w="4463" w:type="pct"/>
            <w:hideMark/>
          </w:tcPr>
          <w:p w:rsidR="0078672C" w:rsidRPr="002D0A71" w:rsidRDefault="0078672C" w:rsidP="00202CD8">
            <w:pPr>
              <w:pStyle w:val="Table"/>
              <w:cnfStyle w:val="000000100000"/>
              <w:rPr>
                <w:lang w:eastAsia="de-CH"/>
              </w:rPr>
            </w:pPr>
            <w:r w:rsidRPr="002D0A71">
              <w:rPr>
                <w:lang w:eastAsia="de-CH"/>
              </w:rPr>
              <w:t xml:space="preserve">Player </w:t>
            </w:r>
          </w:p>
        </w:tc>
      </w:tr>
      <w:tr w:rsidR="0078672C" w:rsidRPr="002D0A71" w:rsidTr="00427AAA">
        <w:trPr>
          <w:cnfStyle w:val="00000001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ReqP02 </w:t>
            </w:r>
          </w:p>
        </w:tc>
        <w:tc>
          <w:tcPr>
            <w:tcW w:w="4463" w:type="pct"/>
            <w:hideMark/>
          </w:tcPr>
          <w:p w:rsidR="0078672C" w:rsidRPr="002D0A71" w:rsidRDefault="0078672C" w:rsidP="00202CD8">
            <w:pPr>
              <w:pStyle w:val="Table"/>
              <w:cnfStyle w:val="000000010000"/>
              <w:rPr>
                <w:lang w:eastAsia="de-CH"/>
              </w:rPr>
            </w:pPr>
            <w:r w:rsidRPr="002D0A71">
              <w:rPr>
                <w:lang w:eastAsia="de-CH"/>
              </w:rPr>
              <w:t xml:space="preserve">Basic Player Model </w:t>
            </w:r>
          </w:p>
        </w:tc>
      </w:tr>
      <w:tr w:rsidR="0078672C" w:rsidRPr="002D0A71" w:rsidTr="00427AAA">
        <w:trPr>
          <w:cnfStyle w:val="00000010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ReqP06 </w:t>
            </w:r>
          </w:p>
        </w:tc>
        <w:tc>
          <w:tcPr>
            <w:tcW w:w="4463" w:type="pct"/>
            <w:hideMark/>
          </w:tcPr>
          <w:p w:rsidR="0078672C" w:rsidRPr="002D0A71" w:rsidRDefault="0078672C" w:rsidP="00202CD8">
            <w:pPr>
              <w:pStyle w:val="Table"/>
              <w:cnfStyle w:val="000000100000"/>
              <w:rPr>
                <w:lang w:eastAsia="de-CH"/>
              </w:rPr>
            </w:pPr>
            <w:r w:rsidRPr="002D0A71">
              <w:rPr>
                <w:lang w:eastAsia="de-CH"/>
              </w:rPr>
              <w:t xml:space="preserve">Island Jumping </w:t>
            </w:r>
          </w:p>
        </w:tc>
      </w:tr>
      <w:tr w:rsidR="0078672C" w:rsidRPr="002D0A71" w:rsidTr="00427AAA">
        <w:trPr>
          <w:cnfStyle w:val="00000001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ReqP08 </w:t>
            </w:r>
          </w:p>
        </w:tc>
        <w:tc>
          <w:tcPr>
            <w:tcW w:w="4463" w:type="pct"/>
            <w:hideMark/>
          </w:tcPr>
          <w:p w:rsidR="0078672C" w:rsidRPr="002D0A71" w:rsidRDefault="0078672C" w:rsidP="00202CD8">
            <w:pPr>
              <w:pStyle w:val="Table"/>
              <w:cnfStyle w:val="000000010000"/>
              <w:rPr>
                <w:lang w:eastAsia="de-CH"/>
              </w:rPr>
            </w:pPr>
            <w:r w:rsidRPr="002D0A71">
              <w:rPr>
                <w:lang w:eastAsia="de-CH"/>
              </w:rPr>
              <w:t xml:space="preserve">Direct Combat 1 </w:t>
            </w:r>
          </w:p>
        </w:tc>
      </w:tr>
      <w:tr w:rsidR="0078672C" w:rsidRPr="002D0A71" w:rsidTr="00427AAA">
        <w:trPr>
          <w:cnfStyle w:val="000000100000"/>
        </w:trPr>
        <w:tc>
          <w:tcPr>
            <w:cnfStyle w:val="001000000000"/>
            <w:tcW w:w="537" w:type="pct"/>
          </w:tcPr>
          <w:p w:rsidR="0078672C" w:rsidRPr="002D0A71" w:rsidRDefault="0078672C" w:rsidP="00202CD8">
            <w:pPr>
              <w:pStyle w:val="Table"/>
              <w:rPr>
                <w:lang w:eastAsia="de-CH"/>
              </w:rPr>
            </w:pPr>
            <w:r w:rsidRPr="002D0A71">
              <w:rPr>
                <w:lang w:eastAsia="de-CH"/>
              </w:rPr>
              <w:t xml:space="preserve">ReqP10 </w:t>
            </w:r>
          </w:p>
        </w:tc>
        <w:tc>
          <w:tcPr>
            <w:tcW w:w="4463" w:type="pct"/>
          </w:tcPr>
          <w:p w:rsidR="0078672C" w:rsidRPr="002D0A71" w:rsidRDefault="0078672C" w:rsidP="00202CD8">
            <w:pPr>
              <w:pStyle w:val="Table"/>
              <w:cnfStyle w:val="000000100000"/>
              <w:rPr>
                <w:lang w:eastAsia="de-CH"/>
              </w:rPr>
            </w:pPr>
            <w:r w:rsidRPr="002D0A71">
              <w:rPr>
                <w:lang w:eastAsia="de-CH"/>
              </w:rPr>
              <w:t xml:space="preserve">Direct Combat 3 </w:t>
            </w:r>
          </w:p>
        </w:tc>
      </w:tr>
      <w:tr w:rsidR="0078672C" w:rsidRPr="002D0A71" w:rsidTr="00427AAA">
        <w:trPr>
          <w:cnfStyle w:val="000000010000"/>
        </w:trPr>
        <w:tc>
          <w:tcPr>
            <w:cnfStyle w:val="001000000000"/>
            <w:tcW w:w="537" w:type="pct"/>
          </w:tcPr>
          <w:p w:rsidR="0078672C" w:rsidRPr="002D0A71" w:rsidRDefault="0078672C" w:rsidP="00202CD8">
            <w:pPr>
              <w:pStyle w:val="Table"/>
              <w:rPr>
                <w:lang w:eastAsia="de-CH"/>
              </w:rPr>
            </w:pPr>
            <w:r w:rsidRPr="002D0A71">
              <w:rPr>
                <w:lang w:eastAsia="de-CH"/>
              </w:rPr>
              <w:t xml:space="preserve">ReqP12 </w:t>
            </w:r>
          </w:p>
        </w:tc>
        <w:tc>
          <w:tcPr>
            <w:tcW w:w="4463" w:type="pct"/>
          </w:tcPr>
          <w:p w:rsidR="0078672C" w:rsidRPr="002D0A71" w:rsidRDefault="0078672C" w:rsidP="00202CD8">
            <w:pPr>
              <w:pStyle w:val="Table"/>
              <w:cnfStyle w:val="000000010000"/>
              <w:rPr>
                <w:lang w:eastAsia="de-CH"/>
              </w:rPr>
            </w:pPr>
            <w:r w:rsidRPr="002D0A71">
              <w:rPr>
                <w:lang w:eastAsia="de-CH"/>
              </w:rPr>
              <w:t xml:space="preserve">Ice Spike </w:t>
            </w:r>
          </w:p>
        </w:tc>
      </w:tr>
      <w:tr w:rsidR="00EB4C64" w:rsidRPr="002D0A71" w:rsidTr="00427AAA">
        <w:trPr>
          <w:cnfStyle w:val="000000100000"/>
        </w:trPr>
        <w:tc>
          <w:tcPr>
            <w:cnfStyle w:val="001000000000"/>
            <w:tcW w:w="537" w:type="pct"/>
          </w:tcPr>
          <w:p w:rsidR="00EB4C64" w:rsidRPr="002D0A71" w:rsidRDefault="00EB4C64" w:rsidP="00202CD8">
            <w:pPr>
              <w:pStyle w:val="Table"/>
              <w:rPr>
                <w:lang w:eastAsia="de-CH"/>
              </w:rPr>
            </w:pPr>
            <w:r>
              <w:rPr>
                <w:lang w:eastAsia="de-CH"/>
              </w:rPr>
              <w:t>ReqI12</w:t>
            </w:r>
          </w:p>
        </w:tc>
        <w:tc>
          <w:tcPr>
            <w:tcW w:w="4463" w:type="pct"/>
          </w:tcPr>
          <w:p w:rsidR="00EB4C64" w:rsidRPr="002D0A71" w:rsidRDefault="00EB4C64" w:rsidP="00202CD8">
            <w:pPr>
              <w:pStyle w:val="Table"/>
              <w:cnfStyle w:val="000000100000"/>
              <w:rPr>
                <w:lang w:eastAsia="de-CH"/>
              </w:rPr>
            </w:pPr>
            <w:r>
              <w:rPr>
                <w:lang w:eastAsia="de-CH"/>
              </w:rPr>
              <w:t>Power-Ups</w:t>
            </w:r>
          </w:p>
        </w:tc>
      </w:tr>
      <w:tr w:rsidR="00EB4C64" w:rsidRPr="002D0A71" w:rsidTr="00427AAA">
        <w:trPr>
          <w:cnfStyle w:val="000000010000"/>
        </w:trPr>
        <w:tc>
          <w:tcPr>
            <w:cnfStyle w:val="001000000000"/>
            <w:tcW w:w="537" w:type="pct"/>
          </w:tcPr>
          <w:p w:rsidR="00EB4C64" w:rsidRDefault="00EB4C64" w:rsidP="00202CD8">
            <w:pPr>
              <w:pStyle w:val="Table"/>
              <w:rPr>
                <w:lang w:eastAsia="de-CH"/>
              </w:rPr>
            </w:pPr>
            <w:r>
              <w:rPr>
                <w:lang w:eastAsia="de-CH"/>
              </w:rPr>
              <w:t>ReqP20</w:t>
            </w:r>
          </w:p>
        </w:tc>
        <w:tc>
          <w:tcPr>
            <w:tcW w:w="4463" w:type="pct"/>
          </w:tcPr>
          <w:p w:rsidR="00EB4C64" w:rsidRDefault="00EB4C64" w:rsidP="00202CD8">
            <w:pPr>
              <w:pStyle w:val="Table"/>
              <w:cnfStyle w:val="000000010000"/>
              <w:rPr>
                <w:lang w:eastAsia="de-CH"/>
              </w:rPr>
            </w:pPr>
            <w:r>
              <w:rPr>
                <w:lang w:eastAsia="de-CH"/>
              </w:rPr>
              <w:t>Collecting Power-Ups</w:t>
            </w:r>
          </w:p>
        </w:tc>
      </w:tr>
    </w:tbl>
    <w:p w:rsidR="002B72C6" w:rsidRPr="002D0A71" w:rsidRDefault="002B72C6" w:rsidP="002B72C6">
      <w:pPr>
        <w:pStyle w:val="Heading3"/>
        <w:rPr>
          <w:rFonts w:eastAsia="Times New Roman"/>
          <w:lang w:eastAsia="de-CH"/>
        </w:rPr>
      </w:pPr>
      <w:bookmarkStart w:id="91" w:name="_Toc224382393"/>
      <w:r w:rsidRPr="002D0A71">
        <w:rPr>
          <w:rFonts w:eastAsia="Times New Roman"/>
          <w:lang w:eastAsia="de-CH"/>
        </w:rPr>
        <w:t>Functional Minimum</w:t>
      </w:r>
      <w:bookmarkEnd w:id="91"/>
      <w:r w:rsidRPr="002D0A71">
        <w:rPr>
          <w:rFonts w:eastAsia="Times New Roman"/>
          <w:lang w:eastAsia="de-CH"/>
        </w:rPr>
        <w:t xml:space="preserve"> </w:t>
      </w:r>
    </w:p>
    <w:tbl>
      <w:tblPr>
        <w:tblStyle w:val="MediumShading1-Accent11"/>
        <w:tblW w:w="4984" w:type="pct"/>
        <w:tblLook w:val="04A0"/>
      </w:tblPr>
      <w:tblGrid>
        <w:gridCol w:w="994"/>
        <w:gridCol w:w="8264"/>
      </w:tblGrid>
      <w:tr w:rsidR="002D0A71" w:rsidRPr="002D0A71" w:rsidTr="006421E8">
        <w:trPr>
          <w:cnfStyle w:val="100000000000"/>
        </w:trPr>
        <w:tc>
          <w:tcPr>
            <w:cnfStyle w:val="001000000000"/>
            <w:tcW w:w="537" w:type="pct"/>
            <w:hideMark/>
          </w:tcPr>
          <w:p w:rsidR="002D0A71" w:rsidRPr="002D0A71" w:rsidRDefault="00687BE0" w:rsidP="00202CD8">
            <w:pPr>
              <w:pStyle w:val="Table"/>
              <w:rPr>
                <w:lang w:eastAsia="de-CH"/>
              </w:rPr>
            </w:pPr>
            <w:r>
              <w:rPr>
                <w:lang w:eastAsia="de-CH"/>
              </w:rPr>
              <w:t>ID</w:t>
            </w:r>
          </w:p>
        </w:tc>
        <w:tc>
          <w:tcPr>
            <w:tcW w:w="4463" w:type="pct"/>
            <w:hideMark/>
          </w:tcPr>
          <w:p w:rsidR="002D0A71" w:rsidRPr="002D0A71" w:rsidRDefault="002D0A71" w:rsidP="00202CD8">
            <w:pPr>
              <w:pStyle w:val="Table"/>
              <w:cnfStyle w:val="100000000000"/>
              <w:rPr>
                <w:lang w:eastAsia="de-CH"/>
              </w:rPr>
            </w:pPr>
            <w:r w:rsidRPr="002D0A71">
              <w:rPr>
                <w:lang w:eastAsia="de-CH"/>
              </w:rPr>
              <w:t xml:space="preserve">Requirement </w:t>
            </w:r>
          </w:p>
        </w:tc>
      </w:tr>
      <w:tr w:rsidR="008C6112" w:rsidRPr="002D0A71" w:rsidTr="006421E8">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ReqI05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Crashing Islands </w:t>
            </w:r>
          </w:p>
        </w:tc>
      </w:tr>
      <w:tr w:rsidR="008C6112" w:rsidRPr="002D0A71" w:rsidTr="006421E8">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ReqI06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Islands and Pillars </w:t>
            </w:r>
          </w:p>
        </w:tc>
      </w:tr>
      <w:tr w:rsidR="008C6112" w:rsidRPr="002D0A71" w:rsidTr="006421E8">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ReqP09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Direct Combat 2 </w:t>
            </w:r>
          </w:p>
        </w:tc>
      </w:tr>
      <w:tr w:rsidR="008C6112" w:rsidRPr="002D0A71" w:rsidTr="006421E8">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ReqI07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Sinking Islands </w:t>
            </w:r>
          </w:p>
        </w:tc>
      </w:tr>
      <w:tr w:rsidR="008C6112" w:rsidRPr="002D0A71" w:rsidTr="006421E8">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ReqI08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Rising Islands </w:t>
            </w:r>
          </w:p>
        </w:tc>
      </w:tr>
      <w:tr w:rsidR="002D0A71" w:rsidRPr="002D0A71" w:rsidTr="006421E8">
        <w:trPr>
          <w:cnfStyle w:val="000000010000"/>
        </w:trPr>
        <w:tc>
          <w:tcPr>
            <w:cnfStyle w:val="001000000000"/>
            <w:tcW w:w="537" w:type="pct"/>
            <w:hideMark/>
          </w:tcPr>
          <w:p w:rsidR="002D0A71" w:rsidRPr="002D0A71" w:rsidRDefault="008C6112" w:rsidP="00202CD8">
            <w:pPr>
              <w:pStyle w:val="Table"/>
              <w:rPr>
                <w:lang w:eastAsia="de-CH"/>
              </w:rPr>
            </w:pPr>
            <w:r>
              <w:rPr>
                <w:lang w:eastAsia="de-CH"/>
              </w:rPr>
              <w:t>ReqP13</w:t>
            </w:r>
            <w:r w:rsidR="00F164E7">
              <w:rPr>
                <w:lang w:eastAsia="de-CH"/>
              </w:rPr>
              <w:t xml:space="preserve"> </w:t>
            </w:r>
          </w:p>
        </w:tc>
        <w:tc>
          <w:tcPr>
            <w:tcW w:w="4463" w:type="pct"/>
            <w:hideMark/>
          </w:tcPr>
          <w:p w:rsidR="002D0A71" w:rsidRPr="002D0A71" w:rsidRDefault="008C6112" w:rsidP="00202CD8">
            <w:pPr>
              <w:pStyle w:val="Table"/>
              <w:cnfStyle w:val="000000010000"/>
              <w:rPr>
                <w:lang w:eastAsia="de-CH"/>
              </w:rPr>
            </w:pPr>
            <w:r>
              <w:rPr>
                <w:lang w:eastAsia="de-CH"/>
              </w:rPr>
              <w:t>Flame Thrower</w:t>
            </w:r>
            <w:r w:rsidR="00F164E7">
              <w:rPr>
                <w:lang w:eastAsia="de-CH"/>
              </w:rPr>
              <w:t xml:space="preserve"> Damage</w:t>
            </w:r>
            <w:r>
              <w:rPr>
                <w:lang w:eastAsia="de-CH"/>
              </w:rPr>
              <w:t xml:space="preserve"> </w:t>
            </w:r>
          </w:p>
        </w:tc>
      </w:tr>
      <w:tr w:rsidR="002D0A71" w:rsidRPr="002D0A71" w:rsidTr="006421E8">
        <w:trPr>
          <w:cnfStyle w:val="000000100000"/>
        </w:trPr>
        <w:tc>
          <w:tcPr>
            <w:cnfStyle w:val="001000000000"/>
            <w:tcW w:w="537" w:type="pct"/>
            <w:hideMark/>
          </w:tcPr>
          <w:p w:rsidR="002D0A71" w:rsidRPr="002D0A71" w:rsidRDefault="00F164E7" w:rsidP="00202CD8">
            <w:pPr>
              <w:pStyle w:val="Table"/>
              <w:rPr>
                <w:lang w:eastAsia="de-CH"/>
              </w:rPr>
            </w:pPr>
            <w:r>
              <w:rPr>
                <w:lang w:eastAsia="de-CH"/>
              </w:rPr>
              <w:t xml:space="preserve">ReqP14 </w:t>
            </w:r>
          </w:p>
        </w:tc>
        <w:tc>
          <w:tcPr>
            <w:tcW w:w="4463" w:type="pct"/>
            <w:hideMark/>
          </w:tcPr>
          <w:p w:rsidR="002D0A71" w:rsidRPr="002D0A71" w:rsidRDefault="00F164E7" w:rsidP="00202CD8">
            <w:pPr>
              <w:pStyle w:val="Table"/>
              <w:cnfStyle w:val="000000100000"/>
              <w:rPr>
                <w:lang w:eastAsia="de-CH"/>
              </w:rPr>
            </w:pPr>
            <w:r>
              <w:rPr>
                <w:lang w:eastAsia="de-CH"/>
              </w:rPr>
              <w:t>Flame Thrower Island Destruction</w:t>
            </w:r>
          </w:p>
        </w:tc>
      </w:tr>
      <w:tr w:rsidR="0078672C" w:rsidRPr="002D0A71" w:rsidTr="00427AAA">
        <w:trPr>
          <w:cnfStyle w:val="000000010000"/>
        </w:trPr>
        <w:tc>
          <w:tcPr>
            <w:cnfStyle w:val="001000000000"/>
            <w:tcW w:w="537" w:type="pct"/>
          </w:tcPr>
          <w:p w:rsidR="0078672C" w:rsidRPr="002D0A71" w:rsidRDefault="0078672C" w:rsidP="00202CD8">
            <w:pPr>
              <w:pStyle w:val="Table"/>
              <w:rPr>
                <w:lang w:eastAsia="de-CH"/>
              </w:rPr>
            </w:pPr>
            <w:r w:rsidRPr="002D0A71">
              <w:rPr>
                <w:lang w:eastAsia="de-CH"/>
              </w:rPr>
              <w:t xml:space="preserve">ReqP11 </w:t>
            </w:r>
          </w:p>
        </w:tc>
        <w:tc>
          <w:tcPr>
            <w:tcW w:w="4463" w:type="pct"/>
          </w:tcPr>
          <w:p w:rsidR="0078672C" w:rsidRPr="002D0A71" w:rsidRDefault="0078672C" w:rsidP="00202CD8">
            <w:pPr>
              <w:pStyle w:val="Table"/>
              <w:cnfStyle w:val="000000010000"/>
              <w:rPr>
                <w:lang w:eastAsia="de-CH"/>
              </w:rPr>
            </w:pPr>
            <w:r w:rsidRPr="002D0A71">
              <w:rPr>
                <w:lang w:eastAsia="de-CH"/>
              </w:rPr>
              <w:t xml:space="preserve">Energy </w:t>
            </w:r>
          </w:p>
        </w:tc>
      </w:tr>
      <w:tr w:rsidR="000734EA" w:rsidRPr="002D0A71" w:rsidTr="006421E8">
        <w:trPr>
          <w:cnfStyle w:val="000000100000"/>
        </w:trPr>
        <w:tc>
          <w:tcPr>
            <w:cnfStyle w:val="001000000000"/>
            <w:tcW w:w="537" w:type="pct"/>
          </w:tcPr>
          <w:p w:rsidR="000734EA" w:rsidRPr="002D0A71" w:rsidRDefault="000734EA" w:rsidP="00202CD8">
            <w:pPr>
              <w:pStyle w:val="Table"/>
              <w:rPr>
                <w:lang w:eastAsia="de-CH"/>
              </w:rPr>
            </w:pPr>
            <w:r>
              <w:rPr>
                <w:lang w:eastAsia="de-CH"/>
              </w:rPr>
              <w:t>ReqUI0</w:t>
            </w:r>
            <w:r w:rsidR="007041B5">
              <w:rPr>
                <w:lang w:eastAsia="de-CH"/>
              </w:rPr>
              <w:t>6</w:t>
            </w:r>
          </w:p>
        </w:tc>
        <w:tc>
          <w:tcPr>
            <w:tcW w:w="4463" w:type="pct"/>
          </w:tcPr>
          <w:p w:rsidR="000734EA" w:rsidRPr="002D0A71" w:rsidRDefault="007041B5" w:rsidP="00202CD8">
            <w:pPr>
              <w:pStyle w:val="Table"/>
              <w:cnfStyle w:val="000000100000"/>
              <w:rPr>
                <w:lang w:eastAsia="de-CH"/>
              </w:rPr>
            </w:pPr>
            <w:r>
              <w:rPr>
                <w:lang w:eastAsia="de-CH"/>
              </w:rPr>
              <w:t xml:space="preserve">Simple </w:t>
            </w:r>
            <w:r w:rsidR="000734EA">
              <w:rPr>
                <w:lang w:eastAsia="de-CH"/>
              </w:rPr>
              <w:t>HUD</w:t>
            </w:r>
          </w:p>
        </w:tc>
      </w:tr>
      <w:tr w:rsidR="00163A48" w:rsidRPr="002D0A71" w:rsidTr="006421E8">
        <w:trPr>
          <w:cnfStyle w:val="000000010000"/>
        </w:trPr>
        <w:tc>
          <w:tcPr>
            <w:cnfStyle w:val="001000000000"/>
            <w:tcW w:w="537" w:type="pct"/>
          </w:tcPr>
          <w:p w:rsidR="00163A48" w:rsidRDefault="00163A48" w:rsidP="00202CD8">
            <w:pPr>
              <w:pStyle w:val="Table"/>
              <w:rPr>
                <w:lang w:eastAsia="de-CH"/>
              </w:rPr>
            </w:pPr>
            <w:r>
              <w:rPr>
                <w:lang w:eastAsia="de-CH"/>
              </w:rPr>
              <w:t>ReqP19</w:t>
            </w:r>
          </w:p>
        </w:tc>
        <w:tc>
          <w:tcPr>
            <w:tcW w:w="4463" w:type="pct"/>
          </w:tcPr>
          <w:p w:rsidR="00163A48" w:rsidRDefault="00163A48" w:rsidP="00202CD8">
            <w:pPr>
              <w:pStyle w:val="Table"/>
              <w:cnfStyle w:val="000000010000"/>
              <w:rPr>
                <w:lang w:eastAsia="de-CH"/>
              </w:rPr>
            </w:pPr>
            <w:r>
              <w:rPr>
                <w:lang w:eastAsia="de-CH"/>
              </w:rPr>
              <w:t>Aiming Aids</w:t>
            </w:r>
          </w:p>
        </w:tc>
      </w:tr>
    </w:tbl>
    <w:p w:rsidR="002D0A71" w:rsidRPr="002D0A71" w:rsidRDefault="005E5BF0" w:rsidP="005E5BF0">
      <w:pPr>
        <w:pStyle w:val="Heading3"/>
        <w:rPr>
          <w:rFonts w:eastAsia="Times New Roman"/>
          <w:lang w:eastAsia="de-CH"/>
        </w:rPr>
      </w:pPr>
      <w:bookmarkStart w:id="92" w:name="_Toc224382394"/>
      <w:r w:rsidRPr="002D0A71">
        <w:rPr>
          <w:rFonts w:eastAsia="Times New Roman"/>
          <w:lang w:eastAsia="de-CH"/>
        </w:rPr>
        <w:t>Low target</w:t>
      </w:r>
      <w:bookmarkEnd w:id="92"/>
    </w:p>
    <w:tbl>
      <w:tblPr>
        <w:tblStyle w:val="MediumShading1-Accent11"/>
        <w:tblW w:w="4984" w:type="pct"/>
        <w:tblLook w:val="04A0"/>
      </w:tblPr>
      <w:tblGrid>
        <w:gridCol w:w="994"/>
        <w:gridCol w:w="8264"/>
      </w:tblGrid>
      <w:tr w:rsidR="002D0A71" w:rsidRPr="002D0A71" w:rsidTr="005E5BF0">
        <w:trPr>
          <w:cnfStyle w:val="100000000000"/>
        </w:trPr>
        <w:tc>
          <w:tcPr>
            <w:cnfStyle w:val="001000000000"/>
            <w:tcW w:w="0" w:type="auto"/>
            <w:hideMark/>
          </w:tcPr>
          <w:p w:rsidR="002D0A71" w:rsidRPr="002D0A71" w:rsidRDefault="005E5BF0" w:rsidP="00202CD8">
            <w:pPr>
              <w:pStyle w:val="Table"/>
              <w:rPr>
                <w:lang w:eastAsia="de-CH"/>
              </w:rPr>
            </w:pPr>
            <w:r>
              <w:rPr>
                <w:lang w:eastAsia="de-CH"/>
              </w:rPr>
              <w:t>ID</w:t>
            </w:r>
            <w:r w:rsidR="002D0A71" w:rsidRPr="002D0A71">
              <w:rPr>
                <w:lang w:eastAsia="de-CH"/>
              </w:rPr>
              <w:t xml:space="preserve"> </w:t>
            </w:r>
          </w:p>
        </w:tc>
        <w:tc>
          <w:tcPr>
            <w:tcW w:w="0" w:type="auto"/>
            <w:hideMark/>
          </w:tcPr>
          <w:p w:rsidR="002D0A71" w:rsidRPr="002D0A71" w:rsidRDefault="005E5BF0" w:rsidP="00202CD8">
            <w:pPr>
              <w:pStyle w:val="Table"/>
              <w:cnfStyle w:val="100000000000"/>
              <w:rPr>
                <w:lang w:eastAsia="de-CH"/>
              </w:rPr>
            </w:pPr>
            <w:r>
              <w:rPr>
                <w:lang w:eastAsia="de-CH"/>
              </w:rPr>
              <w:t>Requirement</w:t>
            </w:r>
          </w:p>
        </w:tc>
      </w:tr>
      <w:tr w:rsidR="002D0A71" w:rsidRPr="002D0A71" w:rsidTr="007041B5">
        <w:trPr>
          <w:cnfStyle w:val="000000100000"/>
        </w:trPr>
        <w:tc>
          <w:tcPr>
            <w:cnfStyle w:val="001000000000"/>
            <w:tcW w:w="537" w:type="pct"/>
            <w:hideMark/>
          </w:tcPr>
          <w:p w:rsidR="002D0A71" w:rsidRPr="002D0A71" w:rsidRDefault="002D0A71" w:rsidP="00202CD8">
            <w:pPr>
              <w:pStyle w:val="Table"/>
              <w:rPr>
                <w:lang w:eastAsia="de-CH"/>
              </w:rPr>
            </w:pPr>
            <w:r w:rsidRPr="002D0A71">
              <w:rPr>
                <w:lang w:eastAsia="de-CH"/>
              </w:rPr>
              <w:t xml:space="preserve">ReqL03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Polished Lava Effect </w:t>
            </w:r>
          </w:p>
        </w:tc>
      </w:tr>
      <w:tr w:rsidR="002D0A71" w:rsidRPr="002D0A71" w:rsidTr="005E5BF0">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ReqPi0</w:t>
            </w:r>
            <w:r w:rsidR="00582A9D">
              <w:rPr>
                <w:lang w:eastAsia="de-CH"/>
              </w:rPr>
              <w:t>3</w:t>
            </w:r>
            <w:r w:rsidRPr="002D0A71">
              <w:rPr>
                <w:lang w:eastAsia="de-CH"/>
              </w:rPr>
              <w:t xml:space="preserve">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Sophisticated Pillar Rendering </w:t>
            </w:r>
          </w:p>
        </w:tc>
      </w:tr>
      <w:tr w:rsidR="002D0A71" w:rsidRPr="002D0A71" w:rsidTr="005E5BF0">
        <w:trPr>
          <w:cnfStyle w:val="000000100000"/>
        </w:trPr>
        <w:tc>
          <w:tcPr>
            <w:cnfStyle w:val="001000000000"/>
            <w:tcW w:w="0" w:type="auto"/>
            <w:hideMark/>
          </w:tcPr>
          <w:p w:rsidR="002D0A71" w:rsidRPr="002D0A71" w:rsidRDefault="00F8697D" w:rsidP="00202CD8">
            <w:pPr>
              <w:pStyle w:val="Table"/>
              <w:rPr>
                <w:lang w:eastAsia="de-CH"/>
              </w:rPr>
            </w:pPr>
            <w:r>
              <w:rPr>
                <w:lang w:eastAsia="de-CH"/>
              </w:rPr>
              <w:t>ReqI03</w:t>
            </w:r>
            <w:r w:rsidR="002D0A71" w:rsidRPr="002D0A71">
              <w:rPr>
                <w:lang w:eastAsia="de-CH"/>
              </w:rPr>
              <w:t xml:space="preserve">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Sophisticated Island Rendering </w:t>
            </w:r>
          </w:p>
        </w:tc>
      </w:tr>
      <w:tr w:rsidR="002D0A71" w:rsidRPr="002D0A71" w:rsidTr="005E5BF0">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ReqP0</w:t>
            </w:r>
            <w:r w:rsidR="003625DD">
              <w:rPr>
                <w:lang w:eastAsia="de-CH"/>
              </w:rPr>
              <w:t>3</w:t>
            </w:r>
            <w:r w:rsidRPr="002D0A71">
              <w:rPr>
                <w:lang w:eastAsia="de-CH"/>
              </w:rPr>
              <w:t xml:space="preserve">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Sophisticated Player Model </w:t>
            </w:r>
          </w:p>
        </w:tc>
      </w:tr>
      <w:tr w:rsidR="00AD4D09" w:rsidRPr="002D0A71" w:rsidTr="005E5BF0">
        <w:trPr>
          <w:cnfStyle w:val="000000100000"/>
        </w:trPr>
        <w:tc>
          <w:tcPr>
            <w:cnfStyle w:val="001000000000"/>
            <w:tcW w:w="0" w:type="auto"/>
          </w:tcPr>
          <w:p w:rsidR="00AD4D09" w:rsidRPr="002D0A71" w:rsidRDefault="00AD4D09" w:rsidP="00202CD8">
            <w:pPr>
              <w:pStyle w:val="Table"/>
              <w:rPr>
                <w:lang w:eastAsia="de-CH"/>
              </w:rPr>
            </w:pPr>
            <w:r>
              <w:rPr>
                <w:lang w:eastAsia="de-CH"/>
              </w:rPr>
              <w:t>ReqUI04</w:t>
            </w:r>
          </w:p>
        </w:tc>
        <w:tc>
          <w:tcPr>
            <w:tcW w:w="0" w:type="auto"/>
          </w:tcPr>
          <w:p w:rsidR="00AD4D09" w:rsidRPr="002D0A71" w:rsidRDefault="00AD4D09" w:rsidP="00202CD8">
            <w:pPr>
              <w:pStyle w:val="Table"/>
              <w:cnfStyle w:val="000000100000"/>
              <w:rPr>
                <w:lang w:eastAsia="de-CH"/>
              </w:rPr>
            </w:pPr>
            <w:r>
              <w:rPr>
                <w:lang w:eastAsia="de-CH"/>
              </w:rPr>
              <w:t>Player Selection</w:t>
            </w:r>
          </w:p>
        </w:tc>
      </w:tr>
      <w:tr w:rsidR="007041B5" w:rsidRPr="002D0A71" w:rsidTr="005E5BF0">
        <w:trPr>
          <w:cnfStyle w:val="000000010000"/>
        </w:trPr>
        <w:tc>
          <w:tcPr>
            <w:cnfStyle w:val="001000000000"/>
            <w:tcW w:w="0" w:type="auto"/>
          </w:tcPr>
          <w:p w:rsidR="007041B5" w:rsidRDefault="007041B5" w:rsidP="00202CD8">
            <w:pPr>
              <w:pStyle w:val="Table"/>
              <w:rPr>
                <w:lang w:eastAsia="de-CH"/>
              </w:rPr>
            </w:pPr>
            <w:r>
              <w:rPr>
                <w:lang w:eastAsia="de-CH"/>
              </w:rPr>
              <w:t>ReqUI07</w:t>
            </w:r>
          </w:p>
        </w:tc>
        <w:tc>
          <w:tcPr>
            <w:tcW w:w="0" w:type="auto"/>
          </w:tcPr>
          <w:p w:rsidR="007041B5" w:rsidRPr="002D0A71" w:rsidRDefault="007041B5" w:rsidP="00202CD8">
            <w:pPr>
              <w:pStyle w:val="Table"/>
              <w:cnfStyle w:val="000000010000"/>
              <w:rPr>
                <w:lang w:eastAsia="de-CH"/>
              </w:rPr>
            </w:pPr>
            <w:r>
              <w:rPr>
                <w:lang w:eastAsia="de-CH"/>
              </w:rPr>
              <w:t>Fancy HUD</w:t>
            </w:r>
          </w:p>
        </w:tc>
      </w:tr>
    </w:tbl>
    <w:p w:rsidR="002D0A71" w:rsidRPr="002D0A71" w:rsidRDefault="001643DC" w:rsidP="001643DC">
      <w:pPr>
        <w:pStyle w:val="Heading3"/>
        <w:rPr>
          <w:rFonts w:eastAsia="Times New Roman"/>
          <w:lang w:eastAsia="de-CH"/>
        </w:rPr>
      </w:pPr>
      <w:bookmarkStart w:id="93" w:name="_Toc224382395"/>
      <w:r w:rsidRPr="002D0A71">
        <w:rPr>
          <w:rFonts w:eastAsia="Times New Roman"/>
          <w:lang w:eastAsia="de-CH"/>
        </w:rPr>
        <w:t>Desirable target</w:t>
      </w:r>
      <w:bookmarkEnd w:id="93"/>
    </w:p>
    <w:tbl>
      <w:tblPr>
        <w:tblStyle w:val="MediumShading1-Accent11"/>
        <w:tblW w:w="5000" w:type="pct"/>
        <w:tblLook w:val="04A0"/>
      </w:tblPr>
      <w:tblGrid>
        <w:gridCol w:w="994"/>
        <w:gridCol w:w="8294"/>
      </w:tblGrid>
      <w:tr w:rsidR="002D0A71" w:rsidRPr="002D0A71" w:rsidTr="001643DC">
        <w:trPr>
          <w:cnfStyle w:val="100000000000"/>
        </w:trPr>
        <w:tc>
          <w:tcPr>
            <w:cnfStyle w:val="001000000000"/>
            <w:tcW w:w="0" w:type="auto"/>
            <w:hideMark/>
          </w:tcPr>
          <w:p w:rsidR="002D0A71" w:rsidRPr="002D0A71" w:rsidRDefault="00E769A9"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Requirement</w:t>
            </w:r>
          </w:p>
        </w:tc>
      </w:tr>
      <w:tr w:rsidR="002D0A71" w:rsidRPr="002D0A71" w:rsidTr="00F324A9">
        <w:trPr>
          <w:cnfStyle w:val="000000100000"/>
        </w:trPr>
        <w:tc>
          <w:tcPr>
            <w:cnfStyle w:val="001000000000"/>
            <w:tcW w:w="535" w:type="pct"/>
            <w:hideMark/>
          </w:tcPr>
          <w:p w:rsidR="002D0A71" w:rsidRPr="002D0A71" w:rsidRDefault="0011438F" w:rsidP="00202CD8">
            <w:pPr>
              <w:pStyle w:val="Table"/>
              <w:rPr>
                <w:lang w:eastAsia="de-CH"/>
              </w:rPr>
            </w:pPr>
            <w:r>
              <w:rPr>
                <w:lang w:eastAsia="de-CH"/>
              </w:rPr>
              <w:t>ReqG</w:t>
            </w:r>
            <w:r w:rsidR="002D0A71" w:rsidRPr="002D0A71">
              <w:rPr>
                <w:lang w:eastAsia="de-CH"/>
              </w:rPr>
              <w:t xml:space="preserve">02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Advanced Camera </w:t>
            </w:r>
          </w:p>
        </w:tc>
      </w:tr>
      <w:tr w:rsidR="002D0A71" w:rsidRPr="002D0A71" w:rsidTr="001643DC">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ReqP04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Island Attraction </w:t>
            </w:r>
          </w:p>
        </w:tc>
      </w:tr>
      <w:tr w:rsidR="002D0A71" w:rsidRPr="002D0A71" w:rsidTr="001643DC">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ReqP05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Island Walking </w:t>
            </w:r>
          </w:p>
        </w:tc>
      </w:tr>
      <w:tr w:rsidR="002D0A71" w:rsidRPr="002D0A71" w:rsidTr="001643DC">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ReqP07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Island Repulsion </w:t>
            </w:r>
          </w:p>
        </w:tc>
      </w:tr>
      <w:tr w:rsidR="000F600D" w:rsidRPr="002D0A71" w:rsidTr="001643DC">
        <w:trPr>
          <w:cnfStyle w:val="000000100000"/>
        </w:trPr>
        <w:tc>
          <w:tcPr>
            <w:cnfStyle w:val="001000000000"/>
            <w:tcW w:w="0" w:type="auto"/>
          </w:tcPr>
          <w:p w:rsidR="000F600D" w:rsidRDefault="000F600D" w:rsidP="00202CD8">
            <w:pPr>
              <w:pStyle w:val="Table"/>
              <w:rPr>
                <w:lang w:eastAsia="de-CH"/>
              </w:rPr>
            </w:pPr>
            <w:r>
              <w:rPr>
                <w:lang w:eastAsia="de-CH"/>
              </w:rPr>
              <w:t>ReqG05</w:t>
            </w:r>
          </w:p>
        </w:tc>
        <w:tc>
          <w:tcPr>
            <w:tcW w:w="0" w:type="auto"/>
          </w:tcPr>
          <w:p w:rsidR="000F600D" w:rsidRDefault="000F600D" w:rsidP="00202CD8">
            <w:pPr>
              <w:pStyle w:val="Table"/>
              <w:cnfStyle w:val="000000100000"/>
              <w:rPr>
                <w:lang w:eastAsia="de-CH"/>
              </w:rPr>
            </w:pPr>
            <w:r>
              <w:rPr>
                <w:lang w:eastAsia="de-CH"/>
              </w:rPr>
              <w:t>Shadow Rendering</w:t>
            </w:r>
          </w:p>
        </w:tc>
      </w:tr>
      <w:tr w:rsidR="00F324A9" w:rsidRPr="002D0A71" w:rsidTr="001643DC">
        <w:trPr>
          <w:cnfStyle w:val="000000010000"/>
        </w:trPr>
        <w:tc>
          <w:tcPr>
            <w:cnfStyle w:val="001000000000"/>
            <w:tcW w:w="0" w:type="auto"/>
          </w:tcPr>
          <w:p w:rsidR="00F324A9" w:rsidRDefault="00F324A9" w:rsidP="00202CD8">
            <w:pPr>
              <w:pStyle w:val="Table"/>
              <w:rPr>
                <w:lang w:eastAsia="de-CH"/>
              </w:rPr>
            </w:pPr>
            <w:r>
              <w:rPr>
                <w:lang w:eastAsia="de-CH"/>
              </w:rPr>
              <w:t>ReqG0</w:t>
            </w:r>
            <w:r w:rsidR="000F600D">
              <w:rPr>
                <w:lang w:eastAsia="de-CH"/>
              </w:rPr>
              <w:t>6</w:t>
            </w:r>
          </w:p>
        </w:tc>
        <w:tc>
          <w:tcPr>
            <w:tcW w:w="0" w:type="auto"/>
          </w:tcPr>
          <w:p w:rsidR="00F324A9" w:rsidRPr="002D0A71" w:rsidRDefault="00F324A9" w:rsidP="00202CD8">
            <w:pPr>
              <w:pStyle w:val="Table"/>
              <w:cnfStyle w:val="000000010000"/>
              <w:rPr>
                <w:lang w:eastAsia="de-CH"/>
              </w:rPr>
            </w:pPr>
            <w:r>
              <w:rPr>
                <w:lang w:eastAsia="de-CH"/>
              </w:rPr>
              <w:t>Statistics</w:t>
            </w:r>
          </w:p>
        </w:tc>
      </w:tr>
      <w:tr w:rsidR="00F324A9" w:rsidRPr="002D0A71" w:rsidTr="001643DC">
        <w:trPr>
          <w:cnfStyle w:val="000000100000"/>
        </w:trPr>
        <w:tc>
          <w:tcPr>
            <w:cnfStyle w:val="001000000000"/>
            <w:tcW w:w="0" w:type="auto"/>
          </w:tcPr>
          <w:p w:rsidR="00F324A9" w:rsidRDefault="00F324A9" w:rsidP="00202CD8">
            <w:pPr>
              <w:pStyle w:val="Table"/>
              <w:rPr>
                <w:lang w:eastAsia="de-CH"/>
              </w:rPr>
            </w:pPr>
            <w:r>
              <w:rPr>
                <w:lang w:eastAsia="de-CH"/>
              </w:rPr>
              <w:t>ReqUI03</w:t>
            </w:r>
          </w:p>
        </w:tc>
        <w:tc>
          <w:tcPr>
            <w:tcW w:w="0" w:type="auto"/>
          </w:tcPr>
          <w:p w:rsidR="00F324A9" w:rsidRPr="002D0A71" w:rsidRDefault="00F324A9" w:rsidP="00202CD8">
            <w:pPr>
              <w:pStyle w:val="Table"/>
              <w:cnfStyle w:val="000000100000"/>
              <w:rPr>
                <w:lang w:eastAsia="de-CH"/>
              </w:rPr>
            </w:pPr>
            <w:r>
              <w:rPr>
                <w:lang w:eastAsia="de-CH"/>
              </w:rPr>
              <w:t>Text Input</w:t>
            </w:r>
          </w:p>
        </w:tc>
      </w:tr>
      <w:tr w:rsidR="00F324A9" w:rsidRPr="002D0A71" w:rsidTr="001643DC">
        <w:trPr>
          <w:cnfStyle w:val="000000010000"/>
        </w:trPr>
        <w:tc>
          <w:tcPr>
            <w:cnfStyle w:val="001000000000"/>
            <w:tcW w:w="0" w:type="auto"/>
          </w:tcPr>
          <w:p w:rsidR="00F324A9" w:rsidRPr="008C68A5" w:rsidRDefault="00F324A9" w:rsidP="00202CD8">
            <w:pPr>
              <w:pStyle w:val="Table"/>
              <w:rPr>
                <w:lang w:eastAsia="de-CH"/>
              </w:rPr>
            </w:pPr>
            <w:r>
              <w:rPr>
                <w:lang w:eastAsia="de-CH"/>
              </w:rPr>
              <w:t>ReqUI</w:t>
            </w:r>
            <w:r w:rsidRPr="008C68A5">
              <w:rPr>
                <w:lang w:eastAsia="de-CH"/>
              </w:rPr>
              <w:t xml:space="preserve">01 </w:t>
            </w:r>
          </w:p>
        </w:tc>
        <w:tc>
          <w:tcPr>
            <w:tcW w:w="0" w:type="auto"/>
          </w:tcPr>
          <w:p w:rsidR="00F324A9" w:rsidRPr="002D0A71" w:rsidRDefault="00F324A9" w:rsidP="00202CD8">
            <w:pPr>
              <w:pStyle w:val="Table"/>
              <w:cnfStyle w:val="000000010000"/>
              <w:rPr>
                <w:lang w:eastAsia="de-CH"/>
              </w:rPr>
            </w:pPr>
            <w:r>
              <w:rPr>
                <w:lang w:eastAsia="de-CH"/>
              </w:rPr>
              <w:t>Start Screen</w:t>
            </w:r>
          </w:p>
        </w:tc>
      </w:tr>
      <w:tr w:rsidR="00F324A9" w:rsidRPr="002D0A71" w:rsidTr="001643DC">
        <w:trPr>
          <w:cnfStyle w:val="000000100000"/>
        </w:trPr>
        <w:tc>
          <w:tcPr>
            <w:cnfStyle w:val="001000000000"/>
            <w:tcW w:w="0" w:type="auto"/>
          </w:tcPr>
          <w:p w:rsidR="00F324A9" w:rsidRPr="008C68A5" w:rsidRDefault="00F324A9" w:rsidP="00202CD8">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F324A9" w:rsidRPr="002D0A71" w:rsidRDefault="00F324A9" w:rsidP="00202CD8">
            <w:pPr>
              <w:pStyle w:val="Table"/>
              <w:cnfStyle w:val="000000100000"/>
              <w:rPr>
                <w:lang w:eastAsia="de-CH"/>
              </w:rPr>
            </w:pPr>
            <w:r>
              <w:rPr>
                <w:lang w:eastAsia="de-CH"/>
              </w:rPr>
              <w:t>High Score</w:t>
            </w:r>
          </w:p>
        </w:tc>
      </w:tr>
      <w:tr w:rsidR="00B46B49" w:rsidRPr="002D0A71" w:rsidTr="001643DC">
        <w:trPr>
          <w:cnfStyle w:val="000000010000"/>
        </w:trPr>
        <w:tc>
          <w:tcPr>
            <w:cnfStyle w:val="001000000000"/>
            <w:tcW w:w="0" w:type="auto"/>
          </w:tcPr>
          <w:p w:rsidR="00B46B49" w:rsidRDefault="00B46B49" w:rsidP="00BD3B08">
            <w:pPr>
              <w:rPr>
                <w:rFonts w:eastAsia="Times New Roman"/>
                <w:lang w:eastAsia="de-CH"/>
              </w:rPr>
            </w:pPr>
            <w:r>
              <w:rPr>
                <w:rFonts w:eastAsia="Times New Roman"/>
                <w:lang w:eastAsia="de-CH"/>
              </w:rPr>
              <w:t>ReqU</w:t>
            </w:r>
            <w:r w:rsidR="00315160">
              <w:rPr>
                <w:rFonts w:eastAsia="Times New Roman"/>
                <w:lang w:eastAsia="de-CH"/>
              </w:rPr>
              <w:t>I</w:t>
            </w:r>
            <w:r>
              <w:rPr>
                <w:rFonts w:eastAsia="Times New Roman"/>
                <w:lang w:eastAsia="de-CH"/>
              </w:rPr>
              <w:t>05</w:t>
            </w:r>
          </w:p>
        </w:tc>
        <w:tc>
          <w:tcPr>
            <w:tcW w:w="0" w:type="auto"/>
          </w:tcPr>
          <w:p w:rsidR="00B46B49" w:rsidRDefault="00B46B49" w:rsidP="00BD3B08">
            <w:pPr>
              <w:cnfStyle w:val="000000010000"/>
              <w:rPr>
                <w:rFonts w:eastAsia="Times New Roman"/>
                <w:lang w:eastAsia="de-CH"/>
              </w:rPr>
            </w:pPr>
            <w:r>
              <w:rPr>
                <w:rFonts w:eastAsia="Times New Roman"/>
                <w:lang w:eastAsia="de-CH"/>
              </w:rPr>
              <w:t>Map Selection</w:t>
            </w:r>
          </w:p>
        </w:tc>
      </w:tr>
    </w:tbl>
    <w:p w:rsidR="002D0A71" w:rsidRPr="002D0A71" w:rsidRDefault="000D66CB" w:rsidP="000D66CB">
      <w:pPr>
        <w:pStyle w:val="Heading3"/>
        <w:rPr>
          <w:rFonts w:eastAsia="Times New Roman"/>
          <w:lang w:eastAsia="de-CH"/>
        </w:rPr>
      </w:pPr>
      <w:bookmarkStart w:id="94" w:name="_Toc224382396"/>
      <w:r w:rsidRPr="002D0A71">
        <w:rPr>
          <w:rFonts w:eastAsia="Times New Roman"/>
          <w:lang w:eastAsia="de-CH"/>
        </w:rPr>
        <w:t>High target</w:t>
      </w:r>
      <w:bookmarkEnd w:id="94"/>
    </w:p>
    <w:tbl>
      <w:tblPr>
        <w:tblStyle w:val="MediumShading1-Accent11"/>
        <w:tblW w:w="5000" w:type="pct"/>
        <w:tblLook w:val="04A0"/>
      </w:tblPr>
      <w:tblGrid>
        <w:gridCol w:w="962"/>
        <w:gridCol w:w="8326"/>
      </w:tblGrid>
      <w:tr w:rsidR="002D0A71" w:rsidRPr="002D0A71" w:rsidTr="000D66CB">
        <w:trPr>
          <w:cnfStyle w:val="100000000000"/>
        </w:trPr>
        <w:tc>
          <w:tcPr>
            <w:cnfStyle w:val="001000000000"/>
            <w:tcW w:w="0" w:type="auto"/>
            <w:hideMark/>
          </w:tcPr>
          <w:p w:rsidR="002D0A71" w:rsidRPr="002D0A71" w:rsidRDefault="00E769A9"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 xml:space="preserve">Requirement </w:t>
            </w:r>
          </w:p>
        </w:tc>
      </w:tr>
      <w:tr w:rsidR="002D0A71" w:rsidRPr="002D0A71" w:rsidTr="002968EA">
        <w:trPr>
          <w:cnfStyle w:val="000000100000"/>
        </w:trPr>
        <w:tc>
          <w:tcPr>
            <w:cnfStyle w:val="001000000000"/>
            <w:tcW w:w="518" w:type="pct"/>
            <w:hideMark/>
          </w:tcPr>
          <w:p w:rsidR="002D0A71" w:rsidRPr="002D0A71" w:rsidRDefault="0011438F" w:rsidP="00202CD8">
            <w:pPr>
              <w:pStyle w:val="Table"/>
              <w:rPr>
                <w:lang w:eastAsia="de-CH"/>
              </w:rPr>
            </w:pPr>
            <w:r>
              <w:rPr>
                <w:lang w:eastAsia="de-CH"/>
              </w:rPr>
              <w:t>ReqG</w:t>
            </w:r>
            <w:r w:rsidR="002D0A71" w:rsidRPr="002D0A71">
              <w:rPr>
                <w:lang w:eastAsia="de-CH"/>
              </w:rPr>
              <w:t xml:space="preserve">04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HDR Rendering </w:t>
            </w:r>
          </w:p>
        </w:tc>
      </w:tr>
      <w:tr w:rsidR="002D0A71" w:rsidRPr="002D0A71" w:rsidTr="000D66CB">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lastRenderedPageBreak/>
              <w:t xml:space="preserve">ReqL05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Lava </w:t>
            </w:r>
            <w:r w:rsidR="00392D89" w:rsidRPr="002D0A71">
              <w:rPr>
                <w:lang w:eastAsia="de-CH"/>
              </w:rPr>
              <w:t>Eruptions</w:t>
            </w:r>
            <w:r w:rsidRPr="002D0A71">
              <w:rPr>
                <w:lang w:eastAsia="de-CH"/>
              </w:rPr>
              <w:t xml:space="preserve"> </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ReqL06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Harmful Fire </w:t>
            </w:r>
            <w:r w:rsidR="00392D89" w:rsidRPr="002D0A71">
              <w:rPr>
                <w:lang w:eastAsia="de-CH"/>
              </w:rPr>
              <w:t>Eruptions</w:t>
            </w:r>
            <w:r w:rsidRPr="002D0A71">
              <w:rPr>
                <w:lang w:eastAsia="de-CH"/>
              </w:rPr>
              <w:t xml:space="preserve"> </w:t>
            </w:r>
          </w:p>
        </w:tc>
      </w:tr>
      <w:tr w:rsidR="002D0A71" w:rsidRPr="002D0A71" w:rsidTr="000D66CB">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ReqPi04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Tilt Pillars </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ReqPi05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Icy pillars </w:t>
            </w:r>
          </w:p>
        </w:tc>
      </w:tr>
      <w:tr w:rsidR="002D0A71" w:rsidRPr="002D0A71" w:rsidTr="000D66CB">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ReqI09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Melting Islands </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ReqP1</w:t>
            </w:r>
            <w:r w:rsidR="002968EA">
              <w:rPr>
                <w:lang w:eastAsia="de-CH"/>
              </w:rPr>
              <w:t>5</w:t>
            </w:r>
            <w:r w:rsidRPr="002D0A71">
              <w:rPr>
                <w:lang w:eastAsia="de-CH"/>
              </w:rPr>
              <w:t xml:space="preserve">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Building Islands with Ice Spikes </w:t>
            </w:r>
          </w:p>
        </w:tc>
      </w:tr>
      <w:tr w:rsidR="00FD5BF0" w:rsidRPr="002D0A71" w:rsidTr="000D66CB">
        <w:trPr>
          <w:cnfStyle w:val="000000010000"/>
        </w:trPr>
        <w:tc>
          <w:tcPr>
            <w:cnfStyle w:val="001000000000"/>
            <w:tcW w:w="0" w:type="auto"/>
          </w:tcPr>
          <w:p w:rsidR="00FD5BF0" w:rsidRPr="008C68A5" w:rsidRDefault="00FD5BF0" w:rsidP="00202CD8">
            <w:pPr>
              <w:pStyle w:val="Table"/>
              <w:rPr>
                <w:lang w:eastAsia="de-CH"/>
              </w:rPr>
            </w:pPr>
            <w:r>
              <w:rPr>
                <w:lang w:eastAsia="de-CH"/>
              </w:rPr>
              <w:t>ReqUI0</w:t>
            </w:r>
            <w:r w:rsidR="00955745">
              <w:rPr>
                <w:lang w:eastAsia="de-CH"/>
              </w:rPr>
              <w:t>8</w:t>
            </w:r>
            <w:r w:rsidRPr="008C68A5">
              <w:rPr>
                <w:lang w:eastAsia="de-CH"/>
              </w:rPr>
              <w:t xml:space="preserve"> </w:t>
            </w:r>
          </w:p>
        </w:tc>
        <w:tc>
          <w:tcPr>
            <w:tcW w:w="0" w:type="auto"/>
          </w:tcPr>
          <w:p w:rsidR="00FD5BF0" w:rsidRPr="002D0A71" w:rsidRDefault="00FD5BF0" w:rsidP="00202CD8">
            <w:pPr>
              <w:pStyle w:val="Table"/>
              <w:cnfStyle w:val="000000010000"/>
              <w:rPr>
                <w:lang w:eastAsia="de-CH"/>
              </w:rPr>
            </w:pPr>
            <w:r>
              <w:rPr>
                <w:lang w:eastAsia="de-CH"/>
              </w:rPr>
              <w:t>Intro</w:t>
            </w:r>
          </w:p>
        </w:tc>
      </w:tr>
    </w:tbl>
    <w:p w:rsidR="002D0A71" w:rsidRPr="002D0A71" w:rsidRDefault="000D66CB" w:rsidP="000D66CB">
      <w:pPr>
        <w:pStyle w:val="Heading3"/>
        <w:rPr>
          <w:rFonts w:eastAsia="Times New Roman"/>
          <w:lang w:eastAsia="de-CH"/>
        </w:rPr>
      </w:pPr>
      <w:bookmarkStart w:id="95" w:name="_Toc224382397"/>
      <w:r w:rsidRPr="002D0A71">
        <w:rPr>
          <w:rFonts w:eastAsia="Times New Roman"/>
          <w:lang w:eastAsia="de-CH"/>
        </w:rPr>
        <w:t>Extras</w:t>
      </w:r>
      <w:bookmarkEnd w:id="95"/>
    </w:p>
    <w:tbl>
      <w:tblPr>
        <w:tblStyle w:val="MediumShading1-Accent11"/>
        <w:tblW w:w="4984" w:type="pct"/>
        <w:tblLook w:val="04A0"/>
      </w:tblPr>
      <w:tblGrid>
        <w:gridCol w:w="917"/>
        <w:gridCol w:w="8341"/>
      </w:tblGrid>
      <w:tr w:rsidR="002D0A71" w:rsidRPr="002D0A71" w:rsidTr="000D66CB">
        <w:trPr>
          <w:cnfStyle w:val="100000000000"/>
        </w:trPr>
        <w:tc>
          <w:tcPr>
            <w:cnfStyle w:val="001000000000"/>
            <w:tcW w:w="0" w:type="auto"/>
            <w:hideMark/>
          </w:tcPr>
          <w:p w:rsidR="002D0A71" w:rsidRPr="002D0A71" w:rsidRDefault="00E769A9"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Requirement</w:t>
            </w:r>
          </w:p>
        </w:tc>
      </w:tr>
      <w:tr w:rsidR="002D0A71" w:rsidRPr="002D0A71" w:rsidTr="000D66CB">
        <w:trPr>
          <w:cnfStyle w:val="000000100000"/>
        </w:trPr>
        <w:tc>
          <w:tcPr>
            <w:cnfStyle w:val="001000000000"/>
            <w:tcW w:w="495" w:type="pct"/>
            <w:hideMark/>
          </w:tcPr>
          <w:p w:rsidR="002D0A71" w:rsidRPr="002D0A71" w:rsidRDefault="002D0A71" w:rsidP="00202CD8">
            <w:pPr>
              <w:pStyle w:val="Table"/>
              <w:rPr>
                <w:lang w:eastAsia="de-CH"/>
              </w:rPr>
            </w:pPr>
            <w:r w:rsidRPr="002D0A71">
              <w:rPr>
                <w:lang w:eastAsia="de-CH"/>
              </w:rPr>
              <w:t xml:space="preserve">ReqI10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Destructible Islands </w:t>
            </w:r>
          </w:p>
        </w:tc>
      </w:tr>
      <w:tr w:rsidR="004137C4" w:rsidRPr="002D0A71" w:rsidTr="000D66CB">
        <w:trPr>
          <w:cnfStyle w:val="000000010000"/>
        </w:trPr>
        <w:tc>
          <w:tcPr>
            <w:cnfStyle w:val="001000000000"/>
            <w:tcW w:w="0" w:type="auto"/>
            <w:hideMark/>
          </w:tcPr>
          <w:p w:rsidR="004137C4" w:rsidRDefault="004137C4" w:rsidP="00202CD8">
            <w:pPr>
              <w:pStyle w:val="Table"/>
              <w:rPr>
                <w:lang w:eastAsia="de-CH"/>
              </w:rPr>
            </w:pPr>
            <w:r>
              <w:rPr>
                <w:lang w:eastAsia="de-CH"/>
              </w:rPr>
              <w:t>ReqP1</w:t>
            </w:r>
            <w:r w:rsidR="002968EA">
              <w:rPr>
                <w:lang w:eastAsia="de-CH"/>
              </w:rPr>
              <w:t>6</w:t>
            </w:r>
          </w:p>
        </w:tc>
        <w:tc>
          <w:tcPr>
            <w:tcW w:w="0" w:type="auto"/>
            <w:hideMark/>
          </w:tcPr>
          <w:p w:rsidR="004137C4" w:rsidRDefault="004137C4" w:rsidP="00202CD8">
            <w:pPr>
              <w:pStyle w:val="Table"/>
              <w:cnfStyle w:val="000000010000"/>
              <w:rPr>
                <w:lang w:eastAsia="de-CH"/>
              </w:rPr>
            </w:pPr>
            <w:r>
              <w:rPr>
                <w:lang w:eastAsia="de-CH"/>
              </w:rPr>
              <w:t>Snow Storm</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ReqP1</w:t>
            </w:r>
            <w:r w:rsidR="002968EA">
              <w:rPr>
                <w:lang w:eastAsia="de-CH"/>
              </w:rPr>
              <w:t>7</w:t>
            </w:r>
            <w:r w:rsidRPr="002D0A71">
              <w:rPr>
                <w:lang w:eastAsia="de-CH"/>
              </w:rPr>
              <w:t xml:space="preserve">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Fire Wall </w:t>
            </w:r>
          </w:p>
        </w:tc>
      </w:tr>
      <w:tr w:rsidR="002D0A71" w:rsidRPr="002D0A71" w:rsidTr="000D66CB">
        <w:trPr>
          <w:cnfStyle w:val="000000010000"/>
        </w:trPr>
        <w:tc>
          <w:tcPr>
            <w:cnfStyle w:val="001000000000"/>
            <w:tcW w:w="0" w:type="auto"/>
            <w:hideMark/>
          </w:tcPr>
          <w:p w:rsidR="002D0A71" w:rsidRPr="002D0A71" w:rsidRDefault="006A1113" w:rsidP="00202CD8">
            <w:pPr>
              <w:pStyle w:val="Table"/>
              <w:rPr>
                <w:lang w:eastAsia="de-CH"/>
              </w:rPr>
            </w:pPr>
            <w:r>
              <w:rPr>
                <w:lang w:eastAsia="de-CH"/>
              </w:rPr>
              <w:t>ReqP1</w:t>
            </w:r>
            <w:r w:rsidR="002968EA">
              <w:rPr>
                <w:lang w:eastAsia="de-CH"/>
              </w:rPr>
              <w:t>8</w:t>
            </w:r>
            <w:r w:rsidR="002D0A71" w:rsidRPr="002D0A71">
              <w:rPr>
                <w:lang w:eastAsia="de-CH"/>
              </w:rPr>
              <w:t xml:space="preserve">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Small Robot Spawning </w:t>
            </w:r>
          </w:p>
        </w:tc>
      </w:tr>
      <w:tr w:rsidR="000B7FF4" w:rsidRPr="002D0A71" w:rsidTr="000D66CB">
        <w:trPr>
          <w:cnfStyle w:val="000000100000"/>
        </w:trPr>
        <w:tc>
          <w:tcPr>
            <w:cnfStyle w:val="001000000000"/>
            <w:tcW w:w="0" w:type="auto"/>
          </w:tcPr>
          <w:p w:rsidR="000B7FF4" w:rsidRPr="002D0A71" w:rsidRDefault="000B7FF4" w:rsidP="00202CD8">
            <w:pPr>
              <w:pStyle w:val="Table"/>
              <w:rPr>
                <w:lang w:eastAsia="de-CH"/>
              </w:rPr>
            </w:pPr>
            <w:r>
              <w:rPr>
                <w:lang w:eastAsia="de-CH"/>
              </w:rPr>
              <w:t>ReqI11</w:t>
            </w:r>
          </w:p>
        </w:tc>
        <w:tc>
          <w:tcPr>
            <w:tcW w:w="0" w:type="auto"/>
          </w:tcPr>
          <w:p w:rsidR="000B7FF4" w:rsidRPr="002D0A71" w:rsidRDefault="000B7FF4" w:rsidP="00202CD8">
            <w:pPr>
              <w:pStyle w:val="Table"/>
              <w:cnfStyle w:val="000000100000"/>
              <w:rPr>
                <w:lang w:eastAsia="de-CH"/>
              </w:rPr>
            </w:pPr>
            <w:r>
              <w:rPr>
                <w:lang w:eastAsia="de-CH"/>
              </w:rPr>
              <w:t>Icy Islands</w:t>
            </w:r>
          </w:p>
        </w:tc>
      </w:tr>
    </w:tbl>
    <w:p w:rsidR="002D0A71" w:rsidRPr="002D0A71" w:rsidRDefault="002D0A71" w:rsidP="00392D89">
      <w:pPr>
        <w:pStyle w:val="Heading2"/>
        <w:rPr>
          <w:rFonts w:eastAsia="Times New Roman"/>
          <w:lang w:eastAsia="de-CH"/>
        </w:rPr>
      </w:pPr>
      <w:bookmarkStart w:id="96" w:name="Milestones"/>
      <w:bookmarkStart w:id="97" w:name="_Toc224382398"/>
      <w:bookmarkEnd w:id="96"/>
      <w:r w:rsidRPr="002D0A71">
        <w:rPr>
          <w:rFonts w:eastAsia="Times New Roman"/>
          <w:lang w:eastAsia="de-CH"/>
        </w:rPr>
        <w:t>Milestones</w:t>
      </w:r>
      <w:bookmarkEnd w:id="97"/>
      <w:r w:rsidRPr="002D0A71">
        <w:rPr>
          <w:rFonts w:eastAsia="Times New Roman"/>
          <w:lang w:eastAsia="de-CH"/>
        </w:rPr>
        <w:t xml:space="preserve"> </w:t>
      </w:r>
    </w:p>
    <w:tbl>
      <w:tblPr>
        <w:tblStyle w:val="MediumShading1-Accent11"/>
        <w:tblW w:w="4984" w:type="pct"/>
        <w:tblLook w:val="04A0"/>
      </w:tblPr>
      <w:tblGrid>
        <w:gridCol w:w="911"/>
        <w:gridCol w:w="1820"/>
        <w:gridCol w:w="5314"/>
        <w:gridCol w:w="1213"/>
      </w:tblGrid>
      <w:tr w:rsidR="002D0A71" w:rsidRPr="002D0A71" w:rsidTr="00D07121">
        <w:trPr>
          <w:cnfStyle w:val="100000000000"/>
        </w:trPr>
        <w:tc>
          <w:tcPr>
            <w:cnfStyle w:val="001000000000"/>
            <w:tcW w:w="0" w:type="auto"/>
            <w:hideMark/>
          </w:tcPr>
          <w:p w:rsidR="002D0A71" w:rsidRPr="002D0A71" w:rsidRDefault="00392D89" w:rsidP="00202CD8">
            <w:pPr>
              <w:pStyle w:val="Table"/>
              <w:rPr>
                <w:lang w:eastAsia="de-CH"/>
              </w:rPr>
            </w:pPr>
            <w:r>
              <w:rPr>
                <w:lang w:eastAsia="de-CH"/>
              </w:rPr>
              <w:t>ID</w:t>
            </w:r>
            <w:r w:rsidR="002D0A71" w:rsidRPr="002D0A71">
              <w:rPr>
                <w:lang w:eastAsia="de-CH"/>
              </w:rPr>
              <w:t xml:space="preserve"> </w:t>
            </w:r>
          </w:p>
        </w:tc>
        <w:tc>
          <w:tcPr>
            <w:tcW w:w="0" w:type="auto"/>
            <w:hideMark/>
          </w:tcPr>
          <w:p w:rsidR="002D0A71" w:rsidRPr="002D0A71" w:rsidRDefault="002D0A71" w:rsidP="00202CD8">
            <w:pPr>
              <w:pStyle w:val="Table"/>
              <w:cnfStyle w:val="100000000000"/>
              <w:rPr>
                <w:lang w:eastAsia="de-CH"/>
              </w:rPr>
            </w:pPr>
            <w:r w:rsidRPr="002D0A71">
              <w:rPr>
                <w:lang w:eastAsia="de-CH"/>
              </w:rPr>
              <w:t>Milestone</w:t>
            </w:r>
          </w:p>
        </w:tc>
        <w:tc>
          <w:tcPr>
            <w:tcW w:w="2870" w:type="pct"/>
            <w:hideMark/>
          </w:tcPr>
          <w:p w:rsidR="002D0A71" w:rsidRPr="002D0A71" w:rsidRDefault="002D0A71" w:rsidP="00202CD8">
            <w:pPr>
              <w:pStyle w:val="Table"/>
              <w:cnfStyle w:val="100000000000"/>
              <w:rPr>
                <w:lang w:eastAsia="de-CH"/>
              </w:rPr>
            </w:pPr>
            <w:r w:rsidRPr="002D0A71">
              <w:rPr>
                <w:lang w:eastAsia="de-CH"/>
              </w:rPr>
              <w:t xml:space="preserve">Description </w:t>
            </w:r>
          </w:p>
        </w:tc>
        <w:tc>
          <w:tcPr>
            <w:tcW w:w="655" w:type="pct"/>
            <w:hideMark/>
          </w:tcPr>
          <w:p w:rsidR="002D0A71" w:rsidRPr="002D0A71" w:rsidRDefault="002D0A71" w:rsidP="00202CD8">
            <w:pPr>
              <w:pStyle w:val="Table"/>
              <w:cnfStyle w:val="100000000000"/>
              <w:rPr>
                <w:lang w:eastAsia="de-CH"/>
              </w:rPr>
            </w:pPr>
            <w:r w:rsidRPr="002D0A71">
              <w:rPr>
                <w:lang w:eastAsia="de-CH"/>
              </w:rPr>
              <w:t>Due Dat</w:t>
            </w:r>
            <w:r w:rsidR="00D07121">
              <w:rPr>
                <w:lang w:eastAsia="de-CH"/>
              </w:rPr>
              <w:t>e</w:t>
            </w:r>
            <w:r w:rsidRPr="002D0A71">
              <w:rPr>
                <w:lang w:eastAsia="de-CH"/>
              </w:rPr>
              <w:t xml:space="preserve"> </w:t>
            </w:r>
          </w:p>
        </w:tc>
      </w:tr>
      <w:tr w:rsidR="002D0A71" w:rsidRPr="002D0A71" w:rsidTr="00D07121">
        <w:trPr>
          <w:cnfStyle w:val="000000100000"/>
        </w:trPr>
        <w:tc>
          <w:tcPr>
            <w:cnfStyle w:val="001000000000"/>
            <w:tcW w:w="492" w:type="pct"/>
            <w:hideMark/>
          </w:tcPr>
          <w:p w:rsidR="002D0A71" w:rsidRPr="002D0A71" w:rsidRDefault="002D0A71" w:rsidP="00202CD8">
            <w:pPr>
              <w:pStyle w:val="Table"/>
              <w:rPr>
                <w:lang w:eastAsia="de-CH"/>
              </w:rPr>
            </w:pPr>
            <w:r w:rsidRPr="002D0A71">
              <w:rPr>
                <w:lang w:eastAsia="de-CH"/>
              </w:rPr>
              <w:t xml:space="preserve">MS01 </w:t>
            </w:r>
          </w:p>
        </w:tc>
        <w:tc>
          <w:tcPr>
            <w:tcW w:w="983" w:type="pct"/>
            <w:hideMark/>
          </w:tcPr>
          <w:p w:rsidR="002D0A71" w:rsidRPr="002D0A71" w:rsidRDefault="002D0A71" w:rsidP="00202CD8">
            <w:pPr>
              <w:pStyle w:val="Table"/>
              <w:cnfStyle w:val="000000100000"/>
              <w:rPr>
                <w:lang w:eastAsia="de-CH"/>
              </w:rPr>
            </w:pPr>
            <w:r w:rsidRPr="002D0A71">
              <w:rPr>
                <w:lang w:eastAsia="de-CH"/>
              </w:rPr>
              <w:t xml:space="preserve">Prototype Chapter Written </w:t>
            </w:r>
          </w:p>
        </w:tc>
        <w:tc>
          <w:tcPr>
            <w:tcW w:w="2870" w:type="pct"/>
            <w:hideMark/>
          </w:tcPr>
          <w:p w:rsidR="002D0A71" w:rsidRDefault="002D0A71" w:rsidP="00202CD8">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8C6112" w:rsidRPr="002D0A71" w:rsidRDefault="008C6112" w:rsidP="00202CD8">
            <w:pPr>
              <w:pStyle w:val="Table"/>
              <w:cnfStyle w:val="000000100000"/>
              <w:rPr>
                <w:lang w:eastAsia="de-CH"/>
              </w:rPr>
            </w:pPr>
            <w:r>
              <w:rPr>
                <w:lang w:eastAsia="de-CH"/>
              </w:rPr>
              <w:t>Additionally a game prototype according to the prototype specification has been created.</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March 16, 5pm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MS02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Functional Minimum </w:t>
            </w:r>
          </w:p>
        </w:tc>
        <w:tc>
          <w:tcPr>
            <w:tcW w:w="2870" w:type="pct"/>
            <w:hideMark/>
          </w:tcPr>
          <w:p w:rsidR="002D0A71" w:rsidRPr="002D0A71" w:rsidRDefault="002D0A71" w:rsidP="00202CD8">
            <w:pPr>
              <w:pStyle w:val="Table"/>
              <w:cnfStyle w:val="000000010000"/>
              <w:rPr>
                <w:lang w:eastAsia="de-CH"/>
              </w:rPr>
            </w:pPr>
            <w:r w:rsidRPr="002D0A71">
              <w:rPr>
                <w:lang w:eastAsia="de-CH"/>
              </w:rPr>
              <w:t>With this milestone the functional minimum must be implemented</w:t>
            </w:r>
            <w:r w:rsidR="002B23C8">
              <w:rPr>
                <w:lang w:eastAsia="de-CH"/>
              </w:rPr>
              <w:t>,</w:t>
            </w:r>
            <w:r w:rsidR="00763AB0">
              <w:rPr>
                <w:lang w:eastAsia="de-CH"/>
              </w:rPr>
              <w:t xml:space="preserve"> working and tested.</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March 23, 12pm </w:t>
            </w:r>
          </w:p>
        </w:tc>
      </w:tr>
      <w:tr w:rsidR="002D0A71" w:rsidRPr="002D0A71" w:rsidTr="00D07121">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MS03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Interim Report Written </w:t>
            </w:r>
          </w:p>
        </w:tc>
        <w:tc>
          <w:tcPr>
            <w:tcW w:w="2870" w:type="pct"/>
            <w:hideMark/>
          </w:tcPr>
          <w:p w:rsidR="002D0A71" w:rsidRPr="002D0A71" w:rsidRDefault="00015986" w:rsidP="00202CD8">
            <w:pPr>
              <w:pStyle w:val="Table"/>
              <w:cnfStyle w:val="000000100000"/>
              <w:rPr>
                <w:lang w:eastAsia="de-CH"/>
              </w:rPr>
            </w:pPr>
            <w:r>
              <w:rPr>
                <w:lang w:eastAsia="de-CH"/>
              </w:rPr>
              <w:t>With this milestone t</w:t>
            </w:r>
            <w:r w:rsidR="002D0A71" w:rsidRPr="002D0A71">
              <w:rPr>
                <w:lang w:eastAsia="de-CH"/>
              </w:rPr>
              <w:t xml:space="preserve">he chapter with the interim report must have been written and added to the game notebook. </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April 6, 5pm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MS04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Low Target </w:t>
            </w:r>
          </w:p>
        </w:tc>
        <w:tc>
          <w:tcPr>
            <w:tcW w:w="2870" w:type="pct"/>
            <w:hideMark/>
          </w:tcPr>
          <w:p w:rsidR="002D0A71" w:rsidRPr="002D0A71" w:rsidRDefault="002D0A71" w:rsidP="00202CD8">
            <w:pPr>
              <w:pStyle w:val="Table"/>
              <w:cnfStyle w:val="000000010000"/>
              <w:rPr>
                <w:lang w:eastAsia="de-CH"/>
              </w:rPr>
            </w:pPr>
            <w:r w:rsidRPr="002D0A71">
              <w:rPr>
                <w:lang w:eastAsia="de-CH"/>
              </w:rPr>
              <w:t xml:space="preserve">With this milestone the low target </w:t>
            </w:r>
            <w:r w:rsidR="001416E4">
              <w:rPr>
                <w:lang w:eastAsia="de-CH"/>
              </w:rPr>
              <w:t>shall</w:t>
            </w:r>
            <w:r w:rsidRPr="002D0A71">
              <w:rPr>
                <w:lang w:eastAsia="de-CH"/>
              </w:rPr>
              <w:t xml:space="preserve"> be hit. </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April 13, 12pm </w:t>
            </w:r>
          </w:p>
        </w:tc>
      </w:tr>
      <w:tr w:rsidR="002D0A71" w:rsidRPr="002D0A71" w:rsidTr="00D07121">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MS05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Desirable Target </w:t>
            </w:r>
          </w:p>
        </w:tc>
        <w:tc>
          <w:tcPr>
            <w:tcW w:w="2870" w:type="pct"/>
            <w:hideMark/>
          </w:tcPr>
          <w:p w:rsidR="002D0A71" w:rsidRPr="002D0A71" w:rsidRDefault="002D0A71" w:rsidP="00202CD8">
            <w:pPr>
              <w:pStyle w:val="Table"/>
              <w:cnfStyle w:val="000000100000"/>
              <w:rPr>
                <w:lang w:eastAsia="de-CH"/>
              </w:rPr>
            </w:pPr>
            <w:r w:rsidRPr="002D0A71">
              <w:rPr>
                <w:lang w:eastAsia="de-CH"/>
              </w:rPr>
              <w:t xml:space="preserve">With this milestone the team must have </w:t>
            </w:r>
            <w:r w:rsidR="005A64D1" w:rsidRPr="002D0A71">
              <w:rPr>
                <w:lang w:eastAsia="de-CH"/>
              </w:rPr>
              <w:t>fulfilled</w:t>
            </w:r>
            <w:r w:rsidRPr="002D0A71">
              <w:rPr>
                <w:lang w:eastAsia="de-CH"/>
              </w:rPr>
              <w:t xml:space="preserve"> the requirements for the desirable target. The prototype must be tested and in presentable order since it is needed for </w:t>
            </w:r>
            <w:r w:rsidR="005A64D1" w:rsidRPr="002D0A71">
              <w:rPr>
                <w:lang w:eastAsia="de-CH"/>
              </w:rPr>
              <w:t>play testing</w:t>
            </w:r>
            <w:r w:rsidRPr="002D0A71">
              <w:rPr>
                <w:lang w:eastAsia="de-CH"/>
              </w:rPr>
              <w:t xml:space="preserve"> in the week after. </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May 4, 12pm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MS06 </w:t>
            </w:r>
          </w:p>
        </w:tc>
        <w:tc>
          <w:tcPr>
            <w:tcW w:w="0" w:type="auto"/>
            <w:hideMark/>
          </w:tcPr>
          <w:p w:rsidR="002D0A71" w:rsidRPr="002D0A71" w:rsidRDefault="005A64D1" w:rsidP="00202CD8">
            <w:pPr>
              <w:pStyle w:val="Table"/>
              <w:cnfStyle w:val="000000010000"/>
              <w:rPr>
                <w:lang w:eastAsia="de-CH"/>
              </w:rPr>
            </w:pPr>
            <w:r w:rsidRPr="002D0A71">
              <w:rPr>
                <w:lang w:eastAsia="de-CH"/>
              </w:rPr>
              <w:t>Play test</w:t>
            </w:r>
            <w:r w:rsidR="002D0A71" w:rsidRPr="002D0A71">
              <w:rPr>
                <w:lang w:eastAsia="de-CH"/>
              </w:rPr>
              <w:t xml:space="preserve"> Chapter Written </w:t>
            </w:r>
          </w:p>
        </w:tc>
        <w:tc>
          <w:tcPr>
            <w:tcW w:w="2870" w:type="pct"/>
            <w:hideMark/>
          </w:tcPr>
          <w:p w:rsidR="002D0A71" w:rsidRPr="002D0A71" w:rsidRDefault="002D0A71" w:rsidP="00202CD8">
            <w:pPr>
              <w:pStyle w:val="Table"/>
              <w:cnfStyle w:val="000000010000"/>
              <w:rPr>
                <w:lang w:eastAsia="de-CH"/>
              </w:rPr>
            </w:pPr>
            <w:r w:rsidRPr="002D0A71">
              <w:rPr>
                <w:lang w:eastAsia="de-CH"/>
              </w:rPr>
              <w:t xml:space="preserve">With this milestone the </w:t>
            </w:r>
            <w:r w:rsidR="005A64D1" w:rsidRPr="002D0A71">
              <w:rPr>
                <w:lang w:eastAsia="de-CH"/>
              </w:rPr>
              <w:t>play test</w:t>
            </w:r>
            <w:r w:rsidRPr="002D0A71">
              <w:rPr>
                <w:lang w:eastAsia="de-CH"/>
              </w:rPr>
              <w:t xml:space="preserve"> chapter must have been written and added to the game notebook. This concludes that to this date all the </w:t>
            </w:r>
            <w:r w:rsidR="005A64D1" w:rsidRPr="002D0A71">
              <w:rPr>
                <w:lang w:eastAsia="de-CH"/>
              </w:rPr>
              <w:t>play testing</w:t>
            </w:r>
            <w:r w:rsidRPr="002D0A71">
              <w:rPr>
                <w:lang w:eastAsia="de-CH"/>
              </w:rPr>
              <w:t xml:space="preserve"> must be done. </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May 11, 5pm </w:t>
            </w:r>
          </w:p>
        </w:tc>
      </w:tr>
      <w:tr w:rsidR="002D0A71" w:rsidRPr="002D0A71" w:rsidTr="00D07121">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MS07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Gold Version </w:t>
            </w:r>
          </w:p>
        </w:tc>
        <w:tc>
          <w:tcPr>
            <w:tcW w:w="2870" w:type="pct"/>
            <w:hideMark/>
          </w:tcPr>
          <w:p w:rsidR="002D0A71" w:rsidRPr="002D0A71" w:rsidRDefault="002D0A71" w:rsidP="00202CD8">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May 25, 12pm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MS08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Conclusion and Presentation </w:t>
            </w:r>
          </w:p>
        </w:tc>
        <w:tc>
          <w:tcPr>
            <w:tcW w:w="2870" w:type="pct"/>
            <w:hideMark/>
          </w:tcPr>
          <w:p w:rsidR="002D0A71" w:rsidRPr="002D0A71" w:rsidRDefault="002D0A71" w:rsidP="00202CD8">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May 29, 5pm </w:t>
            </w:r>
          </w:p>
        </w:tc>
      </w:tr>
    </w:tbl>
    <w:p w:rsidR="002D0A71" w:rsidRDefault="002D0A71" w:rsidP="00D83E2B">
      <w:pPr>
        <w:pStyle w:val="Heading2"/>
        <w:rPr>
          <w:rFonts w:eastAsia="Times New Roman"/>
          <w:lang w:eastAsia="de-CH"/>
        </w:rPr>
      </w:pPr>
      <w:bookmarkStart w:id="98" w:name="Task_Assignments_and_Work_Estimation"/>
      <w:bookmarkStart w:id="99" w:name="_Toc224382399"/>
      <w:bookmarkEnd w:id="98"/>
      <w:r w:rsidRPr="002D0A71">
        <w:rPr>
          <w:rFonts w:eastAsia="Times New Roman"/>
          <w:lang w:eastAsia="de-CH"/>
        </w:rPr>
        <w:t>Task Assignments and Work Estimation</w:t>
      </w:r>
      <w:bookmarkEnd w:id="99"/>
    </w:p>
    <w:p w:rsidR="000940CA" w:rsidRPr="00F7397F" w:rsidRDefault="000940CA" w:rsidP="000940CA">
      <w:pPr>
        <w:pStyle w:val="Heading3"/>
        <w:rPr>
          <w:lang w:eastAsia="de-CH"/>
        </w:rPr>
      </w:pPr>
      <w:bookmarkStart w:id="100" w:name="_Toc224382400"/>
      <w:r>
        <w:rPr>
          <w:rFonts w:eastAsia="Times New Roman"/>
          <w:lang w:eastAsia="de-CH"/>
        </w:rPr>
        <w:t>Prototype</w:t>
      </w:r>
      <w:bookmarkEnd w:id="100"/>
    </w:p>
    <w:tbl>
      <w:tblPr>
        <w:tblStyle w:val="MediumShading1-Accent11"/>
        <w:tblW w:w="5000" w:type="pct"/>
        <w:tblLook w:val="04A0"/>
      </w:tblPr>
      <w:tblGrid>
        <w:gridCol w:w="963"/>
        <w:gridCol w:w="3702"/>
        <w:gridCol w:w="1846"/>
        <w:gridCol w:w="2777"/>
      </w:tblGrid>
      <w:tr w:rsidR="000940CA" w:rsidRPr="002D0A71" w:rsidTr="004074F7">
        <w:trPr>
          <w:cnfStyle w:val="100000000000"/>
        </w:trPr>
        <w:tc>
          <w:tcPr>
            <w:cnfStyle w:val="001000000000"/>
            <w:tcW w:w="0" w:type="auto"/>
            <w:hideMark/>
          </w:tcPr>
          <w:p w:rsidR="000940CA" w:rsidRPr="002D0A71" w:rsidRDefault="000940CA" w:rsidP="00202CD8">
            <w:pPr>
              <w:pStyle w:val="Table"/>
              <w:rPr>
                <w:lang w:eastAsia="de-CH"/>
              </w:rPr>
            </w:pPr>
            <w:r>
              <w:rPr>
                <w:lang w:eastAsia="de-CH"/>
              </w:rPr>
              <w:t>ID</w:t>
            </w:r>
          </w:p>
        </w:tc>
        <w:tc>
          <w:tcPr>
            <w:tcW w:w="0" w:type="auto"/>
            <w:hideMark/>
          </w:tcPr>
          <w:p w:rsidR="000940CA" w:rsidRPr="002D0A71" w:rsidRDefault="000940CA" w:rsidP="00202CD8">
            <w:pPr>
              <w:pStyle w:val="Table"/>
              <w:cnfStyle w:val="100000000000"/>
              <w:rPr>
                <w:lang w:eastAsia="de-CH"/>
              </w:rPr>
            </w:pPr>
            <w:r w:rsidRPr="002D0A71">
              <w:rPr>
                <w:lang w:eastAsia="de-CH"/>
              </w:rPr>
              <w:t xml:space="preserve">Requirement </w:t>
            </w:r>
          </w:p>
        </w:tc>
        <w:tc>
          <w:tcPr>
            <w:tcW w:w="0" w:type="auto"/>
            <w:hideMark/>
          </w:tcPr>
          <w:p w:rsidR="000940CA" w:rsidRPr="002D0A71" w:rsidRDefault="000940CA" w:rsidP="00202CD8">
            <w:pPr>
              <w:pStyle w:val="Table"/>
              <w:cnfStyle w:val="100000000000"/>
              <w:rPr>
                <w:lang w:eastAsia="de-CH"/>
              </w:rPr>
            </w:pPr>
            <w:r>
              <w:rPr>
                <w:lang w:eastAsia="de-CH"/>
              </w:rPr>
              <w:t>Assignee</w:t>
            </w:r>
          </w:p>
        </w:tc>
        <w:tc>
          <w:tcPr>
            <w:tcW w:w="0" w:type="auto"/>
            <w:hideMark/>
          </w:tcPr>
          <w:p w:rsidR="000940CA" w:rsidRPr="002D0A71" w:rsidRDefault="000940CA" w:rsidP="00202CD8">
            <w:pPr>
              <w:pStyle w:val="Table"/>
              <w:cnfStyle w:val="100000000000"/>
              <w:rPr>
                <w:lang w:eastAsia="de-CH"/>
              </w:rPr>
            </w:pPr>
            <w:r w:rsidRPr="002D0A71">
              <w:rPr>
                <w:lang w:eastAsia="de-CH"/>
              </w:rPr>
              <w:t xml:space="preserve">Work Estimate </w:t>
            </w:r>
          </w:p>
        </w:tc>
      </w:tr>
      <w:tr w:rsidR="00850309" w:rsidRPr="002D0A71" w:rsidTr="004074F7">
        <w:trPr>
          <w:cnfStyle w:val="000000100000"/>
        </w:trPr>
        <w:tc>
          <w:tcPr>
            <w:cnfStyle w:val="001000000000"/>
            <w:tcW w:w="518" w:type="pct"/>
            <w:hideMark/>
          </w:tcPr>
          <w:p w:rsidR="00850309" w:rsidRPr="002D0A71" w:rsidRDefault="00850309" w:rsidP="00202CD8">
            <w:pPr>
              <w:pStyle w:val="Table"/>
              <w:rPr>
                <w:lang w:eastAsia="de-CH"/>
              </w:rPr>
            </w:pPr>
            <w:r>
              <w:rPr>
                <w:lang w:eastAsia="de-CH"/>
              </w:rPr>
              <w:t>ReqG</w:t>
            </w:r>
            <w:r w:rsidRPr="002D0A71">
              <w:rPr>
                <w:lang w:eastAsia="de-CH"/>
              </w:rPr>
              <w:t xml:space="preserve">01 </w:t>
            </w:r>
          </w:p>
        </w:tc>
        <w:tc>
          <w:tcPr>
            <w:tcW w:w="1993" w:type="pct"/>
            <w:hideMark/>
          </w:tcPr>
          <w:p w:rsidR="00850309" w:rsidRPr="002D0A71" w:rsidRDefault="00850309" w:rsidP="00202CD8">
            <w:pPr>
              <w:pStyle w:val="Table"/>
              <w:cnfStyle w:val="000000100000"/>
              <w:rPr>
                <w:lang w:eastAsia="de-CH"/>
              </w:rPr>
            </w:pPr>
            <w:r w:rsidRPr="002D0A71">
              <w:rPr>
                <w:lang w:eastAsia="de-CH"/>
              </w:rPr>
              <w:t xml:space="preserve">Basic Camera </w:t>
            </w:r>
          </w:p>
        </w:tc>
        <w:tc>
          <w:tcPr>
            <w:tcW w:w="994" w:type="pct"/>
            <w:hideMark/>
          </w:tcPr>
          <w:p w:rsidR="00850309" w:rsidRPr="002D0A71" w:rsidRDefault="00850309" w:rsidP="00202CD8">
            <w:pPr>
              <w:pStyle w:val="Table"/>
              <w:cnfStyle w:val="00000010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2h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Pr>
                <w:lang w:eastAsia="de-CH"/>
              </w:rPr>
              <w:t>ReqG</w:t>
            </w:r>
            <w:r w:rsidRPr="002D0A71">
              <w:rPr>
                <w:lang w:eastAsia="de-CH"/>
              </w:rPr>
              <w:t xml:space="preserve">03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Basic Software Framework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8h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ReqL01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Lava Ground </w:t>
            </w:r>
          </w:p>
        </w:tc>
        <w:tc>
          <w:tcPr>
            <w:tcW w:w="0" w:type="auto"/>
            <w:hideMark/>
          </w:tcPr>
          <w:p w:rsidR="00850309" w:rsidRPr="002D0A71" w:rsidRDefault="0085030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3h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ReqL02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Basic Lava Effect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2h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lastRenderedPageBreak/>
              <w:t xml:space="preserve">ReqL04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Deadly Lava </w:t>
            </w:r>
          </w:p>
        </w:tc>
        <w:tc>
          <w:tcPr>
            <w:tcW w:w="0" w:type="auto"/>
            <w:hideMark/>
          </w:tcPr>
          <w:p w:rsidR="00850309" w:rsidRPr="002D0A71" w:rsidRDefault="0085030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3h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ReqPi01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Pillars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3h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ReqPi02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Basic Pillar Rendering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cob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2h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ReqI01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Floating Islands </w:t>
            </w:r>
          </w:p>
        </w:tc>
        <w:tc>
          <w:tcPr>
            <w:tcW w:w="0" w:type="auto"/>
            <w:hideMark/>
          </w:tcPr>
          <w:p w:rsidR="00850309" w:rsidRPr="002D0A71" w:rsidRDefault="0085030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2h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ReqI02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Basic Island Rendering </w:t>
            </w:r>
          </w:p>
        </w:tc>
        <w:tc>
          <w:tcPr>
            <w:tcW w:w="0" w:type="auto"/>
            <w:hideMark/>
          </w:tcPr>
          <w:p w:rsidR="00850309" w:rsidRPr="002D0A71" w:rsidRDefault="00850309"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4h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ReqI04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Moving Floating Islands </w:t>
            </w:r>
          </w:p>
        </w:tc>
        <w:tc>
          <w:tcPr>
            <w:tcW w:w="0" w:type="auto"/>
            <w:hideMark/>
          </w:tcPr>
          <w:p w:rsidR="00850309" w:rsidRPr="002D0A71" w:rsidRDefault="0085030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4h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ReqP01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Player </w:t>
            </w:r>
          </w:p>
        </w:tc>
        <w:tc>
          <w:tcPr>
            <w:tcW w:w="0" w:type="auto"/>
            <w:hideMark/>
          </w:tcPr>
          <w:p w:rsidR="00850309" w:rsidRPr="002D0A71" w:rsidRDefault="00850309"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10h </w:t>
            </w:r>
          </w:p>
        </w:tc>
      </w:tr>
      <w:tr w:rsidR="00850309" w:rsidRPr="002D0A71" w:rsidTr="004074F7">
        <w:trPr>
          <w:cnfStyle w:val="00000001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ReqP02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Basic Player Model </w:t>
            </w:r>
          </w:p>
        </w:tc>
        <w:tc>
          <w:tcPr>
            <w:tcW w:w="0" w:type="auto"/>
            <w:hideMark/>
          </w:tcPr>
          <w:p w:rsidR="00850309" w:rsidRPr="002D0A71" w:rsidRDefault="0085030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010000"/>
              <w:rPr>
                <w:lang w:eastAsia="de-CH"/>
              </w:rPr>
            </w:pPr>
            <w:r w:rsidRPr="002D0A71">
              <w:rPr>
                <w:lang w:eastAsia="de-CH"/>
              </w:rPr>
              <w:t xml:space="preserve">4h </w:t>
            </w:r>
          </w:p>
        </w:tc>
      </w:tr>
      <w:tr w:rsidR="00850309" w:rsidRPr="002D0A71" w:rsidTr="004074F7">
        <w:trPr>
          <w:cnfStyle w:val="000000100000"/>
        </w:trPr>
        <w:tc>
          <w:tcPr>
            <w:cnfStyle w:val="001000000000"/>
            <w:tcW w:w="0" w:type="auto"/>
            <w:hideMark/>
          </w:tcPr>
          <w:p w:rsidR="00850309" w:rsidRPr="002D0A71" w:rsidRDefault="00850309" w:rsidP="00202CD8">
            <w:pPr>
              <w:pStyle w:val="Table"/>
              <w:rPr>
                <w:lang w:eastAsia="de-CH"/>
              </w:rPr>
            </w:pPr>
            <w:r w:rsidRPr="002D0A71">
              <w:rPr>
                <w:lang w:eastAsia="de-CH"/>
              </w:rPr>
              <w:t xml:space="preserve">ReqP06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Island Jumping </w:t>
            </w:r>
          </w:p>
        </w:tc>
        <w:tc>
          <w:tcPr>
            <w:tcW w:w="0" w:type="auto"/>
            <w:hideMark/>
          </w:tcPr>
          <w:p w:rsidR="00850309" w:rsidRPr="002D0A71" w:rsidRDefault="0085030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850309" w:rsidRPr="002D0A71" w:rsidRDefault="00850309" w:rsidP="00202CD8">
            <w:pPr>
              <w:pStyle w:val="Table"/>
              <w:cnfStyle w:val="000000100000"/>
              <w:rPr>
                <w:lang w:eastAsia="de-CH"/>
              </w:rPr>
            </w:pPr>
            <w:r w:rsidRPr="002D0A71">
              <w:rPr>
                <w:lang w:eastAsia="de-CH"/>
              </w:rPr>
              <w:t xml:space="preserve">4h </w:t>
            </w:r>
          </w:p>
        </w:tc>
      </w:tr>
      <w:tr w:rsidR="00850309" w:rsidRPr="002D0A71" w:rsidTr="004074F7">
        <w:trPr>
          <w:cnfStyle w:val="000000010000"/>
        </w:trPr>
        <w:tc>
          <w:tcPr>
            <w:cnfStyle w:val="001000000000"/>
            <w:tcW w:w="0" w:type="auto"/>
          </w:tcPr>
          <w:p w:rsidR="00850309" w:rsidRPr="002D0A71" w:rsidRDefault="00850309" w:rsidP="00202CD8">
            <w:pPr>
              <w:pStyle w:val="Table"/>
              <w:rPr>
                <w:lang w:eastAsia="de-CH"/>
              </w:rPr>
            </w:pPr>
            <w:r w:rsidRPr="002D0A71">
              <w:rPr>
                <w:lang w:eastAsia="de-CH"/>
              </w:rPr>
              <w:t xml:space="preserve">ReqP08 </w:t>
            </w:r>
          </w:p>
        </w:tc>
        <w:tc>
          <w:tcPr>
            <w:tcW w:w="0" w:type="auto"/>
          </w:tcPr>
          <w:p w:rsidR="00850309" w:rsidRPr="002D0A71" w:rsidRDefault="00850309" w:rsidP="00202CD8">
            <w:pPr>
              <w:pStyle w:val="Table"/>
              <w:cnfStyle w:val="000000010000"/>
              <w:rPr>
                <w:lang w:eastAsia="de-CH"/>
              </w:rPr>
            </w:pPr>
            <w:r w:rsidRPr="002D0A71">
              <w:rPr>
                <w:lang w:eastAsia="de-CH"/>
              </w:rPr>
              <w:t xml:space="preserve">Direct Combat 1 </w:t>
            </w:r>
          </w:p>
        </w:tc>
        <w:tc>
          <w:tcPr>
            <w:tcW w:w="0" w:type="auto"/>
          </w:tcPr>
          <w:p w:rsidR="00850309" w:rsidRDefault="00F36525" w:rsidP="00202CD8">
            <w:pPr>
              <w:pStyle w:val="Table"/>
              <w:cnfStyle w:val="000000010000"/>
              <w:rPr>
                <w:lang w:eastAsia="de-CH"/>
              </w:rPr>
            </w:pPr>
            <w:r>
              <w:rPr>
                <w:lang w:eastAsia="de-CH"/>
              </w:rPr>
              <w:t>jab</w:t>
            </w:r>
          </w:p>
        </w:tc>
        <w:tc>
          <w:tcPr>
            <w:tcW w:w="0" w:type="auto"/>
          </w:tcPr>
          <w:p w:rsidR="00850309" w:rsidRPr="002D0A71" w:rsidRDefault="00F36525" w:rsidP="00202CD8">
            <w:pPr>
              <w:pStyle w:val="Table"/>
              <w:cnfStyle w:val="000000010000"/>
              <w:rPr>
                <w:lang w:eastAsia="de-CH"/>
              </w:rPr>
            </w:pPr>
            <w:r>
              <w:rPr>
                <w:lang w:eastAsia="de-CH"/>
              </w:rPr>
              <w:t>1h</w:t>
            </w:r>
          </w:p>
        </w:tc>
      </w:tr>
      <w:tr w:rsidR="00850309" w:rsidRPr="002D0A71" w:rsidTr="004074F7">
        <w:trPr>
          <w:cnfStyle w:val="000000100000"/>
        </w:trPr>
        <w:tc>
          <w:tcPr>
            <w:cnfStyle w:val="001000000000"/>
            <w:tcW w:w="0" w:type="auto"/>
          </w:tcPr>
          <w:p w:rsidR="00850309" w:rsidRPr="002D0A71" w:rsidRDefault="00850309" w:rsidP="00202CD8">
            <w:pPr>
              <w:pStyle w:val="Table"/>
              <w:rPr>
                <w:lang w:eastAsia="de-CH"/>
              </w:rPr>
            </w:pPr>
            <w:r w:rsidRPr="002D0A71">
              <w:rPr>
                <w:lang w:eastAsia="de-CH"/>
              </w:rPr>
              <w:t xml:space="preserve">ReqP10 </w:t>
            </w:r>
          </w:p>
        </w:tc>
        <w:tc>
          <w:tcPr>
            <w:tcW w:w="0" w:type="auto"/>
          </w:tcPr>
          <w:p w:rsidR="00850309" w:rsidRPr="002D0A71" w:rsidRDefault="00850309" w:rsidP="00202CD8">
            <w:pPr>
              <w:pStyle w:val="Table"/>
              <w:cnfStyle w:val="000000100000"/>
              <w:rPr>
                <w:lang w:eastAsia="de-CH"/>
              </w:rPr>
            </w:pPr>
            <w:r w:rsidRPr="002D0A71">
              <w:rPr>
                <w:lang w:eastAsia="de-CH"/>
              </w:rPr>
              <w:t xml:space="preserve">Direct Combat 3 </w:t>
            </w:r>
          </w:p>
        </w:tc>
        <w:tc>
          <w:tcPr>
            <w:tcW w:w="0" w:type="auto"/>
          </w:tcPr>
          <w:p w:rsidR="00850309" w:rsidRDefault="004D50B9" w:rsidP="00202CD8">
            <w:pPr>
              <w:pStyle w:val="Table"/>
              <w:cnfStyle w:val="000000100000"/>
              <w:rPr>
                <w:lang w:eastAsia="de-CH"/>
              </w:rPr>
            </w:pPr>
            <w:r>
              <w:rPr>
                <w:lang w:eastAsia="de-CH"/>
              </w:rPr>
              <w:t>j</w:t>
            </w:r>
            <w:r w:rsidR="00F36525">
              <w:rPr>
                <w:lang w:eastAsia="de-CH"/>
              </w:rPr>
              <w:t>ab</w:t>
            </w:r>
          </w:p>
        </w:tc>
        <w:tc>
          <w:tcPr>
            <w:tcW w:w="0" w:type="auto"/>
          </w:tcPr>
          <w:p w:rsidR="00850309" w:rsidRPr="002D0A71" w:rsidRDefault="00F36525" w:rsidP="00202CD8">
            <w:pPr>
              <w:pStyle w:val="Table"/>
              <w:cnfStyle w:val="000000100000"/>
              <w:rPr>
                <w:lang w:eastAsia="de-CH"/>
              </w:rPr>
            </w:pPr>
            <w:r>
              <w:rPr>
                <w:lang w:eastAsia="de-CH"/>
              </w:rPr>
              <w:t>2h</w:t>
            </w:r>
          </w:p>
        </w:tc>
      </w:tr>
      <w:tr w:rsidR="00850309" w:rsidRPr="002D0A71" w:rsidTr="004074F7">
        <w:trPr>
          <w:cnfStyle w:val="000000010000"/>
        </w:trPr>
        <w:tc>
          <w:tcPr>
            <w:cnfStyle w:val="001000000000"/>
            <w:tcW w:w="0" w:type="auto"/>
          </w:tcPr>
          <w:p w:rsidR="00850309" w:rsidRPr="002D0A71" w:rsidRDefault="00850309" w:rsidP="00202CD8">
            <w:pPr>
              <w:pStyle w:val="Table"/>
              <w:rPr>
                <w:lang w:eastAsia="de-CH"/>
              </w:rPr>
            </w:pPr>
            <w:r w:rsidRPr="002D0A71">
              <w:rPr>
                <w:lang w:eastAsia="de-CH"/>
              </w:rPr>
              <w:t xml:space="preserve">ReqP12 </w:t>
            </w:r>
          </w:p>
        </w:tc>
        <w:tc>
          <w:tcPr>
            <w:tcW w:w="0" w:type="auto"/>
          </w:tcPr>
          <w:p w:rsidR="00850309" w:rsidRPr="002D0A71" w:rsidRDefault="00850309" w:rsidP="00202CD8">
            <w:pPr>
              <w:pStyle w:val="Table"/>
              <w:cnfStyle w:val="000000010000"/>
              <w:rPr>
                <w:lang w:eastAsia="de-CH"/>
              </w:rPr>
            </w:pPr>
            <w:r w:rsidRPr="002D0A71">
              <w:rPr>
                <w:lang w:eastAsia="de-CH"/>
              </w:rPr>
              <w:t xml:space="preserve">Ice Spike </w:t>
            </w:r>
          </w:p>
        </w:tc>
        <w:tc>
          <w:tcPr>
            <w:tcW w:w="0" w:type="auto"/>
          </w:tcPr>
          <w:p w:rsidR="00850309" w:rsidRDefault="004D50B9" w:rsidP="00202CD8">
            <w:pPr>
              <w:pStyle w:val="Table"/>
              <w:cnfStyle w:val="000000010000"/>
              <w:rPr>
                <w:lang w:eastAsia="de-CH"/>
              </w:rPr>
            </w:pPr>
            <w:r>
              <w:rPr>
                <w:lang w:eastAsia="de-CH"/>
              </w:rPr>
              <w:t>j</w:t>
            </w:r>
            <w:r w:rsidR="00F36525">
              <w:rPr>
                <w:lang w:eastAsia="de-CH"/>
              </w:rPr>
              <w:t>ab</w:t>
            </w:r>
          </w:p>
        </w:tc>
        <w:tc>
          <w:tcPr>
            <w:tcW w:w="0" w:type="auto"/>
          </w:tcPr>
          <w:p w:rsidR="00850309" w:rsidRPr="002D0A71" w:rsidRDefault="00F36525" w:rsidP="00202CD8">
            <w:pPr>
              <w:pStyle w:val="Table"/>
              <w:cnfStyle w:val="000000010000"/>
              <w:rPr>
                <w:lang w:eastAsia="de-CH"/>
              </w:rPr>
            </w:pPr>
            <w:r>
              <w:rPr>
                <w:lang w:eastAsia="de-CH"/>
              </w:rPr>
              <w:t>3h</w:t>
            </w:r>
          </w:p>
        </w:tc>
      </w:tr>
      <w:tr w:rsidR="00850309" w:rsidRPr="002D0A71" w:rsidTr="004074F7">
        <w:trPr>
          <w:cnfStyle w:val="000000100000"/>
        </w:trPr>
        <w:tc>
          <w:tcPr>
            <w:cnfStyle w:val="001000000000"/>
            <w:tcW w:w="0" w:type="auto"/>
          </w:tcPr>
          <w:p w:rsidR="00850309" w:rsidRPr="002D0A71" w:rsidRDefault="00850309" w:rsidP="00202CD8">
            <w:pPr>
              <w:pStyle w:val="Table"/>
              <w:rPr>
                <w:lang w:eastAsia="de-CH"/>
              </w:rPr>
            </w:pPr>
            <w:r>
              <w:rPr>
                <w:lang w:eastAsia="de-CH"/>
              </w:rPr>
              <w:t>ReqI12</w:t>
            </w:r>
          </w:p>
        </w:tc>
        <w:tc>
          <w:tcPr>
            <w:tcW w:w="0" w:type="auto"/>
          </w:tcPr>
          <w:p w:rsidR="00850309" w:rsidRPr="002D0A71" w:rsidRDefault="00850309" w:rsidP="00202CD8">
            <w:pPr>
              <w:pStyle w:val="Table"/>
              <w:cnfStyle w:val="000000100000"/>
              <w:rPr>
                <w:lang w:eastAsia="de-CH"/>
              </w:rPr>
            </w:pPr>
            <w:r>
              <w:rPr>
                <w:lang w:eastAsia="de-CH"/>
              </w:rPr>
              <w:t>Power-Ups</w:t>
            </w:r>
          </w:p>
        </w:tc>
        <w:tc>
          <w:tcPr>
            <w:tcW w:w="0" w:type="auto"/>
          </w:tcPr>
          <w:p w:rsidR="00850309" w:rsidRDefault="004D50B9" w:rsidP="00202CD8">
            <w:pPr>
              <w:pStyle w:val="Table"/>
              <w:cnfStyle w:val="000000100000"/>
              <w:rPr>
                <w:lang w:eastAsia="de-CH"/>
              </w:rPr>
            </w:pPr>
            <w:r>
              <w:rPr>
                <w:lang w:eastAsia="de-CH"/>
              </w:rPr>
              <w:t>c</w:t>
            </w:r>
            <w:r w:rsidR="00F36525">
              <w:rPr>
                <w:lang w:eastAsia="de-CH"/>
              </w:rPr>
              <w:t>ob</w:t>
            </w:r>
          </w:p>
        </w:tc>
        <w:tc>
          <w:tcPr>
            <w:tcW w:w="0" w:type="auto"/>
          </w:tcPr>
          <w:p w:rsidR="00850309" w:rsidRPr="002D0A71" w:rsidRDefault="00F36525" w:rsidP="00202CD8">
            <w:pPr>
              <w:pStyle w:val="Table"/>
              <w:cnfStyle w:val="000000100000"/>
              <w:rPr>
                <w:lang w:eastAsia="de-CH"/>
              </w:rPr>
            </w:pPr>
            <w:r>
              <w:rPr>
                <w:lang w:eastAsia="de-CH"/>
              </w:rPr>
              <w:t>2h</w:t>
            </w:r>
          </w:p>
        </w:tc>
      </w:tr>
      <w:tr w:rsidR="00850309" w:rsidRPr="002D0A71" w:rsidTr="004074F7">
        <w:trPr>
          <w:cnfStyle w:val="000000010000"/>
        </w:trPr>
        <w:tc>
          <w:tcPr>
            <w:cnfStyle w:val="001000000000"/>
            <w:tcW w:w="0" w:type="auto"/>
          </w:tcPr>
          <w:p w:rsidR="00850309" w:rsidRDefault="00850309" w:rsidP="00202CD8">
            <w:pPr>
              <w:pStyle w:val="Table"/>
              <w:rPr>
                <w:lang w:eastAsia="de-CH"/>
              </w:rPr>
            </w:pPr>
            <w:r>
              <w:rPr>
                <w:lang w:eastAsia="de-CH"/>
              </w:rPr>
              <w:t>ReqP20</w:t>
            </w:r>
          </w:p>
        </w:tc>
        <w:tc>
          <w:tcPr>
            <w:tcW w:w="0" w:type="auto"/>
          </w:tcPr>
          <w:p w:rsidR="00850309" w:rsidRDefault="00850309" w:rsidP="00202CD8">
            <w:pPr>
              <w:pStyle w:val="Table"/>
              <w:cnfStyle w:val="000000010000"/>
              <w:rPr>
                <w:lang w:eastAsia="de-CH"/>
              </w:rPr>
            </w:pPr>
            <w:r>
              <w:rPr>
                <w:lang w:eastAsia="de-CH"/>
              </w:rPr>
              <w:t>Collecting Power-Ups</w:t>
            </w:r>
          </w:p>
        </w:tc>
        <w:tc>
          <w:tcPr>
            <w:tcW w:w="0" w:type="auto"/>
          </w:tcPr>
          <w:p w:rsidR="00850309" w:rsidRDefault="004D50B9" w:rsidP="00202CD8">
            <w:pPr>
              <w:pStyle w:val="Table"/>
              <w:cnfStyle w:val="000000010000"/>
              <w:rPr>
                <w:lang w:eastAsia="de-CH"/>
              </w:rPr>
            </w:pPr>
            <w:r>
              <w:rPr>
                <w:lang w:eastAsia="de-CH"/>
              </w:rPr>
              <w:t>c</w:t>
            </w:r>
            <w:r w:rsidR="00F36525">
              <w:rPr>
                <w:lang w:eastAsia="de-CH"/>
              </w:rPr>
              <w:t>ob</w:t>
            </w:r>
          </w:p>
        </w:tc>
        <w:tc>
          <w:tcPr>
            <w:tcW w:w="0" w:type="auto"/>
          </w:tcPr>
          <w:p w:rsidR="00850309" w:rsidRPr="002D0A71" w:rsidRDefault="00F36525" w:rsidP="00202CD8">
            <w:pPr>
              <w:pStyle w:val="Table"/>
              <w:cnfStyle w:val="000000010000"/>
              <w:rPr>
                <w:lang w:eastAsia="de-CH"/>
              </w:rPr>
            </w:pPr>
            <w:r>
              <w:rPr>
                <w:lang w:eastAsia="de-CH"/>
              </w:rPr>
              <w:t>1h</w:t>
            </w:r>
          </w:p>
        </w:tc>
      </w:tr>
    </w:tbl>
    <w:p w:rsidR="00F7397F" w:rsidRPr="00F7397F" w:rsidRDefault="00F7397F" w:rsidP="00F7397F">
      <w:pPr>
        <w:pStyle w:val="Heading3"/>
        <w:rPr>
          <w:lang w:eastAsia="de-CH"/>
        </w:rPr>
      </w:pPr>
      <w:bookmarkStart w:id="101" w:name="_Toc224382401"/>
      <w:r w:rsidRPr="002D0A71">
        <w:rPr>
          <w:rFonts w:eastAsia="Times New Roman"/>
          <w:lang w:eastAsia="de-CH"/>
        </w:rPr>
        <w:t>Functional Minimum</w:t>
      </w:r>
      <w:bookmarkEnd w:id="101"/>
    </w:p>
    <w:tbl>
      <w:tblPr>
        <w:tblStyle w:val="MediumShading1-Accent11"/>
        <w:tblW w:w="5000" w:type="pct"/>
        <w:tblLook w:val="04A0"/>
      </w:tblPr>
      <w:tblGrid>
        <w:gridCol w:w="1629"/>
        <w:gridCol w:w="3479"/>
        <w:gridCol w:w="1624"/>
        <w:gridCol w:w="2556"/>
      </w:tblGrid>
      <w:tr w:rsidR="002D0A71" w:rsidRPr="002D0A71" w:rsidTr="00F7397F">
        <w:trPr>
          <w:cnfStyle w:val="100000000000"/>
        </w:trPr>
        <w:tc>
          <w:tcPr>
            <w:cnfStyle w:val="001000000000"/>
            <w:tcW w:w="0" w:type="auto"/>
            <w:hideMark/>
          </w:tcPr>
          <w:p w:rsidR="002D0A71" w:rsidRPr="002D0A71" w:rsidRDefault="002E3D72"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 xml:space="preserve">Requirement </w:t>
            </w:r>
          </w:p>
        </w:tc>
        <w:tc>
          <w:tcPr>
            <w:tcW w:w="0" w:type="auto"/>
            <w:hideMark/>
          </w:tcPr>
          <w:p w:rsidR="002D0A71" w:rsidRPr="002D0A71" w:rsidRDefault="00E31637" w:rsidP="00202CD8">
            <w:pPr>
              <w:pStyle w:val="Table"/>
              <w:cnfStyle w:val="100000000000"/>
              <w:rPr>
                <w:lang w:eastAsia="de-CH"/>
              </w:rPr>
            </w:pPr>
            <w:r>
              <w:rPr>
                <w:lang w:eastAsia="de-CH"/>
              </w:rPr>
              <w:t>Assignee</w:t>
            </w:r>
          </w:p>
        </w:tc>
        <w:tc>
          <w:tcPr>
            <w:tcW w:w="0" w:type="auto"/>
            <w:hideMark/>
          </w:tcPr>
          <w:p w:rsidR="002D0A71" w:rsidRPr="002D0A71" w:rsidRDefault="002D0A71" w:rsidP="00202CD8">
            <w:pPr>
              <w:pStyle w:val="Table"/>
              <w:cnfStyle w:val="100000000000"/>
              <w:rPr>
                <w:lang w:eastAsia="de-CH"/>
              </w:rPr>
            </w:pPr>
            <w:r w:rsidRPr="002D0A71">
              <w:rPr>
                <w:lang w:eastAsia="de-CH"/>
              </w:rPr>
              <w:t xml:space="preserve">Work Estimate </w:t>
            </w:r>
          </w:p>
        </w:tc>
      </w:tr>
      <w:tr w:rsidR="007D1829" w:rsidRPr="002D0A71" w:rsidTr="007D1829">
        <w:trPr>
          <w:cnfStyle w:val="000000100000"/>
        </w:trPr>
        <w:tc>
          <w:tcPr>
            <w:cnfStyle w:val="001000000000"/>
            <w:tcW w:w="877" w:type="pct"/>
            <w:hideMark/>
          </w:tcPr>
          <w:p w:rsidR="007D1829" w:rsidRPr="002D0A71" w:rsidRDefault="007D1829" w:rsidP="00202CD8">
            <w:pPr>
              <w:pStyle w:val="Table"/>
              <w:rPr>
                <w:lang w:eastAsia="de-CH"/>
              </w:rPr>
            </w:pPr>
            <w:r w:rsidRPr="002D0A71">
              <w:rPr>
                <w:lang w:eastAsia="de-CH"/>
              </w:rPr>
              <w:t xml:space="preserve">ReqI05 </w:t>
            </w:r>
          </w:p>
        </w:tc>
        <w:tc>
          <w:tcPr>
            <w:tcW w:w="1873" w:type="pct"/>
            <w:hideMark/>
          </w:tcPr>
          <w:p w:rsidR="007D1829" w:rsidRPr="002D0A71" w:rsidRDefault="007D1829" w:rsidP="00202CD8">
            <w:pPr>
              <w:pStyle w:val="Table"/>
              <w:cnfStyle w:val="000000100000"/>
              <w:rPr>
                <w:lang w:eastAsia="de-CH"/>
              </w:rPr>
            </w:pPr>
            <w:r w:rsidRPr="002D0A71">
              <w:rPr>
                <w:lang w:eastAsia="de-CH"/>
              </w:rPr>
              <w:t xml:space="preserve">Crashing Islands </w:t>
            </w:r>
          </w:p>
        </w:tc>
        <w:tc>
          <w:tcPr>
            <w:tcW w:w="874" w:type="pct"/>
            <w:hideMark/>
          </w:tcPr>
          <w:p w:rsidR="007D1829" w:rsidRPr="002D0A71" w:rsidRDefault="007D1829" w:rsidP="00202CD8">
            <w:pPr>
              <w:pStyle w:val="Table"/>
              <w:cnfStyle w:val="000000100000"/>
              <w:rPr>
                <w:lang w:eastAsia="de-CH"/>
              </w:rPr>
            </w:pPr>
            <w:r w:rsidRPr="002D0A71">
              <w:rPr>
                <w:lang w:eastAsia="de-CH"/>
              </w:rPr>
              <w:t xml:space="preserve">cob </w:t>
            </w:r>
          </w:p>
        </w:tc>
        <w:tc>
          <w:tcPr>
            <w:tcW w:w="0" w:type="auto"/>
            <w:hideMark/>
          </w:tcPr>
          <w:p w:rsidR="007D1829" w:rsidRPr="002D0A71" w:rsidRDefault="007D1829" w:rsidP="00202CD8">
            <w:pPr>
              <w:pStyle w:val="Table"/>
              <w:cnfStyle w:val="000000100000"/>
              <w:rPr>
                <w:lang w:eastAsia="de-CH"/>
              </w:rPr>
            </w:pPr>
            <w:r>
              <w:rPr>
                <w:lang w:eastAsia="de-CH"/>
              </w:rPr>
              <w:t>tbd</w:t>
            </w:r>
            <w:r w:rsidRPr="002D0A71">
              <w:rPr>
                <w:lang w:eastAsia="de-CH"/>
              </w:rPr>
              <w:t xml:space="preserve"> </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ReqI06 </w:t>
            </w:r>
          </w:p>
        </w:tc>
        <w:tc>
          <w:tcPr>
            <w:tcW w:w="0" w:type="auto"/>
            <w:hideMark/>
          </w:tcPr>
          <w:p w:rsidR="007D1829" w:rsidRPr="002D0A71" w:rsidRDefault="007D1829" w:rsidP="00202CD8">
            <w:pPr>
              <w:pStyle w:val="Table"/>
              <w:cnfStyle w:val="000000010000"/>
              <w:rPr>
                <w:lang w:eastAsia="de-CH"/>
              </w:rPr>
            </w:pPr>
            <w:r w:rsidRPr="002D0A71">
              <w:rPr>
                <w:lang w:eastAsia="de-CH"/>
              </w:rPr>
              <w:t xml:space="preserve">Islands and Pillars </w:t>
            </w:r>
          </w:p>
        </w:tc>
        <w:tc>
          <w:tcPr>
            <w:tcW w:w="0" w:type="auto"/>
            <w:hideMark/>
          </w:tcPr>
          <w:p w:rsidR="007D1829" w:rsidRPr="002D0A71" w:rsidRDefault="007D1829" w:rsidP="00202CD8">
            <w:pPr>
              <w:pStyle w:val="Table"/>
              <w:cnfStyle w:val="000000010000"/>
              <w:rPr>
                <w:lang w:eastAsia="de-CH"/>
              </w:rPr>
            </w:pPr>
            <w:r w:rsidRPr="002D0A71">
              <w:rPr>
                <w:lang w:eastAsia="de-CH"/>
              </w:rPr>
              <w:t xml:space="preserve">cob </w:t>
            </w:r>
          </w:p>
        </w:tc>
        <w:tc>
          <w:tcPr>
            <w:tcW w:w="0" w:type="auto"/>
            <w:hideMark/>
          </w:tcPr>
          <w:p w:rsidR="007D1829" w:rsidRPr="002D0A71" w:rsidRDefault="007D1829" w:rsidP="00202CD8">
            <w:pPr>
              <w:pStyle w:val="Table"/>
              <w:cnfStyle w:val="000000010000"/>
              <w:rPr>
                <w:lang w:eastAsia="de-CH"/>
              </w:rPr>
            </w:pPr>
            <w:r>
              <w:rPr>
                <w:lang w:eastAsia="de-CH"/>
              </w:rPr>
              <w:t>tbd</w:t>
            </w:r>
            <w:r w:rsidRPr="002D0A71">
              <w:rPr>
                <w:lang w:eastAsia="de-CH"/>
              </w:rPr>
              <w:t xml:space="preserve"> </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ReqP09 </w:t>
            </w:r>
          </w:p>
        </w:tc>
        <w:tc>
          <w:tcPr>
            <w:tcW w:w="0" w:type="auto"/>
            <w:hideMark/>
          </w:tcPr>
          <w:p w:rsidR="007D1829" w:rsidRPr="002D0A71" w:rsidRDefault="007D1829" w:rsidP="00202CD8">
            <w:pPr>
              <w:pStyle w:val="Table"/>
              <w:cnfStyle w:val="000000100000"/>
              <w:rPr>
                <w:lang w:eastAsia="de-CH"/>
              </w:rPr>
            </w:pPr>
            <w:r w:rsidRPr="002D0A71">
              <w:rPr>
                <w:lang w:eastAsia="de-CH"/>
              </w:rPr>
              <w:t xml:space="preserve">Direct Combat 2 </w:t>
            </w:r>
          </w:p>
        </w:tc>
        <w:tc>
          <w:tcPr>
            <w:tcW w:w="0" w:type="auto"/>
            <w:hideMark/>
          </w:tcPr>
          <w:p w:rsidR="007D1829" w:rsidRPr="002D0A71" w:rsidRDefault="007D182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100000"/>
              <w:rPr>
                <w:lang w:eastAsia="de-CH"/>
              </w:rPr>
            </w:pPr>
            <w:r>
              <w:rPr>
                <w:lang w:eastAsia="de-CH"/>
              </w:rPr>
              <w:t>tbd</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ReqI07 </w:t>
            </w:r>
          </w:p>
        </w:tc>
        <w:tc>
          <w:tcPr>
            <w:tcW w:w="0" w:type="auto"/>
            <w:hideMark/>
          </w:tcPr>
          <w:p w:rsidR="007D1829" w:rsidRPr="002D0A71" w:rsidRDefault="007D1829" w:rsidP="00202CD8">
            <w:pPr>
              <w:pStyle w:val="Table"/>
              <w:cnfStyle w:val="000000010000"/>
              <w:rPr>
                <w:lang w:eastAsia="de-CH"/>
              </w:rPr>
            </w:pPr>
            <w:r w:rsidRPr="002D0A71">
              <w:rPr>
                <w:lang w:eastAsia="de-CH"/>
              </w:rPr>
              <w:t xml:space="preserve">Sinking Islands </w:t>
            </w:r>
          </w:p>
        </w:tc>
        <w:tc>
          <w:tcPr>
            <w:tcW w:w="0" w:type="auto"/>
            <w:hideMark/>
          </w:tcPr>
          <w:p w:rsidR="007D1829" w:rsidRPr="002D0A71" w:rsidRDefault="007D1829"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r>
              <w:rPr>
                <w:lang w:eastAsia="de-CH"/>
              </w:rPr>
              <w:t>tbd</w:t>
            </w:r>
            <w:r w:rsidRPr="002D0A71">
              <w:rPr>
                <w:lang w:eastAsia="de-CH"/>
              </w:rPr>
              <w:t xml:space="preserve"> </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ReqI08 </w:t>
            </w:r>
          </w:p>
        </w:tc>
        <w:tc>
          <w:tcPr>
            <w:tcW w:w="0" w:type="auto"/>
            <w:hideMark/>
          </w:tcPr>
          <w:p w:rsidR="007D1829" w:rsidRPr="002D0A71" w:rsidRDefault="007D1829" w:rsidP="00202CD8">
            <w:pPr>
              <w:pStyle w:val="Table"/>
              <w:cnfStyle w:val="000000100000"/>
              <w:rPr>
                <w:lang w:eastAsia="de-CH"/>
              </w:rPr>
            </w:pPr>
            <w:r w:rsidRPr="002D0A71">
              <w:rPr>
                <w:lang w:eastAsia="de-CH"/>
              </w:rPr>
              <w:t xml:space="preserve">Rising Islands </w:t>
            </w:r>
          </w:p>
        </w:tc>
        <w:tc>
          <w:tcPr>
            <w:tcW w:w="0" w:type="auto"/>
            <w:hideMark/>
          </w:tcPr>
          <w:p w:rsidR="007D1829" w:rsidRPr="002D0A71" w:rsidRDefault="007D1829" w:rsidP="00202CD8">
            <w:pPr>
              <w:pStyle w:val="Table"/>
              <w:cnfStyle w:val="000000100000"/>
              <w:rPr>
                <w:lang w:eastAsia="de-CH"/>
              </w:rPr>
            </w:pPr>
            <w:r>
              <w:rPr>
                <w:lang w:eastAsia="de-CH"/>
              </w:rPr>
              <w:t>dpk</w:t>
            </w:r>
          </w:p>
        </w:tc>
        <w:tc>
          <w:tcPr>
            <w:tcW w:w="0" w:type="auto"/>
            <w:hideMark/>
          </w:tcPr>
          <w:p w:rsidR="007D1829" w:rsidRPr="002D0A71" w:rsidRDefault="007D1829" w:rsidP="00202CD8">
            <w:pPr>
              <w:pStyle w:val="Table"/>
              <w:cnfStyle w:val="000000100000"/>
              <w:rPr>
                <w:lang w:eastAsia="de-CH"/>
              </w:rPr>
            </w:pPr>
            <w:r>
              <w:rPr>
                <w:lang w:eastAsia="de-CH"/>
              </w:rPr>
              <w:t>tbd</w:t>
            </w:r>
            <w:r w:rsidRPr="002D0A71">
              <w:rPr>
                <w:lang w:eastAsia="de-CH"/>
              </w:rPr>
              <w:t xml:space="preserve"> </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Pr>
                <w:lang w:eastAsia="de-CH"/>
              </w:rPr>
              <w:t xml:space="preserve">ReqP13 </w:t>
            </w:r>
          </w:p>
        </w:tc>
        <w:tc>
          <w:tcPr>
            <w:tcW w:w="0" w:type="auto"/>
            <w:hideMark/>
          </w:tcPr>
          <w:p w:rsidR="007D1829" w:rsidRPr="002D0A71" w:rsidRDefault="007D1829" w:rsidP="00202CD8">
            <w:pPr>
              <w:pStyle w:val="Table"/>
              <w:cnfStyle w:val="000000010000"/>
              <w:rPr>
                <w:lang w:eastAsia="de-CH"/>
              </w:rPr>
            </w:pPr>
            <w:r>
              <w:rPr>
                <w:lang w:eastAsia="de-CH"/>
              </w:rPr>
              <w:t xml:space="preserve">Flame Thrower Damage </w:t>
            </w:r>
          </w:p>
        </w:tc>
        <w:tc>
          <w:tcPr>
            <w:tcW w:w="0" w:type="auto"/>
            <w:hideMark/>
          </w:tcPr>
          <w:p w:rsidR="007D1829" w:rsidRPr="002D0A71" w:rsidRDefault="007D182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r>
              <w:rPr>
                <w:lang w:eastAsia="de-CH"/>
              </w:rPr>
              <w:t>tbd</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r>
              <w:rPr>
                <w:lang w:eastAsia="de-CH"/>
              </w:rPr>
              <w:t xml:space="preserve">ReqP14 </w:t>
            </w:r>
          </w:p>
        </w:tc>
        <w:tc>
          <w:tcPr>
            <w:tcW w:w="0" w:type="auto"/>
            <w:hideMark/>
          </w:tcPr>
          <w:p w:rsidR="007D1829" w:rsidRPr="002D0A71" w:rsidRDefault="007D1829" w:rsidP="00202CD8">
            <w:pPr>
              <w:pStyle w:val="Table"/>
              <w:cnfStyle w:val="000000100000"/>
              <w:rPr>
                <w:lang w:eastAsia="de-CH"/>
              </w:rPr>
            </w:pPr>
            <w:r>
              <w:rPr>
                <w:lang w:eastAsia="de-CH"/>
              </w:rPr>
              <w:t>Flame Thrower Island Destruction</w:t>
            </w:r>
          </w:p>
        </w:tc>
        <w:tc>
          <w:tcPr>
            <w:tcW w:w="0" w:type="auto"/>
            <w:hideMark/>
          </w:tcPr>
          <w:p w:rsidR="007D1829" w:rsidRPr="002D0A71" w:rsidRDefault="007D1829" w:rsidP="00202CD8">
            <w:pPr>
              <w:pStyle w:val="Table"/>
              <w:cnfStyle w:val="000000100000"/>
              <w:rPr>
                <w:lang w:eastAsia="de-CH"/>
              </w:rPr>
            </w:pPr>
            <w:r>
              <w:rPr>
                <w:lang w:eastAsia="de-CH"/>
              </w:rPr>
              <w:t>cob</w:t>
            </w:r>
            <w:r w:rsidRPr="002D0A71">
              <w:rPr>
                <w:lang w:eastAsia="de-CH"/>
              </w:rPr>
              <w:t xml:space="preserve"> </w:t>
            </w:r>
          </w:p>
        </w:tc>
        <w:tc>
          <w:tcPr>
            <w:tcW w:w="0" w:type="auto"/>
            <w:hideMark/>
          </w:tcPr>
          <w:p w:rsidR="007D1829" w:rsidRPr="002D0A71" w:rsidRDefault="007D1829" w:rsidP="00202CD8">
            <w:pPr>
              <w:pStyle w:val="Table"/>
              <w:cnfStyle w:val="000000100000"/>
              <w:rPr>
                <w:lang w:eastAsia="de-CH"/>
              </w:rPr>
            </w:pPr>
            <w:r>
              <w:rPr>
                <w:lang w:eastAsia="de-CH"/>
              </w:rPr>
              <w:t>tbd</w:t>
            </w:r>
            <w:r w:rsidRPr="002D0A71">
              <w:rPr>
                <w:lang w:eastAsia="de-CH"/>
              </w:rPr>
              <w:t xml:space="preserve"> </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sidRPr="002D0A71">
              <w:rPr>
                <w:lang w:eastAsia="de-CH"/>
              </w:rPr>
              <w:t xml:space="preserve">ReqP11 </w:t>
            </w:r>
          </w:p>
        </w:tc>
        <w:tc>
          <w:tcPr>
            <w:tcW w:w="0" w:type="auto"/>
            <w:hideMark/>
          </w:tcPr>
          <w:p w:rsidR="007D1829" w:rsidRPr="002D0A71" w:rsidRDefault="007D1829" w:rsidP="00202CD8">
            <w:pPr>
              <w:pStyle w:val="Table"/>
              <w:cnfStyle w:val="000000010000"/>
              <w:rPr>
                <w:lang w:eastAsia="de-CH"/>
              </w:rPr>
            </w:pPr>
            <w:r w:rsidRPr="002D0A71">
              <w:rPr>
                <w:lang w:eastAsia="de-CH"/>
              </w:rPr>
              <w:t xml:space="preserve">Energy </w:t>
            </w:r>
          </w:p>
        </w:tc>
        <w:tc>
          <w:tcPr>
            <w:tcW w:w="0" w:type="auto"/>
            <w:hideMark/>
          </w:tcPr>
          <w:p w:rsidR="007D1829" w:rsidRPr="002D0A71" w:rsidRDefault="007D182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r>
              <w:rPr>
                <w:lang w:eastAsia="de-CH"/>
              </w:rPr>
              <w:t>tbd</w:t>
            </w:r>
            <w:r w:rsidRPr="002D0A71">
              <w:rPr>
                <w:lang w:eastAsia="de-CH"/>
              </w:rPr>
              <w:t xml:space="preserve"> </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r>
              <w:rPr>
                <w:lang w:eastAsia="de-CH"/>
              </w:rPr>
              <w:t>ReqUI06</w:t>
            </w:r>
          </w:p>
        </w:tc>
        <w:tc>
          <w:tcPr>
            <w:tcW w:w="0" w:type="auto"/>
            <w:hideMark/>
          </w:tcPr>
          <w:p w:rsidR="007D1829" w:rsidRPr="002D0A71" w:rsidRDefault="007D1829" w:rsidP="00202CD8">
            <w:pPr>
              <w:pStyle w:val="Table"/>
              <w:cnfStyle w:val="000000100000"/>
              <w:rPr>
                <w:lang w:eastAsia="de-CH"/>
              </w:rPr>
            </w:pPr>
            <w:r>
              <w:rPr>
                <w:lang w:eastAsia="de-CH"/>
              </w:rPr>
              <w:t>Simple HUD</w:t>
            </w:r>
          </w:p>
        </w:tc>
        <w:tc>
          <w:tcPr>
            <w:tcW w:w="0" w:type="auto"/>
            <w:hideMark/>
          </w:tcPr>
          <w:p w:rsidR="007D1829" w:rsidRPr="002D0A71" w:rsidRDefault="007D182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100000"/>
              <w:rPr>
                <w:lang w:eastAsia="de-CH"/>
              </w:rPr>
            </w:pPr>
            <w:r>
              <w:rPr>
                <w:lang w:eastAsia="de-CH"/>
              </w:rPr>
              <w:t>tbd</w:t>
            </w:r>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r>
              <w:rPr>
                <w:lang w:eastAsia="de-CH"/>
              </w:rPr>
              <w:t>ReqP19</w:t>
            </w:r>
          </w:p>
        </w:tc>
        <w:tc>
          <w:tcPr>
            <w:tcW w:w="0" w:type="auto"/>
            <w:hideMark/>
          </w:tcPr>
          <w:p w:rsidR="007D1829" w:rsidRPr="002D0A71" w:rsidRDefault="007D1829" w:rsidP="00202CD8">
            <w:pPr>
              <w:pStyle w:val="Table"/>
              <w:cnfStyle w:val="000000010000"/>
              <w:rPr>
                <w:lang w:eastAsia="de-CH"/>
              </w:rPr>
            </w:pPr>
            <w:r>
              <w:rPr>
                <w:lang w:eastAsia="de-CH"/>
              </w:rPr>
              <w:t>Aiming Aids</w:t>
            </w:r>
          </w:p>
        </w:tc>
        <w:tc>
          <w:tcPr>
            <w:tcW w:w="0" w:type="auto"/>
            <w:hideMark/>
          </w:tcPr>
          <w:p w:rsidR="007D1829" w:rsidRPr="002D0A71" w:rsidRDefault="007D1829"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r>
              <w:rPr>
                <w:lang w:eastAsia="de-CH"/>
              </w:rPr>
              <w:t>8h</w:t>
            </w:r>
            <w:r w:rsidRPr="002D0A71">
              <w:rPr>
                <w:lang w:eastAsia="de-CH"/>
              </w:rPr>
              <w:t xml:space="preserve"> </w:t>
            </w:r>
          </w:p>
        </w:tc>
      </w:tr>
    </w:tbl>
    <w:p w:rsidR="002D0A71" w:rsidRDefault="002D0A71" w:rsidP="00B46930">
      <w:pPr>
        <w:pStyle w:val="Heading2"/>
        <w:rPr>
          <w:rFonts w:eastAsia="Times New Roman"/>
          <w:lang w:eastAsia="de-CH"/>
        </w:rPr>
      </w:pPr>
      <w:bookmarkStart w:id="102" w:name="Development_Timetable"/>
      <w:bookmarkStart w:id="103" w:name="_Toc224382402"/>
      <w:bookmarkEnd w:id="102"/>
      <w:r w:rsidRPr="002D0A71">
        <w:rPr>
          <w:rFonts w:eastAsia="Times New Roman"/>
          <w:lang w:eastAsia="de-CH"/>
        </w:rPr>
        <w:t>Development Timetable</w:t>
      </w:r>
      <w:bookmarkEnd w:id="103"/>
    </w:p>
    <w:p w:rsidR="00DE016E" w:rsidRPr="001A4D71" w:rsidRDefault="00DE016E" w:rsidP="00DE016E">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965"/>
        <w:gridCol w:w="1743"/>
        <w:gridCol w:w="1323"/>
        <w:gridCol w:w="685"/>
        <w:gridCol w:w="685"/>
        <w:gridCol w:w="685"/>
        <w:gridCol w:w="687"/>
        <w:gridCol w:w="687"/>
        <w:gridCol w:w="689"/>
        <w:gridCol w:w="1139"/>
      </w:tblGrid>
      <w:tr w:rsidR="00DE016E" w:rsidRPr="002D0A71" w:rsidTr="004074F7">
        <w:trPr>
          <w:cnfStyle w:val="100000000000"/>
        </w:trPr>
        <w:tc>
          <w:tcPr>
            <w:cnfStyle w:val="001000000000"/>
            <w:tcW w:w="0" w:type="auto"/>
            <w:hideMark/>
          </w:tcPr>
          <w:p w:rsidR="00DE016E" w:rsidRPr="002D0A71" w:rsidRDefault="00DE016E" w:rsidP="00202CD8">
            <w:pPr>
              <w:pStyle w:val="Table"/>
              <w:rPr>
                <w:lang w:eastAsia="de-CH"/>
              </w:rPr>
            </w:pPr>
            <w:r>
              <w:rPr>
                <w:lang w:eastAsia="de-CH"/>
              </w:rPr>
              <w:t>ID</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Requirement </w:t>
            </w:r>
          </w:p>
        </w:tc>
        <w:tc>
          <w:tcPr>
            <w:tcW w:w="0" w:type="auto"/>
            <w:hideMark/>
          </w:tcPr>
          <w:p w:rsidR="00DE016E" w:rsidRPr="002D0A71" w:rsidRDefault="00DE016E" w:rsidP="00202CD8">
            <w:pPr>
              <w:pStyle w:val="Table"/>
              <w:cnfStyle w:val="100000000000"/>
              <w:rPr>
                <w:lang w:eastAsia="de-CH"/>
              </w:rPr>
            </w:pPr>
            <w:r>
              <w:rPr>
                <w:lang w:eastAsia="de-CH"/>
              </w:rPr>
              <w:t>Assignee</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Mo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Tue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Wed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Thu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Fri </w:t>
            </w:r>
          </w:p>
        </w:tc>
        <w:tc>
          <w:tcPr>
            <w:tcW w:w="0" w:type="auto"/>
            <w:hideMark/>
          </w:tcPr>
          <w:p w:rsidR="00DE016E" w:rsidRPr="002D0A71" w:rsidRDefault="00DE016E" w:rsidP="00202CD8">
            <w:pPr>
              <w:pStyle w:val="Table"/>
              <w:cnfStyle w:val="100000000000"/>
              <w:rPr>
                <w:lang w:eastAsia="de-CH"/>
              </w:rPr>
            </w:pPr>
            <w:r w:rsidRPr="002D0A71">
              <w:rPr>
                <w:lang w:eastAsia="de-CH"/>
              </w:rPr>
              <w:t xml:space="preserve">Sat </w:t>
            </w:r>
          </w:p>
        </w:tc>
        <w:tc>
          <w:tcPr>
            <w:tcW w:w="615" w:type="pct"/>
            <w:hideMark/>
          </w:tcPr>
          <w:p w:rsidR="00DE016E" w:rsidRPr="002D0A71" w:rsidRDefault="00DE016E" w:rsidP="00202CD8">
            <w:pPr>
              <w:pStyle w:val="Table"/>
              <w:cnfStyle w:val="100000000000"/>
              <w:rPr>
                <w:lang w:eastAsia="de-CH"/>
              </w:rPr>
            </w:pPr>
            <w:r w:rsidRPr="002D0A71">
              <w:rPr>
                <w:lang w:eastAsia="de-CH"/>
              </w:rPr>
              <w:t xml:space="preserve">Sun </w:t>
            </w:r>
          </w:p>
        </w:tc>
      </w:tr>
      <w:tr w:rsidR="00D41226" w:rsidRPr="002D0A71" w:rsidTr="00D41226">
        <w:trPr>
          <w:cnfStyle w:val="000000100000"/>
        </w:trPr>
        <w:tc>
          <w:tcPr>
            <w:cnfStyle w:val="001000000000"/>
            <w:tcW w:w="519" w:type="pct"/>
            <w:hideMark/>
          </w:tcPr>
          <w:p w:rsidR="00D41226" w:rsidRPr="002D0A71" w:rsidRDefault="00D41226" w:rsidP="00202CD8">
            <w:pPr>
              <w:pStyle w:val="Table"/>
              <w:rPr>
                <w:lang w:eastAsia="de-CH"/>
              </w:rPr>
            </w:pPr>
            <w:r>
              <w:rPr>
                <w:lang w:eastAsia="de-CH"/>
              </w:rPr>
              <w:t>ReqG</w:t>
            </w:r>
            <w:r w:rsidRPr="002D0A71">
              <w:rPr>
                <w:lang w:eastAsia="de-CH"/>
              </w:rPr>
              <w:t xml:space="preserve">01 </w:t>
            </w:r>
          </w:p>
        </w:tc>
        <w:tc>
          <w:tcPr>
            <w:tcW w:w="938" w:type="pct"/>
            <w:hideMark/>
          </w:tcPr>
          <w:p w:rsidR="00D41226" w:rsidRPr="002D0A71" w:rsidRDefault="00D41226" w:rsidP="00202CD8">
            <w:pPr>
              <w:pStyle w:val="Table"/>
              <w:cnfStyle w:val="000000100000"/>
              <w:rPr>
                <w:lang w:eastAsia="de-CH"/>
              </w:rPr>
            </w:pPr>
            <w:r w:rsidRPr="002D0A71">
              <w:rPr>
                <w:lang w:eastAsia="de-CH"/>
              </w:rPr>
              <w:t xml:space="preserve">Basic Camera </w:t>
            </w:r>
          </w:p>
        </w:tc>
        <w:tc>
          <w:tcPr>
            <w:tcW w:w="712" w:type="pct"/>
            <w:hideMark/>
          </w:tcPr>
          <w:p w:rsidR="00D41226" w:rsidRPr="002D0A71" w:rsidRDefault="00D41226" w:rsidP="00202CD8">
            <w:pPr>
              <w:pStyle w:val="Table"/>
              <w:cnfStyle w:val="000000100000"/>
              <w:rPr>
                <w:lang w:eastAsia="de-CH"/>
              </w:rPr>
            </w:pPr>
            <w:r w:rsidRPr="002D0A71">
              <w:rPr>
                <w:lang w:eastAsia="de-CH"/>
              </w:rPr>
              <w:t xml:space="preserve">cob </w:t>
            </w:r>
          </w:p>
        </w:tc>
        <w:tc>
          <w:tcPr>
            <w:tcW w:w="369" w:type="pct"/>
            <w:hideMark/>
          </w:tcPr>
          <w:p w:rsidR="00D41226" w:rsidRPr="002D0A71" w:rsidRDefault="00D41226" w:rsidP="00202CD8">
            <w:pPr>
              <w:pStyle w:val="Table"/>
              <w:cnfStyle w:val="000000100000"/>
              <w:rPr>
                <w:lang w:eastAsia="de-CH"/>
              </w:rPr>
            </w:pPr>
          </w:p>
        </w:tc>
        <w:tc>
          <w:tcPr>
            <w:tcW w:w="369" w:type="pct"/>
            <w:hideMark/>
          </w:tcPr>
          <w:p w:rsidR="00D41226" w:rsidRPr="002D0A71" w:rsidRDefault="00D41226" w:rsidP="00202CD8">
            <w:pPr>
              <w:pStyle w:val="Table"/>
              <w:cnfStyle w:val="000000100000"/>
              <w:rPr>
                <w:lang w:eastAsia="de-CH"/>
              </w:rPr>
            </w:pPr>
            <w:r w:rsidRPr="002D0A71">
              <w:rPr>
                <w:lang w:eastAsia="de-CH"/>
              </w:rPr>
              <w:t xml:space="preserve">2 </w:t>
            </w:r>
          </w:p>
        </w:tc>
        <w:tc>
          <w:tcPr>
            <w:tcW w:w="369" w:type="pct"/>
            <w:hideMark/>
          </w:tcPr>
          <w:p w:rsidR="00D41226" w:rsidRPr="002D0A71" w:rsidRDefault="00D41226" w:rsidP="00202CD8">
            <w:pPr>
              <w:pStyle w:val="Table"/>
              <w:cnfStyle w:val="000000100000"/>
              <w:rPr>
                <w:lang w:eastAsia="de-CH"/>
              </w:rPr>
            </w:pPr>
          </w:p>
        </w:tc>
        <w:tc>
          <w:tcPr>
            <w:tcW w:w="370" w:type="pct"/>
            <w:hideMark/>
          </w:tcPr>
          <w:p w:rsidR="00D41226" w:rsidRPr="002D0A71" w:rsidRDefault="00D41226" w:rsidP="00202CD8">
            <w:pPr>
              <w:pStyle w:val="Table"/>
              <w:cnfStyle w:val="000000100000"/>
              <w:rPr>
                <w:lang w:eastAsia="de-CH"/>
              </w:rPr>
            </w:pPr>
          </w:p>
        </w:tc>
        <w:tc>
          <w:tcPr>
            <w:tcW w:w="370" w:type="pct"/>
            <w:hideMark/>
          </w:tcPr>
          <w:p w:rsidR="00D41226" w:rsidRPr="002D0A71" w:rsidRDefault="00D41226" w:rsidP="00202CD8">
            <w:pPr>
              <w:pStyle w:val="Table"/>
              <w:cnfStyle w:val="000000100000"/>
              <w:rPr>
                <w:lang w:eastAsia="de-CH"/>
              </w:rPr>
            </w:pPr>
          </w:p>
        </w:tc>
        <w:tc>
          <w:tcPr>
            <w:tcW w:w="371" w:type="pct"/>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Pr>
                <w:lang w:eastAsia="de-CH"/>
              </w:rPr>
              <w:t>ReqG</w:t>
            </w:r>
            <w:r w:rsidRPr="002D0A71">
              <w:rPr>
                <w:lang w:eastAsia="de-CH"/>
              </w:rPr>
              <w:t xml:space="preserve">03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Basic Software Framework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cob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8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ReqL01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Lava Ground </w:t>
            </w:r>
          </w:p>
        </w:tc>
        <w:tc>
          <w:tcPr>
            <w:tcW w:w="0" w:type="auto"/>
            <w:hideMark/>
          </w:tcPr>
          <w:p w:rsidR="00D41226" w:rsidRPr="002D0A71" w:rsidRDefault="00D41226"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3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ReqL02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Basic Lava Effect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cob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2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ReqL04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Deadly Lava </w:t>
            </w:r>
          </w:p>
        </w:tc>
        <w:tc>
          <w:tcPr>
            <w:tcW w:w="0" w:type="auto"/>
            <w:hideMark/>
          </w:tcPr>
          <w:p w:rsidR="00D41226" w:rsidRPr="002D0A71" w:rsidRDefault="00D41226"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3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ReqPi01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Pillars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cob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3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ReqPi02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Basic Pillar Rendering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cob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2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ReqI01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Floating Islands </w:t>
            </w:r>
          </w:p>
        </w:tc>
        <w:tc>
          <w:tcPr>
            <w:tcW w:w="0" w:type="auto"/>
            <w:hideMark/>
          </w:tcPr>
          <w:p w:rsidR="00D41226" w:rsidRPr="002D0A71" w:rsidRDefault="00D41226"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2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ReqI02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Basic Island Rendering </w:t>
            </w:r>
          </w:p>
        </w:tc>
        <w:tc>
          <w:tcPr>
            <w:tcW w:w="0" w:type="auto"/>
            <w:hideMark/>
          </w:tcPr>
          <w:p w:rsidR="00D41226" w:rsidRPr="002D0A71" w:rsidRDefault="00D41226"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ReqI04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Moving Floating Islands </w:t>
            </w:r>
          </w:p>
        </w:tc>
        <w:tc>
          <w:tcPr>
            <w:tcW w:w="0" w:type="auto"/>
            <w:hideMark/>
          </w:tcPr>
          <w:p w:rsidR="00D41226" w:rsidRPr="002D0A71" w:rsidRDefault="00D41226"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ReqP01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Player </w:t>
            </w:r>
          </w:p>
        </w:tc>
        <w:tc>
          <w:tcPr>
            <w:tcW w:w="0" w:type="auto"/>
            <w:hideMark/>
          </w:tcPr>
          <w:p w:rsidR="00D41226" w:rsidRPr="002D0A71" w:rsidRDefault="00D41226"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2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ReqP02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Basic Player Model </w:t>
            </w:r>
          </w:p>
        </w:tc>
        <w:tc>
          <w:tcPr>
            <w:tcW w:w="0" w:type="auto"/>
            <w:hideMark/>
          </w:tcPr>
          <w:p w:rsidR="00D41226" w:rsidRPr="002D0A71" w:rsidRDefault="00D41226"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ReqP06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Island Jumping </w:t>
            </w:r>
          </w:p>
        </w:tc>
        <w:tc>
          <w:tcPr>
            <w:tcW w:w="0" w:type="auto"/>
            <w:hideMark/>
          </w:tcPr>
          <w:p w:rsidR="00D41226" w:rsidRPr="002D0A71" w:rsidRDefault="00D41226"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ReqP08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Direct Combat 1 </w:t>
            </w:r>
          </w:p>
        </w:tc>
        <w:tc>
          <w:tcPr>
            <w:tcW w:w="0" w:type="auto"/>
            <w:hideMark/>
          </w:tcPr>
          <w:p w:rsidR="00D41226" w:rsidRDefault="00D41226" w:rsidP="00202CD8">
            <w:pPr>
              <w:pStyle w:val="Table"/>
              <w:cnfStyle w:val="000000010000"/>
              <w:rPr>
                <w:lang w:eastAsia="de-CH"/>
              </w:rPr>
            </w:pPr>
            <w:r>
              <w:rPr>
                <w:lang w:eastAsia="de-CH"/>
              </w:rPr>
              <w:t>jab</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317E30" w:rsidP="00202CD8">
            <w:pPr>
              <w:pStyle w:val="Table"/>
              <w:cnfStyle w:val="000000010000"/>
              <w:rPr>
                <w:lang w:eastAsia="de-CH"/>
              </w:rPr>
            </w:pPr>
            <w:r>
              <w:rPr>
                <w:lang w:eastAsia="de-CH"/>
              </w:rPr>
              <w:t>1</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ReqP10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Direct Combat 3 </w:t>
            </w:r>
          </w:p>
        </w:tc>
        <w:tc>
          <w:tcPr>
            <w:tcW w:w="0" w:type="auto"/>
            <w:hideMark/>
          </w:tcPr>
          <w:p w:rsidR="00D41226" w:rsidRDefault="00D41226" w:rsidP="00202CD8">
            <w:pPr>
              <w:pStyle w:val="Table"/>
              <w:cnfStyle w:val="000000100000"/>
              <w:rPr>
                <w:lang w:eastAsia="de-CH"/>
              </w:rPr>
            </w:pPr>
            <w:r>
              <w:rPr>
                <w:lang w:eastAsia="de-CH"/>
              </w:rPr>
              <w:t>jab</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317E30" w:rsidP="00202CD8">
            <w:pPr>
              <w:pStyle w:val="Table"/>
              <w:cnfStyle w:val="000000100000"/>
              <w:rPr>
                <w:lang w:eastAsia="de-CH"/>
              </w:rPr>
            </w:pPr>
            <w:r>
              <w:rPr>
                <w:lang w:eastAsia="de-CH"/>
              </w:rPr>
              <w:t>2</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ReqP12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Ice Spike </w:t>
            </w:r>
          </w:p>
        </w:tc>
        <w:tc>
          <w:tcPr>
            <w:tcW w:w="0" w:type="auto"/>
            <w:hideMark/>
          </w:tcPr>
          <w:p w:rsidR="00D41226" w:rsidRDefault="00D41226" w:rsidP="00202CD8">
            <w:pPr>
              <w:pStyle w:val="Table"/>
              <w:cnfStyle w:val="000000010000"/>
              <w:rPr>
                <w:lang w:eastAsia="de-CH"/>
              </w:rPr>
            </w:pPr>
            <w:r>
              <w:rPr>
                <w:lang w:eastAsia="de-CH"/>
              </w:rPr>
              <w:t>jab</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317E30" w:rsidP="00202CD8">
            <w:pPr>
              <w:pStyle w:val="Table"/>
              <w:cnfStyle w:val="000000010000"/>
              <w:rPr>
                <w:lang w:eastAsia="de-CH"/>
              </w:rPr>
            </w:pPr>
            <w:r>
              <w:rPr>
                <w:lang w:eastAsia="de-CH"/>
              </w:rPr>
              <w:t>3</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Pr>
                <w:lang w:eastAsia="de-CH"/>
              </w:rPr>
              <w:lastRenderedPageBreak/>
              <w:t>ReqI12</w:t>
            </w:r>
          </w:p>
        </w:tc>
        <w:tc>
          <w:tcPr>
            <w:tcW w:w="0" w:type="auto"/>
            <w:hideMark/>
          </w:tcPr>
          <w:p w:rsidR="00D41226" w:rsidRPr="002D0A71" w:rsidRDefault="00D41226" w:rsidP="00202CD8">
            <w:pPr>
              <w:pStyle w:val="Table"/>
              <w:cnfStyle w:val="000000100000"/>
              <w:rPr>
                <w:lang w:eastAsia="de-CH"/>
              </w:rPr>
            </w:pPr>
            <w:r>
              <w:rPr>
                <w:lang w:eastAsia="de-CH"/>
              </w:rPr>
              <w:t>Power-Ups</w:t>
            </w:r>
          </w:p>
        </w:tc>
        <w:tc>
          <w:tcPr>
            <w:tcW w:w="0" w:type="auto"/>
            <w:hideMark/>
          </w:tcPr>
          <w:p w:rsidR="00D41226" w:rsidRDefault="00D41226" w:rsidP="00202CD8">
            <w:pPr>
              <w:pStyle w:val="Table"/>
              <w:cnfStyle w:val="000000100000"/>
              <w:rPr>
                <w:lang w:eastAsia="de-CH"/>
              </w:rPr>
            </w:pPr>
            <w:r>
              <w:rPr>
                <w:lang w:eastAsia="de-CH"/>
              </w:rPr>
              <w:t>cob</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317E30" w:rsidP="00202CD8">
            <w:pPr>
              <w:pStyle w:val="Table"/>
              <w:cnfStyle w:val="000000100000"/>
              <w:rPr>
                <w:lang w:eastAsia="de-CH"/>
              </w:rPr>
            </w:pPr>
            <w:r>
              <w:rPr>
                <w:lang w:eastAsia="de-CH"/>
              </w:rPr>
              <w:t>2</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615" w:type="pct"/>
            <w:hideMark/>
          </w:tcPr>
          <w:p w:rsidR="00D41226" w:rsidRPr="002D0A71" w:rsidRDefault="00D41226" w:rsidP="00202CD8">
            <w:pPr>
              <w:pStyle w:val="Table"/>
              <w:cnfStyle w:val="000000100000"/>
              <w:rPr>
                <w:lang w:eastAsia="de-CH"/>
              </w:rPr>
            </w:pP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Pr>
                <w:lang w:eastAsia="de-CH"/>
              </w:rPr>
              <w:t>ReqP20</w:t>
            </w:r>
          </w:p>
        </w:tc>
        <w:tc>
          <w:tcPr>
            <w:tcW w:w="0" w:type="auto"/>
            <w:hideMark/>
          </w:tcPr>
          <w:p w:rsidR="00D41226" w:rsidRPr="002D0A71" w:rsidRDefault="00D41226" w:rsidP="00202CD8">
            <w:pPr>
              <w:pStyle w:val="Table"/>
              <w:cnfStyle w:val="000000010000"/>
              <w:rPr>
                <w:lang w:eastAsia="de-CH"/>
              </w:rPr>
            </w:pPr>
            <w:r>
              <w:rPr>
                <w:lang w:eastAsia="de-CH"/>
              </w:rPr>
              <w:t>Collecting Power-Ups</w:t>
            </w:r>
          </w:p>
        </w:tc>
        <w:tc>
          <w:tcPr>
            <w:tcW w:w="0" w:type="auto"/>
            <w:hideMark/>
          </w:tcPr>
          <w:p w:rsidR="00D41226" w:rsidRDefault="00D41226" w:rsidP="00202CD8">
            <w:pPr>
              <w:pStyle w:val="Table"/>
              <w:cnfStyle w:val="000000010000"/>
              <w:rPr>
                <w:lang w:eastAsia="de-CH"/>
              </w:rPr>
            </w:pPr>
            <w:r>
              <w:rPr>
                <w:lang w:eastAsia="de-CH"/>
              </w:rPr>
              <w:t>cob</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317E30" w:rsidP="00202CD8">
            <w:pPr>
              <w:pStyle w:val="Table"/>
              <w:cnfStyle w:val="000000010000"/>
              <w:rPr>
                <w:lang w:eastAsia="de-CH"/>
              </w:rPr>
            </w:pPr>
            <w:r>
              <w:rPr>
                <w:lang w:eastAsia="de-CH"/>
              </w:rPr>
              <w:t>1</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615" w:type="pct"/>
            <w:hideMark/>
          </w:tcPr>
          <w:p w:rsidR="00D41226" w:rsidRPr="002D0A71" w:rsidRDefault="00D41226" w:rsidP="00202CD8">
            <w:pPr>
              <w:pStyle w:val="Table"/>
              <w:cnfStyle w:val="000000010000"/>
              <w:rPr>
                <w:lang w:eastAsia="de-CH"/>
              </w:rPr>
            </w:pPr>
          </w:p>
        </w:tc>
      </w:tr>
      <w:tr w:rsidR="00D41226" w:rsidRPr="002D0A71" w:rsidTr="004074F7">
        <w:trPr>
          <w:cnfStyle w:val="00000010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None </w:t>
            </w: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Testing </w:t>
            </w:r>
          </w:p>
        </w:tc>
        <w:tc>
          <w:tcPr>
            <w:tcW w:w="0" w:type="auto"/>
            <w:hideMark/>
          </w:tcPr>
          <w:p w:rsidR="00D41226" w:rsidRPr="002D0A71" w:rsidRDefault="00D41226" w:rsidP="00202CD8">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p>
        </w:tc>
        <w:tc>
          <w:tcPr>
            <w:tcW w:w="0" w:type="auto"/>
            <w:hideMark/>
          </w:tcPr>
          <w:p w:rsidR="00D41226" w:rsidRPr="002D0A71" w:rsidRDefault="00D41226" w:rsidP="00202CD8">
            <w:pPr>
              <w:pStyle w:val="Table"/>
              <w:cnfStyle w:val="000000100000"/>
              <w:rPr>
                <w:lang w:eastAsia="de-CH"/>
              </w:rPr>
            </w:pPr>
            <w:r w:rsidRPr="002D0A71">
              <w:rPr>
                <w:lang w:eastAsia="de-CH"/>
              </w:rPr>
              <w:t xml:space="preserve">4 </w:t>
            </w:r>
          </w:p>
        </w:tc>
        <w:tc>
          <w:tcPr>
            <w:tcW w:w="615" w:type="pct"/>
            <w:hideMark/>
          </w:tcPr>
          <w:p w:rsidR="00D41226" w:rsidRPr="002D0A71" w:rsidRDefault="00D41226" w:rsidP="00202CD8">
            <w:pPr>
              <w:pStyle w:val="Table"/>
              <w:cnfStyle w:val="000000100000"/>
              <w:rPr>
                <w:lang w:eastAsia="de-CH"/>
              </w:rPr>
            </w:pPr>
            <w:r w:rsidRPr="002D0A71">
              <w:rPr>
                <w:lang w:eastAsia="de-CH"/>
              </w:rPr>
              <w:t xml:space="preserve">4 </w:t>
            </w:r>
          </w:p>
        </w:tc>
      </w:tr>
      <w:tr w:rsidR="00D41226" w:rsidRPr="002D0A71" w:rsidTr="004074F7">
        <w:trPr>
          <w:cnfStyle w:val="000000010000"/>
        </w:trPr>
        <w:tc>
          <w:tcPr>
            <w:cnfStyle w:val="001000000000"/>
            <w:tcW w:w="0" w:type="auto"/>
            <w:hideMark/>
          </w:tcPr>
          <w:p w:rsidR="00D41226" w:rsidRPr="002D0A71" w:rsidRDefault="00D41226" w:rsidP="00202CD8">
            <w:pPr>
              <w:pStyle w:val="Table"/>
              <w:rPr>
                <w:lang w:eastAsia="de-CH"/>
              </w:rPr>
            </w:pPr>
            <w:r w:rsidRPr="002D0A71">
              <w:rPr>
                <w:lang w:eastAsia="de-CH"/>
              </w:rPr>
              <w:t xml:space="preserve">None </w:t>
            </w: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Work Estimates and Plan for MS05 </w:t>
            </w:r>
          </w:p>
        </w:tc>
        <w:tc>
          <w:tcPr>
            <w:tcW w:w="0" w:type="auto"/>
            <w:hideMark/>
          </w:tcPr>
          <w:p w:rsidR="00D41226" w:rsidRPr="002D0A71" w:rsidRDefault="00D41226" w:rsidP="00202CD8">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p>
        </w:tc>
        <w:tc>
          <w:tcPr>
            <w:tcW w:w="0" w:type="auto"/>
            <w:hideMark/>
          </w:tcPr>
          <w:p w:rsidR="00D41226" w:rsidRPr="002D0A71" w:rsidRDefault="00D41226" w:rsidP="00202CD8">
            <w:pPr>
              <w:pStyle w:val="Table"/>
              <w:cnfStyle w:val="000000010000"/>
              <w:rPr>
                <w:lang w:eastAsia="de-CH"/>
              </w:rPr>
            </w:pPr>
            <w:r w:rsidRPr="002D0A71">
              <w:rPr>
                <w:lang w:eastAsia="de-CH"/>
              </w:rPr>
              <w:t xml:space="preserve">1 </w:t>
            </w:r>
          </w:p>
        </w:tc>
        <w:tc>
          <w:tcPr>
            <w:tcW w:w="615" w:type="pct"/>
            <w:hideMark/>
          </w:tcPr>
          <w:p w:rsidR="00D41226" w:rsidRPr="002D0A71" w:rsidRDefault="00D41226" w:rsidP="00202CD8">
            <w:pPr>
              <w:pStyle w:val="Table"/>
              <w:cnfStyle w:val="000000010000"/>
              <w:rPr>
                <w:lang w:eastAsia="de-CH"/>
              </w:rPr>
            </w:pPr>
            <w:r w:rsidRPr="002D0A71">
              <w:rPr>
                <w:lang w:eastAsia="de-CH"/>
              </w:rPr>
              <w:t xml:space="preserve">1 </w:t>
            </w:r>
          </w:p>
        </w:tc>
      </w:tr>
    </w:tbl>
    <w:p w:rsidR="001A4D71" w:rsidRPr="001A4D71" w:rsidRDefault="001A4D71" w:rsidP="001A4D71">
      <w:pPr>
        <w:pStyle w:val="Subtitle"/>
        <w:rPr>
          <w:szCs w:val="36"/>
        </w:rPr>
      </w:pPr>
      <w:r w:rsidRPr="001A4D71">
        <w:t>Week 12: 16.3.-22.3. Working towards MS02</w:t>
      </w:r>
    </w:p>
    <w:tbl>
      <w:tblPr>
        <w:tblStyle w:val="MediumShading1-Accent11"/>
        <w:tblW w:w="5000" w:type="pct"/>
        <w:tblLook w:val="04A0"/>
      </w:tblPr>
      <w:tblGrid>
        <w:gridCol w:w="963"/>
        <w:gridCol w:w="1742"/>
        <w:gridCol w:w="1322"/>
        <w:gridCol w:w="686"/>
        <w:gridCol w:w="685"/>
        <w:gridCol w:w="685"/>
        <w:gridCol w:w="687"/>
        <w:gridCol w:w="687"/>
        <w:gridCol w:w="689"/>
        <w:gridCol w:w="1142"/>
      </w:tblGrid>
      <w:tr w:rsidR="00236CB4" w:rsidRPr="002D0A71" w:rsidTr="00236CB4">
        <w:trPr>
          <w:cnfStyle w:val="100000000000"/>
        </w:trPr>
        <w:tc>
          <w:tcPr>
            <w:cnfStyle w:val="001000000000"/>
            <w:tcW w:w="0" w:type="auto"/>
            <w:hideMark/>
          </w:tcPr>
          <w:p w:rsidR="00C07577" w:rsidRPr="002D0A71" w:rsidRDefault="002E3D72" w:rsidP="00A86E52">
            <w:pPr>
              <w:pStyle w:val="Table"/>
              <w:rPr>
                <w:lang w:eastAsia="de-CH"/>
              </w:rPr>
            </w:pPr>
            <w:r>
              <w:rPr>
                <w:lang w:eastAsia="de-CH"/>
              </w:rPr>
              <w:t>ID</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Requirement </w:t>
            </w:r>
          </w:p>
        </w:tc>
        <w:tc>
          <w:tcPr>
            <w:tcW w:w="0" w:type="auto"/>
            <w:hideMark/>
          </w:tcPr>
          <w:p w:rsidR="00C07577" w:rsidRPr="002D0A71" w:rsidRDefault="00C07577" w:rsidP="00A86E52">
            <w:pPr>
              <w:pStyle w:val="Table"/>
              <w:cnfStyle w:val="100000000000"/>
              <w:rPr>
                <w:lang w:eastAsia="de-CH"/>
              </w:rPr>
            </w:pPr>
            <w:r>
              <w:rPr>
                <w:lang w:eastAsia="de-CH"/>
              </w:rPr>
              <w:t>Assignee</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Mo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Tue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Wed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Thu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Fri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Sat </w:t>
            </w:r>
          </w:p>
        </w:tc>
        <w:tc>
          <w:tcPr>
            <w:tcW w:w="615" w:type="pct"/>
            <w:hideMark/>
          </w:tcPr>
          <w:p w:rsidR="00C07577" w:rsidRPr="002D0A71" w:rsidRDefault="00C07577" w:rsidP="00A86E52">
            <w:pPr>
              <w:pStyle w:val="Table"/>
              <w:cnfStyle w:val="100000000000"/>
              <w:rPr>
                <w:lang w:eastAsia="de-CH"/>
              </w:rPr>
            </w:pPr>
            <w:r w:rsidRPr="002D0A71">
              <w:rPr>
                <w:lang w:eastAsia="de-CH"/>
              </w:rPr>
              <w:t xml:space="preserve">Sun </w:t>
            </w:r>
          </w:p>
        </w:tc>
      </w:tr>
      <w:tr w:rsidR="00C07577" w:rsidRPr="002D0A71" w:rsidTr="00236CB4">
        <w:trPr>
          <w:cnfStyle w:val="000000100000"/>
        </w:trPr>
        <w:tc>
          <w:tcPr>
            <w:cnfStyle w:val="001000000000"/>
            <w:tcW w:w="518" w:type="pct"/>
            <w:hideMark/>
          </w:tcPr>
          <w:p w:rsidR="00C07577" w:rsidRPr="002D0A71" w:rsidRDefault="0011438F" w:rsidP="00A86E52">
            <w:pPr>
              <w:pStyle w:val="Table"/>
              <w:rPr>
                <w:lang w:eastAsia="de-CH"/>
              </w:rPr>
            </w:pPr>
            <w:r>
              <w:rPr>
                <w:lang w:eastAsia="de-CH"/>
              </w:rPr>
              <w:t>ReqG</w:t>
            </w:r>
            <w:r w:rsidR="00C07577" w:rsidRPr="002D0A71">
              <w:rPr>
                <w:lang w:eastAsia="de-CH"/>
              </w:rPr>
              <w:t xml:space="preserve">01 </w:t>
            </w:r>
          </w:p>
        </w:tc>
        <w:tc>
          <w:tcPr>
            <w:tcW w:w="937" w:type="pct"/>
            <w:hideMark/>
          </w:tcPr>
          <w:p w:rsidR="00C07577" w:rsidRPr="002D0A71" w:rsidRDefault="00C07577" w:rsidP="00A86E52">
            <w:pPr>
              <w:pStyle w:val="Table"/>
              <w:cnfStyle w:val="000000100000"/>
              <w:rPr>
                <w:lang w:eastAsia="de-CH"/>
              </w:rPr>
            </w:pPr>
            <w:r w:rsidRPr="002D0A71">
              <w:rPr>
                <w:lang w:eastAsia="de-CH"/>
              </w:rPr>
              <w:t xml:space="preserve">Basic Camera </w:t>
            </w:r>
          </w:p>
        </w:tc>
        <w:tc>
          <w:tcPr>
            <w:tcW w:w="711" w:type="pct"/>
            <w:hideMark/>
          </w:tcPr>
          <w:p w:rsidR="00C07577" w:rsidRPr="002D0A71" w:rsidRDefault="00C07577" w:rsidP="00A86E52">
            <w:pPr>
              <w:pStyle w:val="Table"/>
              <w:cnfStyle w:val="000000100000"/>
              <w:rPr>
                <w:lang w:eastAsia="de-CH"/>
              </w:rPr>
            </w:pPr>
            <w:r w:rsidRPr="002D0A71">
              <w:rPr>
                <w:lang w:eastAsia="de-CH"/>
              </w:rPr>
              <w:t xml:space="preserve">cob </w:t>
            </w:r>
          </w:p>
        </w:tc>
        <w:tc>
          <w:tcPr>
            <w:tcW w:w="369" w:type="pct"/>
            <w:hideMark/>
          </w:tcPr>
          <w:p w:rsidR="00C07577" w:rsidRPr="002D0A71" w:rsidRDefault="00C07577" w:rsidP="00A86E52">
            <w:pPr>
              <w:pStyle w:val="Table"/>
              <w:cnfStyle w:val="000000100000"/>
              <w:rPr>
                <w:lang w:eastAsia="de-CH"/>
              </w:rPr>
            </w:pPr>
          </w:p>
        </w:tc>
        <w:tc>
          <w:tcPr>
            <w:tcW w:w="369" w:type="pct"/>
            <w:hideMark/>
          </w:tcPr>
          <w:p w:rsidR="00C07577" w:rsidRPr="002D0A71" w:rsidRDefault="00C07577" w:rsidP="00A86E52">
            <w:pPr>
              <w:pStyle w:val="Table"/>
              <w:cnfStyle w:val="000000100000"/>
              <w:rPr>
                <w:lang w:eastAsia="de-CH"/>
              </w:rPr>
            </w:pPr>
            <w:r w:rsidRPr="002D0A71">
              <w:rPr>
                <w:lang w:eastAsia="de-CH"/>
              </w:rPr>
              <w:t xml:space="preserve">2 </w:t>
            </w:r>
          </w:p>
        </w:tc>
        <w:tc>
          <w:tcPr>
            <w:tcW w:w="369" w:type="pct"/>
            <w:hideMark/>
          </w:tcPr>
          <w:p w:rsidR="00C07577" w:rsidRPr="002D0A71" w:rsidRDefault="00C07577" w:rsidP="00A86E52">
            <w:pPr>
              <w:pStyle w:val="Table"/>
              <w:cnfStyle w:val="000000100000"/>
              <w:rPr>
                <w:lang w:eastAsia="de-CH"/>
              </w:rPr>
            </w:pPr>
          </w:p>
        </w:tc>
        <w:tc>
          <w:tcPr>
            <w:tcW w:w="370" w:type="pct"/>
            <w:hideMark/>
          </w:tcPr>
          <w:p w:rsidR="00C07577" w:rsidRPr="002D0A71" w:rsidRDefault="00C07577" w:rsidP="00A86E52">
            <w:pPr>
              <w:pStyle w:val="Table"/>
              <w:cnfStyle w:val="000000100000"/>
              <w:rPr>
                <w:lang w:eastAsia="de-CH"/>
              </w:rPr>
            </w:pPr>
          </w:p>
        </w:tc>
        <w:tc>
          <w:tcPr>
            <w:tcW w:w="370" w:type="pct"/>
            <w:hideMark/>
          </w:tcPr>
          <w:p w:rsidR="00C07577" w:rsidRPr="002D0A71" w:rsidRDefault="00C07577" w:rsidP="00A86E52">
            <w:pPr>
              <w:pStyle w:val="Table"/>
              <w:cnfStyle w:val="000000100000"/>
              <w:rPr>
                <w:lang w:eastAsia="de-CH"/>
              </w:rPr>
            </w:pPr>
          </w:p>
        </w:tc>
        <w:tc>
          <w:tcPr>
            <w:tcW w:w="371" w:type="pct"/>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11438F" w:rsidP="00A86E52">
            <w:pPr>
              <w:pStyle w:val="Table"/>
              <w:rPr>
                <w:lang w:eastAsia="de-CH"/>
              </w:rPr>
            </w:pPr>
            <w:r>
              <w:rPr>
                <w:lang w:eastAsia="de-CH"/>
              </w:rPr>
              <w:t>ReqG</w:t>
            </w:r>
            <w:r w:rsidR="00C07577" w:rsidRPr="002D0A71">
              <w:rPr>
                <w:lang w:eastAsia="de-CH"/>
              </w:rPr>
              <w:t xml:space="preserve">03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Basic Software Framework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cob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8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ReqL01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Lava Ground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3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ReqL02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Basic Lava Effect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cob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ReqL04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Deadly Lava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3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ReqPi01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Pillars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3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ReqPi02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Basic Pillar Rendering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cob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ReqI01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Floating Islands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ReqI02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Basic Island Rendering </w:t>
            </w:r>
          </w:p>
        </w:tc>
        <w:tc>
          <w:tcPr>
            <w:tcW w:w="0" w:type="auto"/>
            <w:hideMark/>
          </w:tcPr>
          <w:p w:rsidR="00C07577" w:rsidRPr="002D0A71" w:rsidRDefault="00C07577"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ReqP01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Player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ReqP02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Basic Player Model </w:t>
            </w:r>
          </w:p>
        </w:tc>
        <w:tc>
          <w:tcPr>
            <w:tcW w:w="0" w:type="auto"/>
            <w:hideMark/>
          </w:tcPr>
          <w:p w:rsidR="00C07577" w:rsidRPr="002D0A71" w:rsidRDefault="00C07577"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ReqP06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Island Jumping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ReqP08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Direct Combat 1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None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Testing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w:t>
            </w:r>
            <w:r w:rsidR="00C07577">
              <w:rPr>
                <w:lang w:eastAsia="de-CH"/>
              </w:rPr>
              <w:t>dpk</w:t>
            </w:r>
            <w:r w:rsidR="00C07577" w:rsidRPr="002D0A71">
              <w:rPr>
                <w:lang w:eastAsia="de-CH"/>
              </w:rPr>
              <w:t xml:space="preserve">/cob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4 </w:t>
            </w:r>
          </w:p>
        </w:tc>
        <w:tc>
          <w:tcPr>
            <w:tcW w:w="615" w:type="pct"/>
            <w:hideMark/>
          </w:tcPr>
          <w:p w:rsidR="00C07577" w:rsidRPr="002D0A71" w:rsidRDefault="00C07577" w:rsidP="00A86E52">
            <w:pPr>
              <w:pStyle w:val="Table"/>
              <w:cnfStyle w:val="000000010000"/>
              <w:rPr>
                <w:lang w:eastAsia="de-CH"/>
              </w:rPr>
            </w:pPr>
            <w:r w:rsidRPr="002D0A71">
              <w:rPr>
                <w:lang w:eastAsia="de-CH"/>
              </w:rPr>
              <w:t xml:space="preserve">4 </w:t>
            </w: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None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Work Estimates and Plan for MS05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w:t>
            </w:r>
            <w:r w:rsidR="00C07577">
              <w:rPr>
                <w:lang w:eastAsia="de-CH"/>
              </w:rPr>
              <w:t>dpk</w:t>
            </w:r>
            <w:r w:rsidR="00C07577" w:rsidRPr="002D0A71">
              <w:rPr>
                <w:lang w:eastAsia="de-CH"/>
              </w:rPr>
              <w:t xml:space="preserve">/cob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1 </w:t>
            </w:r>
          </w:p>
        </w:tc>
        <w:tc>
          <w:tcPr>
            <w:tcW w:w="615" w:type="pct"/>
            <w:hideMark/>
          </w:tcPr>
          <w:p w:rsidR="00C07577" w:rsidRPr="002D0A71" w:rsidRDefault="00C07577" w:rsidP="00A86E52">
            <w:pPr>
              <w:pStyle w:val="Table"/>
              <w:cnfStyle w:val="000000100000"/>
              <w:rPr>
                <w:lang w:eastAsia="de-CH"/>
              </w:rPr>
            </w:pPr>
            <w:r w:rsidRPr="002D0A71">
              <w:rPr>
                <w:lang w:eastAsia="de-CH"/>
              </w:rPr>
              <w:t xml:space="preserve">1 </w:t>
            </w:r>
          </w:p>
        </w:tc>
      </w:tr>
    </w:tbl>
    <w:p w:rsidR="00236CB4" w:rsidRDefault="00236CB4" w:rsidP="00A86E52">
      <w:pPr>
        <w:pStyle w:val="Subtitle"/>
        <w:rPr>
          <w:lang w:eastAsia="de-CH"/>
        </w:rPr>
      </w:pPr>
      <w:r>
        <w:rPr>
          <w:lang w:eastAsia="de-CH"/>
        </w:rPr>
        <w:t>W</w:t>
      </w:r>
      <w:r w:rsidRPr="002D0A71">
        <w:rPr>
          <w:lang w:eastAsia="de-CH"/>
        </w:rPr>
        <w:t>eek 13: 23.3.-29.3. Working towards MS03 and MS04</w:t>
      </w:r>
    </w:p>
    <w:p w:rsidR="002E102D" w:rsidRPr="002E102D" w:rsidRDefault="002E102D" w:rsidP="002E102D">
      <w:r>
        <w:t>Exact schedule to be determined.</w:t>
      </w:r>
    </w:p>
    <w:p w:rsidR="00EF75EA" w:rsidRDefault="00335F1C" w:rsidP="00EF75EA">
      <w:pPr>
        <w:pStyle w:val="Subtitle"/>
        <w:rPr>
          <w:rFonts w:eastAsia="Times New Roman"/>
          <w:lang w:eastAsia="de-CH"/>
        </w:rPr>
      </w:pPr>
      <w:r w:rsidRPr="002D0A71">
        <w:rPr>
          <w:rFonts w:eastAsia="Times New Roman"/>
          <w:lang w:eastAsia="de-CH"/>
        </w:rPr>
        <w:t>Week 14: 30.3.-05.4. Working towards MS03 and MS04</w:t>
      </w:r>
    </w:p>
    <w:p w:rsidR="002E102D" w:rsidRPr="002E102D" w:rsidRDefault="002E102D" w:rsidP="002E102D">
      <w:r>
        <w:t>Exact schedule to be determined.</w:t>
      </w:r>
    </w:p>
    <w:p w:rsidR="007A695B" w:rsidRDefault="00265A05" w:rsidP="007A695B">
      <w:pPr>
        <w:pStyle w:val="Subtitle"/>
      </w:pPr>
      <w:r>
        <w:t>Week 15: 06.4.-12.4. Working towards MS04</w:t>
      </w:r>
    </w:p>
    <w:p w:rsidR="002E102D" w:rsidRPr="002E102D" w:rsidRDefault="002E102D" w:rsidP="002E102D">
      <w:r>
        <w:t>Exact schedule to be determined.</w:t>
      </w:r>
    </w:p>
    <w:p w:rsidR="007A695B" w:rsidRDefault="007C2C78" w:rsidP="007A695B">
      <w:pPr>
        <w:pStyle w:val="Subtitle"/>
      </w:pPr>
      <w:r>
        <w:t xml:space="preserve">Week 16: 13.4.-19.4. Working towards MS05 </w:t>
      </w:r>
    </w:p>
    <w:p w:rsidR="002E102D" w:rsidRPr="002E102D" w:rsidRDefault="002E102D" w:rsidP="002E102D">
      <w:r>
        <w:t>Exact schedule to be determined.</w:t>
      </w:r>
    </w:p>
    <w:p w:rsidR="007A695B" w:rsidRDefault="00E75766" w:rsidP="007A695B">
      <w:pPr>
        <w:pStyle w:val="Subtitle"/>
      </w:pPr>
      <w:r>
        <w:t xml:space="preserve">Week 17: 20.4.-26.4. Working towards MS05 </w:t>
      </w:r>
    </w:p>
    <w:p w:rsidR="002E102D" w:rsidRPr="002E102D" w:rsidRDefault="002E102D" w:rsidP="002E102D">
      <w:r>
        <w:t>Exact schedule to be determined.</w:t>
      </w:r>
    </w:p>
    <w:p w:rsidR="007A695B" w:rsidRDefault="00575A8A" w:rsidP="007A695B">
      <w:pPr>
        <w:pStyle w:val="Subtitle"/>
      </w:pPr>
      <w:r>
        <w:t>Week 18: 27.4.-03.5. Working towards MS05</w:t>
      </w:r>
    </w:p>
    <w:p w:rsidR="002E102D" w:rsidRPr="002E102D" w:rsidRDefault="002E102D" w:rsidP="002E102D">
      <w:r>
        <w:t>Exact schedule to be determined.</w:t>
      </w:r>
    </w:p>
    <w:p w:rsidR="007A695B" w:rsidRDefault="006C0132" w:rsidP="007A695B">
      <w:pPr>
        <w:pStyle w:val="Subtitle"/>
      </w:pPr>
      <w:r>
        <w:t>Week 19: 04.5.-10.5. Working towards MS06</w:t>
      </w:r>
    </w:p>
    <w:p w:rsidR="002E102D" w:rsidRPr="002E102D" w:rsidRDefault="002E102D" w:rsidP="002E102D">
      <w:r>
        <w:t>Exact schedule to be determined.</w:t>
      </w:r>
    </w:p>
    <w:p w:rsidR="007A695B" w:rsidRDefault="000E34E7" w:rsidP="007A695B">
      <w:pPr>
        <w:pStyle w:val="Subtitle"/>
      </w:pPr>
      <w:r>
        <w:t>Week 20: 11.5.-17.5. Working towards MS07</w:t>
      </w:r>
    </w:p>
    <w:p w:rsidR="002E102D" w:rsidRPr="002E102D" w:rsidRDefault="002E102D" w:rsidP="002E102D">
      <w:r>
        <w:lastRenderedPageBreak/>
        <w:t>Exact schedule to be determined.</w:t>
      </w:r>
    </w:p>
    <w:p w:rsidR="007A695B" w:rsidRDefault="0045693A" w:rsidP="007A695B">
      <w:pPr>
        <w:pStyle w:val="Subtitle"/>
      </w:pPr>
      <w:r>
        <w:t>Week 21: 18.5.-24.5. Working towards MS07</w:t>
      </w:r>
    </w:p>
    <w:p w:rsidR="002E102D" w:rsidRPr="002E102D" w:rsidRDefault="002E102D" w:rsidP="002E102D">
      <w:r>
        <w:t>Exact schedule to be determined.</w:t>
      </w:r>
    </w:p>
    <w:p w:rsidR="007A695B" w:rsidRDefault="008C2790" w:rsidP="007A695B">
      <w:pPr>
        <w:pStyle w:val="Subtitle"/>
      </w:pPr>
      <w:r>
        <w:t>Week 22: 25.5.-29.5. Working towards MS08</w:t>
      </w:r>
    </w:p>
    <w:p w:rsidR="002E102D" w:rsidRPr="002E102D" w:rsidRDefault="002E102D" w:rsidP="002E102D">
      <w:r>
        <w:t>Exact schedule to be determined.</w:t>
      </w:r>
    </w:p>
    <w:p w:rsidR="002D0A71" w:rsidRPr="002D0A71" w:rsidRDefault="002D0A71" w:rsidP="00B678E7">
      <w:pPr>
        <w:rPr>
          <w:rFonts w:eastAsia="Times New Roman"/>
          <w:vanish/>
          <w:lang w:eastAsia="de-CH"/>
        </w:rPr>
      </w:pPr>
    </w:p>
    <w:p w:rsidR="002D0A71" w:rsidRPr="002D0A71" w:rsidRDefault="002D0A71" w:rsidP="00E34076">
      <w:pPr>
        <w:pStyle w:val="Heading1"/>
        <w:rPr>
          <w:rFonts w:eastAsia="Times New Roman"/>
          <w:kern w:val="36"/>
          <w:lang w:eastAsia="de-CH"/>
        </w:rPr>
      </w:pPr>
      <w:bookmarkStart w:id="104" w:name="Assessment"/>
      <w:bookmarkStart w:id="105" w:name="_Toc224382403"/>
      <w:bookmarkEnd w:id="104"/>
      <w:r w:rsidRPr="002D0A71">
        <w:rPr>
          <w:rFonts w:eastAsia="Times New Roman"/>
          <w:kern w:val="36"/>
          <w:lang w:eastAsia="de-CH"/>
        </w:rPr>
        <w:t>Assessment</w:t>
      </w:r>
      <w:bookmarkEnd w:id="105"/>
    </w:p>
    <w:p w:rsidR="00397285" w:rsidRPr="002D0A71" w:rsidRDefault="00397285"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397285" w:rsidRPr="002D0A71" w:rsidRDefault="00397285"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9805D5" w:rsidRPr="00634AF5" w:rsidRDefault="00397285"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sectPr w:rsidR="009805D5" w:rsidRPr="00634AF5" w:rsidSect="00F86D9E">
      <w:footerReference w:type="default" r:id="rId18"/>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3F79" w:rsidRDefault="00593F79" w:rsidP="00E57A70">
      <w:pPr>
        <w:spacing w:before="0" w:after="0" w:line="240" w:lineRule="auto"/>
      </w:pPr>
      <w:r>
        <w:separator/>
      </w:r>
    </w:p>
  </w:endnote>
  <w:endnote w:type="continuationSeparator" w:id="1">
    <w:p w:rsidR="00593F79" w:rsidRDefault="00593F79" w:rsidP="00E57A7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00222"/>
      <w:docPartObj>
        <w:docPartGallery w:val="Page Numbers (Bottom of Page)"/>
        <w:docPartUnique/>
      </w:docPartObj>
    </w:sdtPr>
    <w:sdtEndPr>
      <w:rPr>
        <w:color w:val="7F7F7F" w:themeColor="background1" w:themeShade="7F"/>
        <w:spacing w:val="60"/>
      </w:rPr>
    </w:sdtEndPr>
    <w:sdtContent>
      <w:p w:rsidR="00E57A70" w:rsidRDefault="003F5D74">
        <w:pPr>
          <w:pStyle w:val="Footer"/>
          <w:pBdr>
            <w:top w:val="single" w:sz="4" w:space="1" w:color="D9D9D9" w:themeColor="background1" w:themeShade="D9"/>
          </w:pBdr>
          <w:jc w:val="right"/>
        </w:pPr>
        <w:fldSimple w:instr=" PAGE   \* MERGEFORMAT ">
          <w:r w:rsidR="009F71FC">
            <w:rPr>
              <w:noProof/>
            </w:rPr>
            <w:t>10</w:t>
          </w:r>
        </w:fldSimple>
        <w:r w:rsidR="00E57A70">
          <w:t xml:space="preserve"> </w:t>
        </w:r>
      </w:p>
    </w:sdtContent>
  </w:sdt>
  <w:p w:rsidR="00E57A70" w:rsidRPr="00E57A70" w:rsidRDefault="00E57A70">
    <w:pPr>
      <w:pStyle w:val="Footer"/>
      <w:rPr>
        <w:lang w:val="de-CH"/>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3F79" w:rsidRDefault="00593F79" w:rsidP="00E57A70">
      <w:pPr>
        <w:spacing w:before="0" w:after="0" w:line="240" w:lineRule="auto"/>
      </w:pPr>
      <w:r>
        <w:separator/>
      </w:r>
    </w:p>
  </w:footnote>
  <w:footnote w:type="continuationSeparator" w:id="1">
    <w:p w:rsidR="00593F79" w:rsidRDefault="00593F79" w:rsidP="00E57A70">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896ECE76"/>
    <w:lvl w:ilvl="0" w:tplc="41A6F638">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revisionView w:markup="0"/>
  <w:trackRevisions/>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15986"/>
    <w:rsid w:val="00020AB3"/>
    <w:rsid w:val="00036B31"/>
    <w:rsid w:val="00054512"/>
    <w:rsid w:val="00054FDB"/>
    <w:rsid w:val="00055C97"/>
    <w:rsid w:val="00072D16"/>
    <w:rsid w:val="000734EA"/>
    <w:rsid w:val="00075599"/>
    <w:rsid w:val="000755A7"/>
    <w:rsid w:val="00086C8F"/>
    <w:rsid w:val="000940CA"/>
    <w:rsid w:val="0009515A"/>
    <w:rsid w:val="000B73D9"/>
    <w:rsid w:val="000B7FF4"/>
    <w:rsid w:val="000D66CB"/>
    <w:rsid w:val="000E34E7"/>
    <w:rsid w:val="000F3069"/>
    <w:rsid w:val="000F600D"/>
    <w:rsid w:val="0011438F"/>
    <w:rsid w:val="00123085"/>
    <w:rsid w:val="0012384B"/>
    <w:rsid w:val="00124A0D"/>
    <w:rsid w:val="001416E4"/>
    <w:rsid w:val="001448C5"/>
    <w:rsid w:val="00151C42"/>
    <w:rsid w:val="00163A48"/>
    <w:rsid w:val="001643DC"/>
    <w:rsid w:val="001665E0"/>
    <w:rsid w:val="001809A1"/>
    <w:rsid w:val="001900CA"/>
    <w:rsid w:val="001A2593"/>
    <w:rsid w:val="001A4D71"/>
    <w:rsid w:val="001A7321"/>
    <w:rsid w:val="001B122E"/>
    <w:rsid w:val="001C1A6B"/>
    <w:rsid w:val="001D2F9D"/>
    <w:rsid w:val="001D482D"/>
    <w:rsid w:val="001D7A68"/>
    <w:rsid w:val="00202CD8"/>
    <w:rsid w:val="00202F82"/>
    <w:rsid w:val="002152CF"/>
    <w:rsid w:val="0022786C"/>
    <w:rsid w:val="00227E46"/>
    <w:rsid w:val="00236CB4"/>
    <w:rsid w:val="00265A05"/>
    <w:rsid w:val="0027336B"/>
    <w:rsid w:val="00275C4E"/>
    <w:rsid w:val="00293F76"/>
    <w:rsid w:val="002968EA"/>
    <w:rsid w:val="002A02AC"/>
    <w:rsid w:val="002A48E8"/>
    <w:rsid w:val="002B23C8"/>
    <w:rsid w:val="002B72C6"/>
    <w:rsid w:val="002D0A71"/>
    <w:rsid w:val="002D7A1E"/>
    <w:rsid w:val="002E00F6"/>
    <w:rsid w:val="002E102D"/>
    <w:rsid w:val="002E3D72"/>
    <w:rsid w:val="002F7B45"/>
    <w:rsid w:val="0030710B"/>
    <w:rsid w:val="00312FD5"/>
    <w:rsid w:val="00315160"/>
    <w:rsid w:val="00317E30"/>
    <w:rsid w:val="00335F1C"/>
    <w:rsid w:val="00355B8A"/>
    <w:rsid w:val="003625DD"/>
    <w:rsid w:val="0036339B"/>
    <w:rsid w:val="00371BC9"/>
    <w:rsid w:val="00390091"/>
    <w:rsid w:val="00392D89"/>
    <w:rsid w:val="00397285"/>
    <w:rsid w:val="003A5404"/>
    <w:rsid w:val="003B469A"/>
    <w:rsid w:val="003C0624"/>
    <w:rsid w:val="003F5D74"/>
    <w:rsid w:val="00402032"/>
    <w:rsid w:val="004074F7"/>
    <w:rsid w:val="004100B6"/>
    <w:rsid w:val="004137C4"/>
    <w:rsid w:val="00413A68"/>
    <w:rsid w:val="00414B1F"/>
    <w:rsid w:val="00427AAA"/>
    <w:rsid w:val="004332BF"/>
    <w:rsid w:val="004562EE"/>
    <w:rsid w:val="0045693A"/>
    <w:rsid w:val="004D2CB1"/>
    <w:rsid w:val="004D50B9"/>
    <w:rsid w:val="004E724A"/>
    <w:rsid w:val="005032E0"/>
    <w:rsid w:val="0056601B"/>
    <w:rsid w:val="0056646A"/>
    <w:rsid w:val="005750BE"/>
    <w:rsid w:val="00575A8A"/>
    <w:rsid w:val="00582A9D"/>
    <w:rsid w:val="00593E96"/>
    <w:rsid w:val="00593F79"/>
    <w:rsid w:val="005A2114"/>
    <w:rsid w:val="005A64D1"/>
    <w:rsid w:val="005B0AF8"/>
    <w:rsid w:val="005B6915"/>
    <w:rsid w:val="005C1A98"/>
    <w:rsid w:val="005D6377"/>
    <w:rsid w:val="005D76A6"/>
    <w:rsid w:val="005E5BF0"/>
    <w:rsid w:val="00602468"/>
    <w:rsid w:val="00615679"/>
    <w:rsid w:val="0063275B"/>
    <w:rsid w:val="00634AF5"/>
    <w:rsid w:val="006421E8"/>
    <w:rsid w:val="006423D8"/>
    <w:rsid w:val="00643DC3"/>
    <w:rsid w:val="00656483"/>
    <w:rsid w:val="00664C90"/>
    <w:rsid w:val="00687BE0"/>
    <w:rsid w:val="006A1113"/>
    <w:rsid w:val="006A25C9"/>
    <w:rsid w:val="006C0132"/>
    <w:rsid w:val="006C46E5"/>
    <w:rsid w:val="006F40EC"/>
    <w:rsid w:val="007041B5"/>
    <w:rsid w:val="0070563C"/>
    <w:rsid w:val="00712DBF"/>
    <w:rsid w:val="00734F38"/>
    <w:rsid w:val="00735726"/>
    <w:rsid w:val="00746F7C"/>
    <w:rsid w:val="00753521"/>
    <w:rsid w:val="00755AC4"/>
    <w:rsid w:val="00763AB0"/>
    <w:rsid w:val="0078672C"/>
    <w:rsid w:val="0079477D"/>
    <w:rsid w:val="007971AC"/>
    <w:rsid w:val="007A1E5D"/>
    <w:rsid w:val="007A695B"/>
    <w:rsid w:val="007C2C78"/>
    <w:rsid w:val="007D1829"/>
    <w:rsid w:val="007E48CC"/>
    <w:rsid w:val="007E4B46"/>
    <w:rsid w:val="007F1926"/>
    <w:rsid w:val="007F3FD4"/>
    <w:rsid w:val="008352BD"/>
    <w:rsid w:val="00843FBD"/>
    <w:rsid w:val="00850309"/>
    <w:rsid w:val="00855198"/>
    <w:rsid w:val="00856099"/>
    <w:rsid w:val="00866E4D"/>
    <w:rsid w:val="008C2790"/>
    <w:rsid w:val="008C294D"/>
    <w:rsid w:val="008C4585"/>
    <w:rsid w:val="008C6112"/>
    <w:rsid w:val="008C68A5"/>
    <w:rsid w:val="008D0D0A"/>
    <w:rsid w:val="008D30A7"/>
    <w:rsid w:val="008E301F"/>
    <w:rsid w:val="00906E35"/>
    <w:rsid w:val="00935BCD"/>
    <w:rsid w:val="00955745"/>
    <w:rsid w:val="00964266"/>
    <w:rsid w:val="009805D5"/>
    <w:rsid w:val="009B4133"/>
    <w:rsid w:val="009E061A"/>
    <w:rsid w:val="009E2E72"/>
    <w:rsid w:val="009E3E93"/>
    <w:rsid w:val="009E69A4"/>
    <w:rsid w:val="009F702E"/>
    <w:rsid w:val="009F71FC"/>
    <w:rsid w:val="00A158C0"/>
    <w:rsid w:val="00A162DE"/>
    <w:rsid w:val="00A5101E"/>
    <w:rsid w:val="00A75A3F"/>
    <w:rsid w:val="00A76C55"/>
    <w:rsid w:val="00A809E1"/>
    <w:rsid w:val="00A83DF0"/>
    <w:rsid w:val="00A86E52"/>
    <w:rsid w:val="00AB06C9"/>
    <w:rsid w:val="00AC29AF"/>
    <w:rsid w:val="00AC365A"/>
    <w:rsid w:val="00AD3119"/>
    <w:rsid w:val="00AD4D09"/>
    <w:rsid w:val="00AD79E9"/>
    <w:rsid w:val="00AE43C1"/>
    <w:rsid w:val="00AF4B26"/>
    <w:rsid w:val="00B116A8"/>
    <w:rsid w:val="00B1519D"/>
    <w:rsid w:val="00B46930"/>
    <w:rsid w:val="00B46B49"/>
    <w:rsid w:val="00B52DA1"/>
    <w:rsid w:val="00B55C20"/>
    <w:rsid w:val="00B55D11"/>
    <w:rsid w:val="00B678E7"/>
    <w:rsid w:val="00B72ADB"/>
    <w:rsid w:val="00B80BBB"/>
    <w:rsid w:val="00B94CC9"/>
    <w:rsid w:val="00B9521C"/>
    <w:rsid w:val="00B9734C"/>
    <w:rsid w:val="00BB0CFB"/>
    <w:rsid w:val="00BC6DAF"/>
    <w:rsid w:val="00BD3B08"/>
    <w:rsid w:val="00BE2B9E"/>
    <w:rsid w:val="00BE379B"/>
    <w:rsid w:val="00BE7F6D"/>
    <w:rsid w:val="00C0654A"/>
    <w:rsid w:val="00C07577"/>
    <w:rsid w:val="00C13AAB"/>
    <w:rsid w:val="00C146EA"/>
    <w:rsid w:val="00C31321"/>
    <w:rsid w:val="00C31ADB"/>
    <w:rsid w:val="00C3594E"/>
    <w:rsid w:val="00C3660A"/>
    <w:rsid w:val="00C833B7"/>
    <w:rsid w:val="00C91BA0"/>
    <w:rsid w:val="00C920EB"/>
    <w:rsid w:val="00CC226D"/>
    <w:rsid w:val="00CF605F"/>
    <w:rsid w:val="00D07121"/>
    <w:rsid w:val="00D41226"/>
    <w:rsid w:val="00D4655F"/>
    <w:rsid w:val="00D56F28"/>
    <w:rsid w:val="00D628EA"/>
    <w:rsid w:val="00D73078"/>
    <w:rsid w:val="00D818A5"/>
    <w:rsid w:val="00D83E2B"/>
    <w:rsid w:val="00DA462A"/>
    <w:rsid w:val="00DB335A"/>
    <w:rsid w:val="00DD14D0"/>
    <w:rsid w:val="00DD167C"/>
    <w:rsid w:val="00DD3EC8"/>
    <w:rsid w:val="00DE016E"/>
    <w:rsid w:val="00DE25BC"/>
    <w:rsid w:val="00DE7DB8"/>
    <w:rsid w:val="00E10D5F"/>
    <w:rsid w:val="00E31637"/>
    <w:rsid w:val="00E34076"/>
    <w:rsid w:val="00E36B7D"/>
    <w:rsid w:val="00E5083D"/>
    <w:rsid w:val="00E57A70"/>
    <w:rsid w:val="00E61D03"/>
    <w:rsid w:val="00E75766"/>
    <w:rsid w:val="00E769A9"/>
    <w:rsid w:val="00E77049"/>
    <w:rsid w:val="00EA092C"/>
    <w:rsid w:val="00EA2086"/>
    <w:rsid w:val="00EB4C64"/>
    <w:rsid w:val="00EC5DEC"/>
    <w:rsid w:val="00ED140D"/>
    <w:rsid w:val="00ED6852"/>
    <w:rsid w:val="00EF1687"/>
    <w:rsid w:val="00EF75EA"/>
    <w:rsid w:val="00F027C2"/>
    <w:rsid w:val="00F10F14"/>
    <w:rsid w:val="00F12E59"/>
    <w:rsid w:val="00F164E7"/>
    <w:rsid w:val="00F23BB8"/>
    <w:rsid w:val="00F324A9"/>
    <w:rsid w:val="00F36525"/>
    <w:rsid w:val="00F7397F"/>
    <w:rsid w:val="00F745E9"/>
    <w:rsid w:val="00F751EB"/>
    <w:rsid w:val="00F80D48"/>
    <w:rsid w:val="00F8697D"/>
    <w:rsid w:val="00F86D9E"/>
    <w:rsid w:val="00F952DE"/>
    <w:rsid w:val="00FD5BF0"/>
    <w:rsid w:val="00FD67BE"/>
    <w:rsid w:val="00FE147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A70"/>
    <w:pPr>
      <w:spacing w:before="120"/>
    </w:pPr>
    <w:rPr>
      <w:sz w:val="20"/>
      <w:szCs w:val="20"/>
    </w:rPr>
  </w:style>
  <w:style w:type="paragraph" w:styleId="Heading1">
    <w:name w:val="heading 1"/>
    <w:basedOn w:val="Normal"/>
    <w:next w:val="Normal"/>
    <w:link w:val="Heading1Char"/>
    <w:uiPriority w:val="9"/>
    <w:qFormat/>
    <w:rsid w:val="00072D16"/>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72D16"/>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72D16"/>
    <w:pPr>
      <w:pBdr>
        <w:top w:val="single" w:sz="6" w:space="2" w:color="F07F09" w:themeColor="accent1"/>
        <w:left w:val="single" w:sz="6" w:space="2" w:color="F07F09" w:themeColor="accent1"/>
      </w:pBdr>
      <w:spacing w:before="300" w:after="0"/>
      <w:outlineLvl w:val="2"/>
    </w:pPr>
    <w:rPr>
      <w:caps/>
      <w:color w:val="773F04" w:themeColor="accent1" w:themeShade="7F"/>
      <w:spacing w:val="15"/>
      <w:sz w:val="22"/>
      <w:szCs w:val="22"/>
    </w:rPr>
  </w:style>
  <w:style w:type="paragraph" w:styleId="Heading4">
    <w:name w:val="heading 4"/>
    <w:basedOn w:val="Normal"/>
    <w:next w:val="Normal"/>
    <w:link w:val="Heading4Char"/>
    <w:uiPriority w:val="9"/>
    <w:unhideWhenUsed/>
    <w:qFormat/>
    <w:rsid w:val="00072D16"/>
    <w:pPr>
      <w:pBdr>
        <w:top w:val="dotted" w:sz="6" w:space="2" w:color="F07F09" w:themeColor="accent1"/>
        <w:left w:val="dotted" w:sz="6" w:space="2" w:color="F07F09" w:themeColor="accent1"/>
      </w:pBdr>
      <w:spacing w:before="300" w:after="0"/>
      <w:outlineLvl w:val="3"/>
    </w:pPr>
    <w:rPr>
      <w:caps/>
      <w:color w:val="B35E06" w:themeColor="accent1" w:themeShade="BF"/>
      <w:spacing w:val="10"/>
      <w:sz w:val="22"/>
      <w:szCs w:val="22"/>
    </w:rPr>
  </w:style>
  <w:style w:type="paragraph" w:styleId="Heading5">
    <w:name w:val="heading 5"/>
    <w:basedOn w:val="Normal"/>
    <w:next w:val="Normal"/>
    <w:link w:val="Heading5Char"/>
    <w:uiPriority w:val="9"/>
    <w:semiHidden/>
    <w:unhideWhenUsed/>
    <w:qFormat/>
    <w:rsid w:val="00072D16"/>
    <w:pPr>
      <w:pBdr>
        <w:bottom w:val="single" w:sz="6" w:space="1" w:color="F07F09" w:themeColor="accent1"/>
      </w:pBdr>
      <w:spacing w:before="300" w:after="0"/>
      <w:outlineLvl w:val="4"/>
    </w:pPr>
    <w:rPr>
      <w:caps/>
      <w:color w:val="B35E06" w:themeColor="accent1" w:themeShade="BF"/>
      <w:spacing w:val="10"/>
      <w:sz w:val="22"/>
      <w:szCs w:val="22"/>
    </w:rPr>
  </w:style>
  <w:style w:type="paragraph" w:styleId="Heading6">
    <w:name w:val="heading 6"/>
    <w:basedOn w:val="Normal"/>
    <w:next w:val="Normal"/>
    <w:link w:val="Heading6Char"/>
    <w:uiPriority w:val="9"/>
    <w:semiHidden/>
    <w:unhideWhenUsed/>
    <w:qFormat/>
    <w:rsid w:val="00072D16"/>
    <w:pPr>
      <w:pBdr>
        <w:bottom w:val="dotted" w:sz="6" w:space="1" w:color="F07F09" w:themeColor="accent1"/>
      </w:pBdr>
      <w:spacing w:before="300" w:after="0"/>
      <w:outlineLvl w:val="5"/>
    </w:pPr>
    <w:rPr>
      <w:caps/>
      <w:color w:val="B35E06" w:themeColor="accent1" w:themeShade="BF"/>
      <w:spacing w:val="10"/>
      <w:sz w:val="22"/>
      <w:szCs w:val="22"/>
    </w:rPr>
  </w:style>
  <w:style w:type="paragraph" w:styleId="Heading7">
    <w:name w:val="heading 7"/>
    <w:basedOn w:val="Normal"/>
    <w:next w:val="Normal"/>
    <w:link w:val="Heading7Char"/>
    <w:uiPriority w:val="9"/>
    <w:semiHidden/>
    <w:unhideWhenUsed/>
    <w:qFormat/>
    <w:rsid w:val="00072D16"/>
    <w:pPr>
      <w:spacing w:before="300" w:after="0"/>
      <w:outlineLvl w:val="6"/>
    </w:pPr>
    <w:rPr>
      <w:caps/>
      <w:color w:val="B35E06" w:themeColor="accent1" w:themeShade="BF"/>
      <w:spacing w:val="10"/>
      <w:sz w:val="22"/>
      <w:szCs w:val="22"/>
    </w:rPr>
  </w:style>
  <w:style w:type="paragraph" w:styleId="Heading8">
    <w:name w:val="heading 8"/>
    <w:basedOn w:val="Normal"/>
    <w:next w:val="Normal"/>
    <w:link w:val="Heading8Char"/>
    <w:uiPriority w:val="9"/>
    <w:semiHidden/>
    <w:unhideWhenUsed/>
    <w:qFormat/>
    <w:rsid w:val="00072D1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72D1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D16"/>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072D16"/>
    <w:rPr>
      <w:caps/>
      <w:spacing w:val="15"/>
      <w:shd w:val="clear" w:color="auto" w:fill="FDE5CC" w:themeFill="accent1" w:themeFillTint="33"/>
    </w:rPr>
  </w:style>
  <w:style w:type="character" w:customStyle="1" w:styleId="Heading3Char">
    <w:name w:val="Heading 3 Char"/>
    <w:basedOn w:val="DefaultParagraphFont"/>
    <w:link w:val="Heading3"/>
    <w:uiPriority w:val="9"/>
    <w:rsid w:val="00072D16"/>
    <w:rPr>
      <w:caps/>
      <w:color w:val="773F04"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basedOn w:val="Normal"/>
    <w:next w:val="Normal"/>
    <w:link w:val="TitleChar"/>
    <w:uiPriority w:val="10"/>
    <w:qFormat/>
    <w:rsid w:val="00072D16"/>
    <w:pPr>
      <w:spacing w:before="720"/>
    </w:pPr>
    <w:rPr>
      <w:caps/>
      <w:color w:val="F07F09" w:themeColor="accent1"/>
      <w:spacing w:val="10"/>
      <w:kern w:val="28"/>
      <w:sz w:val="52"/>
      <w:szCs w:val="52"/>
    </w:rPr>
  </w:style>
  <w:style w:type="character" w:customStyle="1" w:styleId="TitleChar">
    <w:name w:val="Title Char"/>
    <w:basedOn w:val="DefaultParagraphFont"/>
    <w:link w:val="Title"/>
    <w:uiPriority w:val="10"/>
    <w:rsid w:val="00072D16"/>
    <w:rPr>
      <w:caps/>
      <w:color w:val="F07F09" w:themeColor="accent1"/>
      <w:spacing w:val="10"/>
      <w:kern w:val="28"/>
      <w:sz w:val="52"/>
      <w:szCs w:val="52"/>
    </w:rPr>
  </w:style>
  <w:style w:type="paragraph" w:styleId="Subtitle">
    <w:name w:val="Subtitle"/>
    <w:basedOn w:val="Normal"/>
    <w:next w:val="Normal"/>
    <w:link w:val="SubtitleChar"/>
    <w:uiPriority w:val="11"/>
    <w:qFormat/>
    <w:rsid w:val="00A86E52"/>
    <w:pPr>
      <w:spacing w:after="6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86E52"/>
    <w:rPr>
      <w:caps/>
      <w:color w:val="595959" w:themeColor="text1" w:themeTint="A6"/>
      <w:spacing w:val="10"/>
      <w:sz w:val="24"/>
      <w:szCs w:val="24"/>
    </w:rPr>
  </w:style>
  <w:style w:type="character" w:customStyle="1" w:styleId="Heading4Char">
    <w:name w:val="Heading 4 Char"/>
    <w:basedOn w:val="DefaultParagraphFont"/>
    <w:link w:val="Heading4"/>
    <w:uiPriority w:val="9"/>
    <w:rsid w:val="00072D16"/>
    <w:rPr>
      <w:caps/>
      <w:color w:val="B35E06" w:themeColor="accent1" w:themeShade="BF"/>
      <w:spacing w:val="10"/>
    </w:rPr>
  </w:style>
  <w:style w:type="character" w:customStyle="1" w:styleId="Heading5Char">
    <w:name w:val="Heading 5 Char"/>
    <w:basedOn w:val="DefaultParagraphFont"/>
    <w:link w:val="Heading5"/>
    <w:uiPriority w:val="9"/>
    <w:semiHidden/>
    <w:rsid w:val="00072D16"/>
    <w:rPr>
      <w:caps/>
      <w:color w:val="B35E06" w:themeColor="accent1" w:themeShade="BF"/>
      <w:spacing w:val="10"/>
    </w:rPr>
  </w:style>
  <w:style w:type="character" w:customStyle="1" w:styleId="Heading6Char">
    <w:name w:val="Heading 6 Char"/>
    <w:basedOn w:val="DefaultParagraphFont"/>
    <w:link w:val="Heading6"/>
    <w:uiPriority w:val="9"/>
    <w:semiHidden/>
    <w:rsid w:val="00072D16"/>
    <w:rPr>
      <w:caps/>
      <w:color w:val="B35E06" w:themeColor="accent1" w:themeShade="BF"/>
      <w:spacing w:val="10"/>
    </w:rPr>
  </w:style>
  <w:style w:type="character" w:customStyle="1" w:styleId="Heading7Char">
    <w:name w:val="Heading 7 Char"/>
    <w:basedOn w:val="DefaultParagraphFont"/>
    <w:link w:val="Heading7"/>
    <w:uiPriority w:val="9"/>
    <w:semiHidden/>
    <w:rsid w:val="00072D16"/>
    <w:rPr>
      <w:caps/>
      <w:color w:val="B35E06" w:themeColor="accent1" w:themeShade="BF"/>
      <w:spacing w:val="10"/>
    </w:rPr>
  </w:style>
  <w:style w:type="character" w:customStyle="1" w:styleId="Heading8Char">
    <w:name w:val="Heading 8 Char"/>
    <w:basedOn w:val="DefaultParagraphFont"/>
    <w:link w:val="Heading8"/>
    <w:uiPriority w:val="9"/>
    <w:semiHidden/>
    <w:rsid w:val="00072D16"/>
    <w:rPr>
      <w:caps/>
      <w:spacing w:val="10"/>
      <w:sz w:val="18"/>
      <w:szCs w:val="18"/>
    </w:rPr>
  </w:style>
  <w:style w:type="character" w:customStyle="1" w:styleId="Heading9Char">
    <w:name w:val="Heading 9 Char"/>
    <w:basedOn w:val="DefaultParagraphFont"/>
    <w:link w:val="Heading9"/>
    <w:uiPriority w:val="9"/>
    <w:semiHidden/>
    <w:rsid w:val="00072D16"/>
    <w:rPr>
      <w:i/>
      <w:caps/>
      <w:spacing w:val="10"/>
      <w:sz w:val="18"/>
      <w:szCs w:val="18"/>
    </w:rPr>
  </w:style>
  <w:style w:type="paragraph" w:styleId="Caption">
    <w:name w:val="caption"/>
    <w:basedOn w:val="Normal"/>
    <w:next w:val="Normal"/>
    <w:uiPriority w:val="35"/>
    <w:unhideWhenUsed/>
    <w:qFormat/>
    <w:rsid w:val="00072D16"/>
    <w:rPr>
      <w:b/>
      <w:bCs/>
      <w:color w:val="B35E06" w:themeColor="accent1" w:themeShade="BF"/>
      <w:sz w:val="16"/>
      <w:szCs w:val="16"/>
    </w:rPr>
  </w:style>
  <w:style w:type="character" w:styleId="Strong">
    <w:name w:val="Strong"/>
    <w:uiPriority w:val="22"/>
    <w:qFormat/>
    <w:rsid w:val="00072D16"/>
    <w:rPr>
      <w:b/>
      <w:bCs/>
    </w:rPr>
  </w:style>
  <w:style w:type="character" w:styleId="Emphasis">
    <w:name w:val="Emphasis"/>
    <w:uiPriority w:val="20"/>
    <w:qFormat/>
    <w:rsid w:val="00072D16"/>
    <w:rPr>
      <w:caps/>
      <w:color w:val="773F04" w:themeColor="accent1" w:themeShade="7F"/>
      <w:spacing w:val="5"/>
    </w:rPr>
  </w:style>
  <w:style w:type="paragraph" w:styleId="NoSpacing">
    <w:name w:val="No Spacing"/>
    <w:basedOn w:val="Normal"/>
    <w:link w:val="NoSpacingChar"/>
    <w:uiPriority w:val="1"/>
    <w:qFormat/>
    <w:rsid w:val="00072D16"/>
    <w:pPr>
      <w:spacing w:before="0" w:after="0" w:line="240" w:lineRule="auto"/>
    </w:pPr>
  </w:style>
  <w:style w:type="character" w:customStyle="1" w:styleId="NoSpacingChar">
    <w:name w:val="No Spacing Char"/>
    <w:basedOn w:val="DefaultParagraphFont"/>
    <w:link w:val="NoSpacing"/>
    <w:uiPriority w:val="1"/>
    <w:rsid w:val="00072D16"/>
    <w:rPr>
      <w:sz w:val="20"/>
      <w:szCs w:val="20"/>
    </w:rPr>
  </w:style>
  <w:style w:type="paragraph" w:styleId="ListParagraph">
    <w:name w:val="List Paragraph"/>
    <w:basedOn w:val="Normal"/>
    <w:uiPriority w:val="34"/>
    <w:qFormat/>
    <w:rsid w:val="00072D16"/>
    <w:pPr>
      <w:ind w:left="720"/>
      <w:contextualSpacing/>
    </w:pPr>
  </w:style>
  <w:style w:type="paragraph" w:styleId="Quote">
    <w:name w:val="Quote"/>
    <w:basedOn w:val="Normal"/>
    <w:next w:val="Normal"/>
    <w:link w:val="QuoteChar"/>
    <w:uiPriority w:val="29"/>
    <w:qFormat/>
    <w:rsid w:val="00072D16"/>
    <w:rPr>
      <w:i/>
      <w:iCs/>
    </w:rPr>
  </w:style>
  <w:style w:type="character" w:customStyle="1" w:styleId="QuoteChar">
    <w:name w:val="Quote Char"/>
    <w:basedOn w:val="DefaultParagraphFont"/>
    <w:link w:val="Quote"/>
    <w:uiPriority w:val="29"/>
    <w:rsid w:val="00072D16"/>
    <w:rPr>
      <w:i/>
      <w:iCs/>
      <w:sz w:val="20"/>
      <w:szCs w:val="20"/>
    </w:rPr>
  </w:style>
  <w:style w:type="paragraph" w:styleId="IntenseQuote">
    <w:name w:val="Intense Quote"/>
    <w:basedOn w:val="Normal"/>
    <w:next w:val="Normal"/>
    <w:link w:val="IntenseQuoteChar"/>
    <w:uiPriority w:val="30"/>
    <w:qFormat/>
    <w:rsid w:val="00072D16"/>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072D16"/>
    <w:rPr>
      <w:i/>
      <w:iCs/>
      <w:color w:val="F07F09" w:themeColor="accent1"/>
      <w:sz w:val="20"/>
      <w:szCs w:val="20"/>
    </w:rPr>
  </w:style>
  <w:style w:type="character" w:styleId="SubtleEmphasis">
    <w:name w:val="Subtle Emphasis"/>
    <w:uiPriority w:val="19"/>
    <w:qFormat/>
    <w:rsid w:val="00072D16"/>
    <w:rPr>
      <w:i/>
      <w:iCs/>
      <w:color w:val="773F04" w:themeColor="accent1" w:themeShade="7F"/>
    </w:rPr>
  </w:style>
  <w:style w:type="character" w:styleId="IntenseEmphasis">
    <w:name w:val="Intense Emphasis"/>
    <w:uiPriority w:val="21"/>
    <w:qFormat/>
    <w:rsid w:val="00072D16"/>
    <w:rPr>
      <w:b/>
      <w:bCs/>
      <w:caps/>
      <w:color w:val="773F04" w:themeColor="accent1" w:themeShade="7F"/>
      <w:spacing w:val="10"/>
    </w:rPr>
  </w:style>
  <w:style w:type="character" w:styleId="SubtleReference">
    <w:name w:val="Subtle Reference"/>
    <w:uiPriority w:val="31"/>
    <w:qFormat/>
    <w:rsid w:val="00072D16"/>
    <w:rPr>
      <w:b/>
      <w:bCs/>
      <w:color w:val="F07F09" w:themeColor="accent1"/>
    </w:rPr>
  </w:style>
  <w:style w:type="character" w:styleId="IntenseReference">
    <w:name w:val="Intense Reference"/>
    <w:uiPriority w:val="32"/>
    <w:qFormat/>
    <w:rsid w:val="00072D16"/>
    <w:rPr>
      <w:b/>
      <w:bCs/>
      <w:i/>
      <w:iCs/>
      <w:caps/>
      <w:color w:val="F07F09" w:themeColor="accent1"/>
    </w:rPr>
  </w:style>
  <w:style w:type="character" w:styleId="BookTitle">
    <w:name w:val="Book Title"/>
    <w:uiPriority w:val="33"/>
    <w:qFormat/>
    <w:rsid w:val="00072D16"/>
    <w:rPr>
      <w:b/>
      <w:bCs/>
      <w:i/>
      <w:iCs/>
      <w:spacing w:val="9"/>
    </w:rPr>
  </w:style>
  <w:style w:type="paragraph" w:styleId="TOCHeading">
    <w:name w:val="TOC Heading"/>
    <w:basedOn w:val="Heading1"/>
    <w:next w:val="Normal"/>
    <w:uiPriority w:val="39"/>
    <w:semiHidden/>
    <w:unhideWhenUsed/>
    <w:qFormat/>
    <w:rsid w:val="00072D16"/>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CDF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7F0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7F0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BF8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BF81"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paragraph" w:styleId="Revision">
    <w:name w:val="Revision"/>
    <w:hidden/>
    <w:uiPriority w:val="99"/>
    <w:semiHidden/>
    <w:rsid w:val="002968EA"/>
    <w:pPr>
      <w:spacing w:before="0" w:after="0" w:line="240" w:lineRule="auto"/>
    </w:pPr>
    <w:rPr>
      <w:szCs w:val="20"/>
    </w:rPr>
  </w:style>
  <w:style w:type="table" w:styleId="TableGrid">
    <w:name w:val="Table Grid"/>
    <w:basedOn w:val="TableNormal"/>
    <w:uiPriority w:val="59"/>
    <w:rsid w:val="005B6915"/>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Normal"/>
    <w:link w:val="TableChar"/>
    <w:qFormat/>
    <w:rsid w:val="00202CD8"/>
    <w:pPr>
      <w:spacing w:before="100" w:beforeAutospacing="1" w:after="100" w:afterAutospacing="1" w:line="240" w:lineRule="auto"/>
    </w:pPr>
  </w:style>
  <w:style w:type="paragraph" w:styleId="TOC1">
    <w:name w:val="toc 1"/>
    <w:basedOn w:val="Normal"/>
    <w:next w:val="Normal"/>
    <w:autoRedefine/>
    <w:uiPriority w:val="39"/>
    <w:unhideWhenUsed/>
    <w:qFormat/>
    <w:rsid w:val="00F86D9E"/>
    <w:pPr>
      <w:spacing w:after="100"/>
    </w:pPr>
  </w:style>
  <w:style w:type="character" w:customStyle="1" w:styleId="TableChar">
    <w:name w:val="Table Char"/>
    <w:basedOn w:val="DefaultParagraphFont"/>
    <w:link w:val="Table"/>
    <w:rsid w:val="00202CD8"/>
    <w:rPr>
      <w:sz w:val="20"/>
      <w:szCs w:val="20"/>
    </w:rPr>
  </w:style>
  <w:style w:type="paragraph" w:styleId="TOC2">
    <w:name w:val="toc 2"/>
    <w:basedOn w:val="Normal"/>
    <w:next w:val="Normal"/>
    <w:autoRedefine/>
    <w:uiPriority w:val="39"/>
    <w:unhideWhenUsed/>
    <w:qFormat/>
    <w:rsid w:val="00E57A70"/>
    <w:pPr>
      <w:spacing w:before="60" w:after="40"/>
      <w:ind w:left="198"/>
    </w:pPr>
  </w:style>
  <w:style w:type="paragraph" w:styleId="TOC3">
    <w:name w:val="toc 3"/>
    <w:basedOn w:val="Normal"/>
    <w:next w:val="Normal"/>
    <w:autoRedefine/>
    <w:uiPriority w:val="39"/>
    <w:unhideWhenUsed/>
    <w:qFormat/>
    <w:rsid w:val="00E57A70"/>
    <w:pPr>
      <w:spacing w:before="60" w:after="40"/>
      <w:ind w:left="403"/>
    </w:pPr>
  </w:style>
  <w:style w:type="paragraph" w:styleId="Header">
    <w:name w:val="header"/>
    <w:basedOn w:val="Normal"/>
    <w:link w:val="HeaderChar"/>
    <w:uiPriority w:val="99"/>
    <w:semiHidden/>
    <w:unhideWhenUsed/>
    <w:rsid w:val="00E57A70"/>
    <w:pPr>
      <w:tabs>
        <w:tab w:val="center" w:pos="4536"/>
        <w:tab w:val="right" w:pos="9072"/>
      </w:tabs>
      <w:spacing w:before="0" w:after="0" w:line="240" w:lineRule="auto"/>
    </w:pPr>
  </w:style>
  <w:style w:type="character" w:customStyle="1" w:styleId="HeaderChar">
    <w:name w:val="Header Char"/>
    <w:basedOn w:val="DefaultParagraphFont"/>
    <w:link w:val="Header"/>
    <w:uiPriority w:val="99"/>
    <w:semiHidden/>
    <w:rsid w:val="00E57A70"/>
    <w:rPr>
      <w:sz w:val="20"/>
      <w:szCs w:val="20"/>
    </w:rPr>
  </w:style>
  <w:style w:type="paragraph" w:styleId="Footer">
    <w:name w:val="footer"/>
    <w:basedOn w:val="Normal"/>
    <w:link w:val="FooterChar"/>
    <w:uiPriority w:val="99"/>
    <w:unhideWhenUsed/>
    <w:rsid w:val="00E57A7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E57A7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Magma">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5C7B2-FE6D-4327-AAEC-2037CBA17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16</Pages>
  <Words>4013</Words>
  <Characters>22877</Characters>
  <Application>Microsoft Office Word</Application>
  <DocSecurity>0</DocSecurity>
  <Lines>190</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Janick Bernet</dc:creator>
  <cp:lastModifiedBy>dpk</cp:lastModifiedBy>
  <cp:revision>6</cp:revision>
  <cp:lastPrinted>2009-03-09T16:19:00Z</cp:lastPrinted>
  <dcterms:created xsi:type="dcterms:W3CDTF">2009-03-02T10:52:00Z</dcterms:created>
  <dcterms:modified xsi:type="dcterms:W3CDTF">2009-03-09T17:07:00Z</dcterms:modified>
</cp:coreProperties>
</file>