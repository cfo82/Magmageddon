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D73078">
      <w:pPr>
        <w:pStyle w:val="Title"/>
        <w:jc w:val="left"/>
      </w:pPr>
      <w:r>
        <w:t xml:space="preserve">Part 1 </w:t>
      </w:r>
      <w:r w:rsidR="00D73078">
        <w:t>– Formal Game Proposal</w:t>
      </w:r>
    </w:p>
    <w:p w:rsidR="002D0A71" w:rsidRPr="00843FBD" w:rsidRDefault="002D0A71" w:rsidP="00843FBD">
      <w:pPr>
        <w:pStyle w:val="Heading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Heading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ins w:id="3" w:author="Janick Bernet" w:date="2009-03-09T11:55:00Z">
        <w:r w:rsidR="00A162DE">
          <w:rPr>
            <w:lang w:eastAsia="de-CH"/>
          </w:rPr>
          <w:t>Periodically, eruptions from the lava in the form of fireballs will appear and hurt players if they get hit.</w:t>
        </w:r>
      </w:ins>
    </w:p>
    <w:p w:rsidR="002D0A71" w:rsidRPr="00C3660A" w:rsidRDefault="002D0A71" w:rsidP="00C3660A">
      <w:pPr>
        <w:pStyle w:val="Heading2"/>
      </w:pPr>
      <w:r w:rsidRPr="00C3660A">
        <w:t xml:space="preserve">Game elements </w:t>
      </w:r>
    </w:p>
    <w:p w:rsidR="002D0A71" w:rsidRPr="002D0A71" w:rsidRDefault="002D0A71" w:rsidP="002D0A71">
      <w:pPr>
        <w:pStyle w:val="Heading3"/>
      </w:pPr>
      <w:bookmarkStart w:id="4" w:name="Environment"/>
      <w:bookmarkEnd w:id="4"/>
      <w:r w:rsidRPr="002D0A71">
        <w:t>Environment</w:t>
      </w:r>
    </w:p>
    <w:p w:rsidR="00F751EB" w:rsidRPr="002D0A71" w:rsidRDefault="00F751EB" w:rsidP="00F751EB">
      <w:pPr>
        <w:rPr>
          <w:lang w:eastAsia="de-CH"/>
        </w:rPr>
      </w:pPr>
      <w:bookmarkStart w:id="5" w:name="Player_characters"/>
      <w:bookmarkStart w:id="6" w:name="Pillars"/>
      <w:bookmarkEnd w:id="5"/>
      <w:bookmarkEnd w:id="6"/>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Paragraph"/>
        <w:numPr>
          <w:ilvl w:val="0"/>
          <w:numId w:val="7"/>
        </w:numPr>
        <w:jc w:val="left"/>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Paragraph"/>
        <w:numPr>
          <w:ilvl w:val="0"/>
          <w:numId w:val="7"/>
        </w:numPr>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Paragraph"/>
        <w:numPr>
          <w:ilvl w:val="0"/>
          <w:numId w:val="7"/>
        </w:numPr>
        <w:jc w:val="left"/>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lastRenderedPageBreak/>
        <w:t xml:space="preserve">A more precise definition of these elements follows. </w:t>
      </w:r>
    </w:p>
    <w:p w:rsidR="002D0A71" w:rsidRPr="003C0624" w:rsidRDefault="002D0A71" w:rsidP="003C0624">
      <w:pPr>
        <w:pStyle w:val="Heading3"/>
      </w:pPr>
      <w:r w:rsidRPr="003C0624">
        <w:t xml:space="preserve">Pillars </w:t>
      </w:r>
    </w:p>
    <w:p w:rsidR="002A02AC" w:rsidRPr="00DE7DB8" w:rsidRDefault="002A02AC" w:rsidP="002A02AC">
      <w:pPr>
        <w:spacing w:before="100" w:beforeAutospacing="1" w:after="100" w:afterAutospacing="1" w:line="240" w:lineRule="auto"/>
        <w:rPr>
          <w:lang w:eastAsia="de-CH"/>
        </w:rPr>
      </w:pPr>
      <w:bookmarkStart w:id="7" w:name="Hovering_islands"/>
      <w:bookmarkEnd w:id="7"/>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Heading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Heading3"/>
      </w:pPr>
      <w:r w:rsidRPr="003C0624">
        <w:t xml:space="preserve">Player characters </w:t>
      </w:r>
    </w:p>
    <w:p w:rsidR="002A02AC" w:rsidRDefault="002A02AC" w:rsidP="002A02AC">
      <w:pPr>
        <w:rPr>
          <w:ins w:id="8" w:author="Janick Bernet" w:date="2009-03-09T12:00:00Z"/>
          <w:lang w:eastAsia="de-CH"/>
        </w:rPr>
      </w:pPr>
      <w:bookmarkStart w:id="9" w:name="Player_Interactions"/>
      <w:bookmarkStart w:id="10" w:name="_Ref223758458"/>
      <w:bookmarkEnd w:id="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2A48E8">
        <w:rPr>
          <w:lang w:eastAsia="de-CH"/>
        </w:rPr>
        <w:fldChar w:fldCharType="begin"/>
      </w:r>
      <w:r>
        <w:rPr>
          <w:lang w:eastAsia="de-CH"/>
        </w:rPr>
        <w:instrText xml:space="preserve"> REF _Ref223758458 \h </w:instrText>
      </w:r>
      <w:r w:rsidR="002A48E8">
        <w:rPr>
          <w:lang w:eastAsia="de-CH"/>
        </w:rPr>
      </w:r>
      <w:r w:rsidR="002A48E8">
        <w:rPr>
          <w:lang w:eastAsia="de-CH"/>
        </w:rPr>
        <w:fldChar w:fldCharType="separate"/>
      </w:r>
      <w:r w:rsidRPr="002D0A71">
        <w:rPr>
          <w:b/>
          <w:bCs/>
        </w:rPr>
        <w:t>Player Interactions</w:t>
      </w:r>
      <w:r w:rsidR="002A48E8">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0755A7" w:rsidRPr="003C0624" w:rsidRDefault="000755A7" w:rsidP="000755A7">
      <w:pPr>
        <w:pStyle w:val="Heading3"/>
        <w:rPr>
          <w:ins w:id="11" w:author="Janick Bernet" w:date="2009-03-09T12:00:00Z"/>
        </w:rPr>
      </w:pPr>
      <w:ins w:id="12" w:author="Janick Bernet" w:date="2009-03-09T12:00:00Z">
        <w:r>
          <w:t>Power</w:t>
        </w:r>
      </w:ins>
      <w:ins w:id="13" w:author="Janick Bernet" w:date="2009-03-09T12:04:00Z">
        <w:r>
          <w:t>-</w:t>
        </w:r>
      </w:ins>
      <w:ins w:id="14" w:author="Janick Bernet" w:date="2009-03-09T12:00:00Z">
        <w:r>
          <w:t>ups</w:t>
        </w:r>
      </w:ins>
    </w:p>
    <w:p w:rsidR="000755A7" w:rsidRPr="002D0A71" w:rsidRDefault="000755A7" w:rsidP="002A02AC">
      <w:pPr>
        <w:rPr>
          <w:lang w:eastAsia="de-CH"/>
        </w:rPr>
      </w:pPr>
      <w:ins w:id="15" w:author="Janick Bernet" w:date="2009-03-09T12:00:00Z">
        <w:r>
          <w:rPr>
            <w:lang w:eastAsia="de-CH"/>
          </w:rPr>
          <w:t xml:space="preserve">Simple power ups for </w:t>
        </w:r>
      </w:ins>
      <w:ins w:id="16" w:author="Janick Bernet" w:date="2009-03-09T12:01:00Z">
        <w:r>
          <w:rPr>
            <w:lang w:eastAsia="de-CH"/>
          </w:rPr>
          <w:t>health</w:t>
        </w:r>
      </w:ins>
      <w:ins w:id="17" w:author="Janick Bernet" w:date="2009-03-09T12:00:00Z">
        <w:r>
          <w:rPr>
            <w:lang w:eastAsia="de-CH"/>
          </w:rPr>
          <w:t xml:space="preserve"> </w:t>
        </w:r>
      </w:ins>
      <w:ins w:id="18" w:author="Janick Bernet" w:date="2009-03-09T12:01:00Z">
        <w:r>
          <w:rPr>
            <w:lang w:eastAsia="de-CH"/>
          </w:rPr>
          <w:t xml:space="preserve">and energy are distributed </w:t>
        </w:r>
      </w:ins>
      <w:ins w:id="19" w:author="Janick Bernet" w:date="2009-03-09T12:04:00Z">
        <w:r w:rsidR="00C146EA">
          <w:rPr>
            <w:lang w:eastAsia="de-CH"/>
          </w:rPr>
          <w:t>over</w:t>
        </w:r>
      </w:ins>
      <w:ins w:id="20" w:author="Janick Bernet" w:date="2009-03-09T12:01:00Z">
        <w:r>
          <w:rPr>
            <w:lang w:eastAsia="de-CH"/>
          </w:rPr>
          <w:t xml:space="preserve"> the islands. They will randomly re-appear if </w:t>
        </w:r>
      </w:ins>
      <w:ins w:id="21" w:author="Janick Bernet" w:date="2009-03-09T12:04:00Z">
        <w:r w:rsidR="00DE25BC">
          <w:rPr>
            <w:lang w:eastAsia="de-CH"/>
          </w:rPr>
          <w:t>collected</w:t>
        </w:r>
      </w:ins>
      <w:ins w:id="22" w:author="Janick Bernet" w:date="2009-03-09T12:01:00Z">
        <w:r>
          <w:rPr>
            <w:lang w:eastAsia="de-CH"/>
          </w:rPr>
          <w:t>.</w:t>
        </w:r>
      </w:ins>
    </w:p>
    <w:p w:rsidR="002D0A71" w:rsidRPr="003C0624" w:rsidRDefault="002D0A71" w:rsidP="003C0624">
      <w:pPr>
        <w:pStyle w:val="Heading3"/>
      </w:pPr>
      <w:r w:rsidRPr="003C0624">
        <w:t>Player Interactions</w:t>
      </w:r>
      <w:bookmarkEnd w:id="10"/>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427AAA" w:rsidRDefault="00427AAA" w:rsidP="00427AAA">
      <w:pPr>
        <w:pStyle w:val="Heading4"/>
        <w:pBdr>
          <w:left w:val="dotted" w:sz="6" w:space="0" w:color="F07F09" w:themeColor="accent1"/>
        </w:pBdr>
        <w:rPr>
          <w:ins w:id="23" w:author="Janick Bernet" w:date="2009-03-09T11:33:00Z"/>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000000" w:rsidRDefault="00427AAA">
      <w:pPr>
        <w:rPr>
          <w:ins w:id="24" w:author="Janick Bernet" w:date="2009-03-09T12:01:00Z"/>
          <w:lang w:eastAsia="de-CH"/>
        </w:rPr>
        <w:pPrChange w:id="25" w:author="Janick Bernet" w:date="2009-03-09T11:33:00Z">
          <w:pPr>
            <w:pStyle w:val="Heading4"/>
            <w:pBdr>
              <w:left w:val="dotted" w:sz="6" w:space="0" w:color="F07F09" w:themeColor="accent1"/>
            </w:pBdr>
          </w:pPr>
        </w:pPrChange>
      </w:pPr>
      <w:ins w:id="26" w:author="Janick Bernet" w:date="2009-03-09T11:33:00Z">
        <w:r>
          <w:rPr>
            <w:lang w:eastAsia="de-CH"/>
          </w:rPr>
          <w:t xml:space="preserve">Players can walk around </w:t>
        </w:r>
      </w:ins>
      <w:ins w:id="27" w:author="Janick Bernet" w:date="2009-03-09T11:59:00Z">
        <w:r w:rsidR="00964266">
          <w:rPr>
            <w:lang w:eastAsia="de-CH"/>
          </w:rPr>
          <w:t xml:space="preserve">the </w:t>
        </w:r>
      </w:ins>
      <w:ins w:id="28" w:author="Janick Bernet" w:date="2009-03-09T11:33:00Z">
        <w:r>
          <w:rPr>
            <w:lang w:eastAsia="de-CH"/>
          </w:rPr>
          <w:t>islands</w:t>
        </w:r>
      </w:ins>
      <w:ins w:id="29" w:author="Janick Bernet" w:date="2009-03-09T11:34:00Z">
        <w:r>
          <w:rPr>
            <w:lang w:eastAsia="de-CH"/>
          </w:rPr>
          <w:t xml:space="preserve">, though they cannot fall from </w:t>
        </w:r>
      </w:ins>
      <w:ins w:id="30" w:author="Janick Bernet" w:date="2009-03-09T11:59:00Z">
        <w:r w:rsidR="00964266">
          <w:rPr>
            <w:lang w:eastAsia="de-CH"/>
          </w:rPr>
          <w:t xml:space="preserve">them </w:t>
        </w:r>
      </w:ins>
      <w:ins w:id="31" w:author="Janick Bernet" w:date="2009-03-09T11:34:00Z">
        <w:r>
          <w:rPr>
            <w:lang w:eastAsia="de-CH"/>
          </w:rPr>
          <w:t>just by walking.</w:t>
        </w:r>
      </w:ins>
    </w:p>
    <w:p w:rsidR="000755A7" w:rsidRDefault="000755A7" w:rsidP="000755A7">
      <w:pPr>
        <w:pStyle w:val="Heading4"/>
        <w:pBdr>
          <w:left w:val="dotted" w:sz="6" w:space="0" w:color="F07F09" w:themeColor="accent1"/>
        </w:pBdr>
        <w:rPr>
          <w:ins w:id="32" w:author="Janick Bernet" w:date="2009-03-09T12:01:00Z"/>
          <w:lang w:eastAsia="de-CH"/>
        </w:rPr>
      </w:pPr>
      <w:ins w:id="33" w:author="Janick Bernet" w:date="2009-03-09T12:01:00Z">
        <w:r>
          <w:rPr>
            <w:lang w:eastAsia="de-CH"/>
          </w:rPr>
          <w:t>Collect power</w:t>
        </w:r>
      </w:ins>
      <w:ins w:id="34" w:author="Janick Bernet" w:date="2009-03-09T12:04:00Z">
        <w:r>
          <w:rPr>
            <w:lang w:eastAsia="de-CH"/>
          </w:rPr>
          <w:t>-</w:t>
        </w:r>
      </w:ins>
      <w:ins w:id="35" w:author="Janick Bernet" w:date="2009-03-09T12:01:00Z">
        <w:r>
          <w:rPr>
            <w:lang w:eastAsia="de-CH"/>
          </w:rPr>
          <w:t xml:space="preserve">ups </w:t>
        </w:r>
        <w:r w:rsidRPr="002D0A71">
          <w:rPr>
            <w:lang w:eastAsia="de-CH"/>
          </w:rPr>
          <w:t>(</w:t>
        </w:r>
      </w:ins>
      <w:ins w:id="36" w:author="Janick Bernet" w:date="2009-03-09T12:03:00Z">
        <w:r>
          <w:rPr>
            <w:lang w:eastAsia="de-CH"/>
          </w:rPr>
          <w:t>red bull gives you wings!</w:t>
        </w:r>
      </w:ins>
      <w:ins w:id="37" w:author="Janick Bernet" w:date="2009-03-09T12:01:00Z">
        <w:r w:rsidRPr="002D0A71">
          <w:rPr>
            <w:lang w:eastAsia="de-CH"/>
          </w:rPr>
          <w:t xml:space="preserve">) </w:t>
        </w:r>
      </w:ins>
    </w:p>
    <w:p w:rsidR="00000000" w:rsidRDefault="000755A7">
      <w:pPr>
        <w:rPr>
          <w:lang w:eastAsia="de-CH"/>
        </w:rPr>
        <w:pPrChange w:id="38" w:author="Janick Bernet" w:date="2009-03-09T11:33:00Z">
          <w:pPr>
            <w:pStyle w:val="Heading4"/>
            <w:pBdr>
              <w:left w:val="dotted" w:sz="6" w:space="0" w:color="F07F09" w:themeColor="accent1"/>
            </w:pBdr>
          </w:pPr>
        </w:pPrChange>
      </w:pPr>
      <w:ins w:id="39" w:author="Janick Bernet" w:date="2009-03-09T12:03:00Z">
        <w:r>
          <w:rPr>
            <w:lang w:eastAsia="de-CH"/>
          </w:rPr>
          <w:t>If a player gets in contact with a power</w:t>
        </w:r>
      </w:ins>
      <w:ins w:id="40" w:author="Janick Bernet" w:date="2009-03-09T12:04:00Z">
        <w:r>
          <w:rPr>
            <w:lang w:eastAsia="de-CH"/>
          </w:rPr>
          <w:t>-</w:t>
        </w:r>
      </w:ins>
      <w:ins w:id="41" w:author="Janick Bernet" w:date="2009-03-09T12:03:00Z">
        <w:r>
          <w:rPr>
            <w:lang w:eastAsia="de-CH"/>
          </w:rPr>
          <w:t xml:space="preserve">up he </w:t>
        </w:r>
      </w:ins>
      <w:ins w:id="42" w:author="Janick Bernet" w:date="2009-03-09T12:04:00Z">
        <w:r>
          <w:rPr>
            <w:lang w:eastAsia="de-CH"/>
          </w:rPr>
          <w:t>can collect it and will receive the power accordingly.</w:t>
        </w:r>
      </w:ins>
    </w:p>
    <w:p w:rsidR="008E301F" w:rsidRPr="002D0A71" w:rsidRDefault="008E301F"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Heading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lastRenderedPageBreak/>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Heading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Heading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8E301F" w:rsidRDefault="008E301F" w:rsidP="008E301F">
      <w:pPr>
        <w:pStyle w:val="Heading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2A48E8" w:rsidP="008E301F">
      <w:pPr>
        <w:pStyle w:val="ListParagraph"/>
        <w:numPr>
          <w:ilvl w:val="0"/>
          <w:numId w:val="5"/>
        </w:numPr>
        <w:jc w:val="left"/>
        <w:rPr>
          <w:lang w:eastAsia="de-CH"/>
        </w:rPr>
      </w:pPr>
      <w:r w:rsidRPr="002A48E8">
        <w:rPr>
          <w:b/>
          <w:lang w:eastAsia="de-CH"/>
          <w:rPrChange w:id="43" w:author="Janick Bernet" w:date="2009-03-09T11:45:00Z">
            <w:rPr>
              <w:caps/>
              <w:color w:val="B35E06" w:themeColor="accent1" w:themeShade="BF"/>
              <w:spacing w:val="10"/>
              <w:szCs w:val="22"/>
              <w:lang w:eastAsia="de-CH"/>
            </w:rPr>
          </w:rPrChange>
        </w:rPr>
        <w:t>Ice spike</w:t>
      </w:r>
      <w:ins w:id="44" w:author="Janick Bernet" w:date="2009-03-09T11:46:00Z">
        <w:r w:rsidR="003B469A">
          <w:rPr>
            <w:lang w:eastAsia="de-CH"/>
          </w:rPr>
          <w:t>:</w:t>
        </w:r>
      </w:ins>
      <w:del w:id="45" w:author="Janick Bernet" w:date="2009-03-09T11:46:00Z">
        <w:r w:rsidR="008E301F" w:rsidRPr="00DE7DB8" w:rsidDel="003B469A">
          <w:rPr>
            <w:lang w:eastAsia="de-CH"/>
          </w:rPr>
          <w:delText>.</w:delText>
        </w:r>
      </w:del>
      <w:r w:rsidR="008E301F" w:rsidRPr="00DE7DB8">
        <w:rPr>
          <w:lang w:eastAsia="de-CH"/>
        </w:rPr>
        <w:t xml:space="preserve"> The player can specify a direction in which, subsequently, a spike is sent off. If the spike hits an enemy, he will get hurt and </w:t>
      </w:r>
      <w:del w:id="46" w:author="Janick Bernet" w:date="2009-03-09T11:45:00Z">
        <w:r w:rsidR="008E301F" w:rsidRPr="00DE7DB8" w:rsidDel="00615679">
          <w:rPr>
            <w:lang w:eastAsia="de-CH"/>
          </w:rPr>
          <w:delText>pushed back</w:delText>
        </w:r>
      </w:del>
      <w:ins w:id="47" w:author="Janick Bernet" w:date="2009-03-09T11:45:00Z">
        <w:r w:rsidR="00615679">
          <w:rPr>
            <w:lang w:eastAsia="de-CH"/>
          </w:rPr>
          <w:t xml:space="preserve">frozen for a short </w:t>
        </w:r>
      </w:ins>
      <w:ins w:id="48" w:author="Janick Bernet" w:date="2009-03-09T11:48:00Z">
        <w:r w:rsidR="009E061A">
          <w:rPr>
            <w:lang w:eastAsia="de-CH"/>
          </w:rPr>
          <w:t>period</w:t>
        </w:r>
      </w:ins>
      <w:r w:rsidR="008E301F" w:rsidRPr="00DE7DB8">
        <w:rPr>
          <w:lang w:eastAsia="de-CH"/>
        </w:rPr>
        <w:t xml:space="preserve">. If the spike hits </w:t>
      </w:r>
      <w:del w:id="49" w:author="Janick Bernet" w:date="2009-03-09T11:45:00Z">
        <w:r w:rsidR="008E301F" w:rsidRPr="00DE7DB8" w:rsidDel="00615679">
          <w:rPr>
            <w:lang w:eastAsia="de-CH"/>
          </w:rPr>
          <w:delText>a rising fire ball</w:delText>
        </w:r>
      </w:del>
      <w:ins w:id="50" w:author="Janick Bernet" w:date="2009-03-09T11:45:00Z">
        <w:r w:rsidR="00615679">
          <w:rPr>
            <w:lang w:eastAsia="de-CH"/>
          </w:rPr>
          <w:t>lava</w:t>
        </w:r>
      </w:ins>
      <w:r w:rsidR="008E301F" w:rsidRPr="00DE7DB8">
        <w:rPr>
          <w:lang w:eastAsia="de-CH"/>
        </w:rPr>
        <w:t xml:space="preserve">, an island will be </w:t>
      </w:r>
      <w:del w:id="51" w:author="Janick Bernet" w:date="2009-03-09T11:45:00Z">
        <w:r w:rsidR="008E301F" w:rsidRPr="00DE7DB8" w:rsidDel="00615679">
          <w:rPr>
            <w:lang w:eastAsia="de-CH"/>
          </w:rPr>
          <w:delText>built</w:delText>
        </w:r>
      </w:del>
      <w:ins w:id="52" w:author="Janick Bernet" w:date="2009-03-09T11:45:00Z">
        <w:r w:rsidR="00615679">
          <w:rPr>
            <w:lang w:eastAsia="de-CH"/>
          </w:rPr>
          <w:t>created</w:t>
        </w:r>
      </w:ins>
      <w:r w:rsidR="008E301F" w:rsidRPr="00DE7DB8">
        <w:rPr>
          <w:lang w:eastAsia="de-CH"/>
        </w:rPr>
        <w:t xml:space="preserve">. </w:t>
      </w:r>
    </w:p>
    <w:p w:rsidR="008E301F" w:rsidRPr="00DE7DB8" w:rsidRDefault="002A48E8" w:rsidP="008E301F">
      <w:pPr>
        <w:pStyle w:val="ListParagraph"/>
        <w:numPr>
          <w:ilvl w:val="0"/>
          <w:numId w:val="5"/>
        </w:numPr>
        <w:jc w:val="left"/>
        <w:rPr>
          <w:lang w:eastAsia="de-CH"/>
        </w:rPr>
      </w:pPr>
      <w:r w:rsidRPr="002A48E8">
        <w:rPr>
          <w:b/>
          <w:lang w:eastAsia="de-CH"/>
          <w:rPrChange w:id="53" w:author="Janick Bernet" w:date="2009-03-09T11:45:00Z">
            <w:rPr>
              <w:caps/>
              <w:color w:val="B35E06" w:themeColor="accent1" w:themeShade="BF"/>
              <w:spacing w:val="10"/>
              <w:szCs w:val="22"/>
              <w:lang w:eastAsia="de-CH"/>
            </w:rPr>
          </w:rPrChange>
        </w:rPr>
        <w:t>Snow storm</w:t>
      </w:r>
      <w:del w:id="54" w:author="Janick Bernet" w:date="2009-03-09T11:46:00Z">
        <w:r w:rsidR="008E301F" w:rsidRPr="00DE7DB8" w:rsidDel="003B469A">
          <w:rPr>
            <w:lang w:eastAsia="de-CH"/>
          </w:rPr>
          <w:delText>.</w:delText>
        </w:r>
      </w:del>
      <w:ins w:id="55" w:author="Janick Bernet" w:date="2009-03-09T11:46:00Z">
        <w:r w:rsidR="003B469A">
          <w:rPr>
            <w:lang w:eastAsia="de-CH"/>
          </w:rPr>
          <w:t>:</w:t>
        </w:r>
      </w:ins>
      <w:r w:rsidR="008E301F" w:rsidRPr="00DE7DB8">
        <w:rPr>
          <w:lang w:eastAsia="de-CH"/>
        </w:rPr>
        <w:t xml:space="preserve"> The player can specify a point in range; a cloud will appear and start snowing on the creatures below it, causing damage. </w:t>
      </w:r>
    </w:p>
    <w:p w:rsidR="008E301F" w:rsidRPr="00DE7DB8" w:rsidRDefault="002A48E8" w:rsidP="008E301F">
      <w:pPr>
        <w:pStyle w:val="ListParagraph"/>
        <w:numPr>
          <w:ilvl w:val="0"/>
          <w:numId w:val="5"/>
        </w:numPr>
        <w:jc w:val="left"/>
        <w:rPr>
          <w:lang w:eastAsia="de-CH"/>
        </w:rPr>
      </w:pPr>
      <w:r w:rsidRPr="002A48E8">
        <w:rPr>
          <w:b/>
          <w:lang w:eastAsia="de-CH"/>
          <w:rPrChange w:id="56" w:author="Janick Bernet" w:date="2009-03-09T11:45:00Z">
            <w:rPr>
              <w:caps/>
              <w:color w:val="B35E06" w:themeColor="accent1" w:themeShade="BF"/>
              <w:spacing w:val="10"/>
              <w:szCs w:val="22"/>
              <w:lang w:eastAsia="de-CH"/>
            </w:rPr>
          </w:rPrChange>
        </w:rPr>
        <w:t>Fire wall</w:t>
      </w:r>
      <w:del w:id="57" w:author="Janick Bernet" w:date="2009-03-09T11:46:00Z">
        <w:r w:rsidR="008E301F" w:rsidRPr="00DE7DB8" w:rsidDel="003B469A">
          <w:rPr>
            <w:lang w:eastAsia="de-CH"/>
          </w:rPr>
          <w:delText xml:space="preserve">. </w:delText>
        </w:r>
      </w:del>
      <w:ins w:id="58" w:author="Janick Bernet" w:date="2009-03-09T11:46:00Z">
        <w:r w:rsidR="003B469A">
          <w:rPr>
            <w:lang w:eastAsia="de-CH"/>
          </w:rPr>
          <w:t>:</w:t>
        </w:r>
        <w:r w:rsidR="003B469A" w:rsidRPr="00DE7DB8">
          <w:rPr>
            <w:lang w:eastAsia="de-CH"/>
          </w:rPr>
          <w:t xml:space="preserve"> </w:t>
        </w:r>
      </w:ins>
      <w:r w:rsidR="008E301F" w:rsidRPr="00DE7DB8">
        <w:rPr>
          <w:lang w:eastAsia="de-CH"/>
        </w:rPr>
        <w:t xml:space="preserve">The player can lighten up a fire on the floor which will remain there for a fixed amount of time. Players stepping on the fire will be hurt. </w:t>
      </w:r>
    </w:p>
    <w:p w:rsidR="008E301F" w:rsidRPr="00DE7DB8" w:rsidRDefault="002A48E8" w:rsidP="008E301F">
      <w:pPr>
        <w:pStyle w:val="ListParagraph"/>
        <w:numPr>
          <w:ilvl w:val="0"/>
          <w:numId w:val="5"/>
        </w:numPr>
        <w:jc w:val="left"/>
        <w:rPr>
          <w:lang w:eastAsia="de-CH"/>
        </w:rPr>
      </w:pPr>
      <w:r w:rsidRPr="002A48E8">
        <w:rPr>
          <w:b/>
          <w:lang w:eastAsia="de-CH"/>
          <w:rPrChange w:id="59" w:author="Janick Bernet" w:date="2009-03-09T11:46:00Z">
            <w:rPr>
              <w:caps/>
              <w:color w:val="B35E06" w:themeColor="accent1" w:themeShade="BF"/>
              <w:spacing w:val="10"/>
              <w:szCs w:val="22"/>
              <w:lang w:eastAsia="de-CH"/>
            </w:rPr>
          </w:rPrChange>
        </w:rPr>
        <w:t>Small robot spawning</w:t>
      </w:r>
      <w:ins w:id="60" w:author="Janick Bernet" w:date="2009-03-09T11:46:00Z">
        <w:r w:rsidR="003B469A">
          <w:rPr>
            <w:b/>
            <w:lang w:eastAsia="de-CH"/>
          </w:rPr>
          <w:t xml:space="preserve"> (aka </w:t>
        </w:r>
      </w:ins>
      <w:ins w:id="61" w:author="Janick Bernet" w:date="2009-03-09T11:47:00Z">
        <w:r w:rsidR="003B469A">
          <w:rPr>
            <w:b/>
            <w:lang w:eastAsia="de-CH"/>
          </w:rPr>
          <w:t>binary fission)</w:t>
        </w:r>
      </w:ins>
      <w:r w:rsidR="008E301F" w:rsidRPr="00DE7DB8">
        <w:rPr>
          <w:lang w:eastAsia="de-CH"/>
        </w:rPr>
        <w:t xml:space="preserve">: The player can spawn a robot on the current island which will be there for a fixed amount of time and attack all enemies stepping on the island. </w:t>
      </w:r>
    </w:p>
    <w:p w:rsidR="002D0A71" w:rsidRPr="008E301F" w:rsidRDefault="002D0A71" w:rsidP="008E301F">
      <w:pPr>
        <w:ind w:left="360"/>
        <w:rPr>
          <w:rFonts w:eastAsia="Times New Roman"/>
          <w:lang w:eastAsia="de-CH"/>
        </w:rPr>
      </w:pPr>
    </w:p>
    <w:p w:rsidR="00F23BB8" w:rsidRDefault="00F23BB8">
      <w:pPr>
        <w:rPr>
          <w:caps/>
          <w:spacing w:val="15"/>
          <w:szCs w:val="22"/>
        </w:rPr>
      </w:pPr>
      <w:bookmarkStart w:id="62" w:name="Concept_Sketches"/>
      <w:bookmarkEnd w:id="62"/>
      <w:r>
        <w:br w:type="page"/>
      </w:r>
    </w:p>
    <w:p w:rsidR="002D0A71" w:rsidRPr="00C3660A" w:rsidRDefault="002D0A71" w:rsidP="00C3660A">
      <w:pPr>
        <w:pStyle w:val="Heading2"/>
      </w:pPr>
      <w:r w:rsidRPr="00C3660A">
        <w:lastRenderedPageBreak/>
        <w:t>Concept Sketches</w:t>
      </w:r>
    </w:p>
    <w:p w:rsidR="00FD67BE" w:rsidRDefault="00FD67BE" w:rsidP="00FD67BE">
      <w:pPr>
        <w:pStyle w:val="Heading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Paragraph"/>
        <w:numPr>
          <w:ilvl w:val="0"/>
          <w:numId w:val="6"/>
        </w:numPr>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proofErr w:type="gramStart"/>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proofErr w:type="gramEnd"/>
      <w:r w:rsidRPr="00DE7DB8">
        <w:rPr>
          <w:rFonts w:eastAsia="Times New Roman"/>
          <w:lang w:eastAsia="de-CH"/>
        </w:rPr>
        <w:t xml:space="preserve">. </w:t>
      </w:r>
    </w:p>
    <w:p w:rsidR="00123085" w:rsidRDefault="00123085">
      <w:pPr>
        <w:jc w:val="left"/>
        <w:rPr>
          <w:rFonts w:eastAsia="Times New Roman"/>
          <w:lang w:eastAsia="de-CH"/>
        </w:rPr>
      </w:pPr>
      <w:r>
        <w:rPr>
          <w:rFonts w:eastAsia="Times New Roman"/>
          <w:lang w:eastAsia="de-CH"/>
        </w:rPr>
        <w:br w:type="page"/>
      </w:r>
    </w:p>
    <w:p w:rsidR="002D0A71" w:rsidRDefault="00D56F28" w:rsidP="00123085">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6"/>
                    <a:stretch>
                      <a:fillRect/>
                    </a:stretch>
                  </pic:blipFill>
                  <pic:spPr>
                    <a:xfrm rot="5400000">
                      <a:off x="0" y="0"/>
                      <a:ext cx="8157210" cy="4679315"/>
                    </a:xfrm>
                    <a:prstGeom prst="rect">
                      <a:avLst/>
                    </a:prstGeom>
                  </pic:spPr>
                </pic:pic>
              </a:graphicData>
            </a:graphic>
          </wp:anchor>
        </w:drawing>
      </w:r>
      <w:r w:rsidR="00123085">
        <w:rPr>
          <w:rFonts w:eastAsia="Times New Roman"/>
          <w:lang w:eastAsia="de-CH"/>
        </w:rPr>
        <w:t>Visual Impression</w:t>
      </w:r>
    </w:p>
    <w:p w:rsidR="00DD3EC8" w:rsidRDefault="00D56F28">
      <w:pPr>
        <w:rPr>
          <w:rFonts w:eastAsia="Times New Roman"/>
          <w:b/>
          <w:bCs/>
          <w:caps/>
          <w:color w:val="FFFFFF" w:themeColor="background1"/>
          <w:spacing w:val="15"/>
          <w:szCs w:val="22"/>
          <w:lang w:eastAsia="de-CH"/>
        </w:rPr>
      </w:pPr>
      <w:del w:id="63" w:author="Janick Bernet" w:date="2009-03-09T11:35:00Z">
        <w:r w:rsidRPr="00D56F28" w:rsidDel="00427AAA">
          <w:rPr>
            <w:lang w:eastAsia="de-CH"/>
          </w:rPr>
          <w:delText>A visual impression of h</w:delText>
        </w:r>
      </w:del>
      <w:ins w:id="64" w:author="Janick Bernet" w:date="2009-03-09T11:35:00Z">
        <w:r w:rsidR="00427AAA">
          <w:rPr>
            <w:lang w:eastAsia="de-CH"/>
          </w:rPr>
          <w:t>H</w:t>
        </w:r>
      </w:ins>
      <w:r w:rsidRPr="00D56F28">
        <w:rPr>
          <w:lang w:eastAsia="de-CH"/>
        </w:rPr>
        <w:t>ow the g</w:t>
      </w:r>
      <w:r>
        <w:rPr>
          <w:lang w:eastAsia="de-CH"/>
        </w:rPr>
        <w:t xml:space="preserve">ame </w:t>
      </w:r>
      <w:del w:id="65" w:author="Janick Bernet" w:date="2009-03-09T11:35:00Z">
        <w:r w:rsidDel="00427AAA">
          <w:rPr>
            <w:lang w:eastAsia="de-CH"/>
          </w:rPr>
          <w:delText xml:space="preserve">should </w:delText>
        </w:r>
      </w:del>
      <w:ins w:id="66" w:author="Janick Bernet" w:date="2009-03-09T11:35:00Z">
        <w:r w:rsidR="00427AAA">
          <w:rPr>
            <w:lang w:eastAsia="de-CH"/>
          </w:rPr>
          <w:t xml:space="preserve">could </w:t>
        </w:r>
      </w:ins>
      <w:r>
        <w:rPr>
          <w:lang w:eastAsia="de-CH"/>
        </w:rPr>
        <w:t>look when it is done</w:t>
      </w:r>
      <w:bookmarkStart w:id="67" w:name="Requirements"/>
      <w:bookmarkEnd w:id="67"/>
      <w:del w:id="68" w:author="Janick Bernet" w:date="2009-03-09T11:35:00Z">
        <w:r w:rsidR="00DD3EC8" w:rsidDel="00427AAA">
          <w:rPr>
            <w:rFonts w:eastAsia="Times New Roman"/>
            <w:lang w:eastAsia="de-CH"/>
          </w:rPr>
          <w:br w:type="page"/>
        </w:r>
      </w:del>
      <w:ins w:id="69" w:author="Janick Bernet" w:date="2009-03-09T11:35:00Z">
        <w:r w:rsidR="00427AAA">
          <w:rPr>
            <w:rFonts w:eastAsia="Times New Roman"/>
            <w:lang w:eastAsia="de-CH"/>
          </w:rPr>
          <w:t>.</w:t>
        </w:r>
      </w:ins>
    </w:p>
    <w:p w:rsidR="008352BD" w:rsidRDefault="008352BD" w:rsidP="008352BD">
      <w:pPr>
        <w:pStyle w:val="Heading3"/>
        <w:rPr>
          <w:rFonts w:eastAsia="Times New Roman"/>
          <w:lang w:eastAsia="de-CH"/>
        </w:rPr>
      </w:pPr>
      <w:bookmarkStart w:id="70" w:name="_Ref223763759"/>
      <w:r>
        <w:rPr>
          <w:rFonts w:eastAsia="Times New Roman"/>
          <w:lang w:eastAsia="de-CH"/>
        </w:rPr>
        <w:lastRenderedPageBreak/>
        <w:t>Perspective Studies</w:t>
      </w:r>
    </w:p>
    <w:p w:rsidR="00414B1F" w:rsidRPr="00414B1F" w:rsidRDefault="00414B1F" w:rsidP="00414B1F">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5B6915">
        <w:tc>
          <w:tcPr>
            <w:tcW w:w="4604" w:type="dxa"/>
          </w:tcPr>
          <w:p w:rsidR="005B6915" w:rsidRDefault="005B6915" w:rsidP="005B6915">
            <w:pPr>
              <w:rPr>
                <w:lang w:eastAsia="de-CH"/>
              </w:rPr>
            </w:pPr>
            <w:r>
              <w:rPr>
                <w:noProof/>
                <w:lang w:val="de-CH" w:eastAsia="de-CH" w:bidi="ar-SA"/>
              </w:rPr>
              <w:drawing>
                <wp:anchor distT="0" distB="0" distL="114300" distR="114300" simplePos="0" relativeHeight="251660288" behindDoc="1" locked="0" layoutInCell="1" allowOverlap="1">
                  <wp:simplePos x="0" y="0"/>
                  <wp:positionH relativeFrom="column">
                    <wp:posOffset>21623</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7"/>
                          <a:stretch>
                            <a:fillRect/>
                          </a:stretch>
                        </pic:blipFill>
                        <pic:spPr>
                          <a:xfrm>
                            <a:off x="0" y="0"/>
                            <a:ext cx="2928687" cy="1612232"/>
                          </a:xfrm>
                          <a:prstGeom prst="rect">
                            <a:avLst/>
                          </a:prstGeom>
                        </pic:spPr>
                      </pic:pic>
                    </a:graphicData>
                  </a:graphic>
                </wp:anchor>
              </w:drawing>
            </w:r>
            <w:r>
              <w:rPr>
                <w:lang w:eastAsia="de-CH"/>
              </w:rPr>
              <w:t>Text</w:t>
            </w:r>
          </w:p>
          <w:p w:rsidR="005B6915" w:rsidRDefault="005B6915" w:rsidP="005B6915">
            <w:pPr>
              <w:rPr>
                <w:lang w:eastAsia="de-CH"/>
              </w:rPr>
            </w:pPr>
          </w:p>
        </w:tc>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8"/>
                          <a:stretch>
                            <a:fillRect/>
                          </a:stretch>
                        </pic:blipFill>
                        <pic:spPr>
                          <a:xfrm>
                            <a:off x="0" y="0"/>
                            <a:ext cx="2928687" cy="1612232"/>
                          </a:xfrm>
                          <a:prstGeom prst="rect">
                            <a:avLst/>
                          </a:prstGeom>
                        </pic:spPr>
                      </pic:pic>
                    </a:graphicData>
                  </a:graphic>
                </wp:anchor>
              </w:drawing>
            </w:r>
            <w:r>
              <w:rPr>
                <w:lang w:eastAsia="de-CH"/>
              </w:rPr>
              <w:t>Text</w:t>
            </w:r>
          </w:p>
        </w:tc>
      </w:tr>
      <w:tr w:rsidR="005B6915" w:rsidTr="005B6915">
        <w:tc>
          <w:tcPr>
            <w:tcW w:w="4604" w:type="dxa"/>
            <w:gridSpan w:val="2"/>
          </w:tcPr>
          <w:p w:rsidR="005B6915" w:rsidRDefault="005B6915" w:rsidP="008352BD">
            <w:pPr>
              <w:rPr>
                <w:lang w:eastAsia="de-CH"/>
              </w:rPr>
            </w:pPr>
            <w:r>
              <w:rPr>
                <w:noProof/>
                <w:lang w:val="de-CH" w:eastAsia="de-CH" w:bidi="ar-SA"/>
              </w:rPr>
              <w:drawing>
                <wp:anchor distT="0" distB="0" distL="114300" distR="114300" simplePos="0" relativeHeight="251661312"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9"/>
                          <a:stretch>
                            <a:fillRect/>
                          </a:stretch>
                        </pic:blipFill>
                        <pic:spPr>
                          <a:xfrm>
                            <a:off x="0" y="0"/>
                            <a:ext cx="5845810" cy="3237865"/>
                          </a:xfrm>
                          <a:prstGeom prst="rect">
                            <a:avLst/>
                          </a:prstGeom>
                        </pic:spPr>
                      </pic:pic>
                    </a:graphicData>
                  </a:graphic>
                </wp:anchor>
              </w:drawing>
            </w:r>
            <w:r>
              <w:rPr>
                <w:lang w:eastAsia="de-CH"/>
              </w:rPr>
              <w:t>Text</w:t>
            </w:r>
          </w:p>
          <w:p w:rsidR="005B6915" w:rsidRDefault="005B6915" w:rsidP="008352BD">
            <w:pPr>
              <w:rPr>
                <w:lang w:eastAsia="de-CH"/>
              </w:rPr>
            </w:pPr>
          </w:p>
        </w:tc>
      </w:tr>
      <w:tr w:rsidR="005B6915" w:rsidTr="005B6915">
        <w:tc>
          <w:tcPr>
            <w:tcW w:w="4604" w:type="dxa"/>
          </w:tcPr>
          <w:p w:rsidR="005B6915" w:rsidRDefault="005B6915" w:rsidP="005B6915">
            <w:pPr>
              <w:jc w:val="left"/>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0"/>
                          <a:stretch>
                            <a:fillRect/>
                          </a:stretch>
                        </pic:blipFill>
                        <pic:spPr>
                          <a:xfrm>
                            <a:off x="0" y="0"/>
                            <a:ext cx="2928687" cy="1612231"/>
                          </a:xfrm>
                          <a:prstGeom prst="rect">
                            <a:avLst/>
                          </a:prstGeom>
                        </pic:spPr>
                      </pic:pic>
                    </a:graphicData>
                  </a:graphic>
                </wp:anchor>
              </w:drawing>
            </w:r>
            <w:r>
              <w:rPr>
                <w:lang w:eastAsia="de-CH"/>
              </w:rPr>
              <w:t>Text</w:t>
            </w:r>
          </w:p>
        </w:tc>
        <w:tc>
          <w:tcPr>
            <w:tcW w:w="4604" w:type="dxa"/>
          </w:tcPr>
          <w:p w:rsidR="005B6915" w:rsidRDefault="005B6915" w:rsidP="008352BD">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20420</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1"/>
                          <a:stretch>
                            <a:fillRect/>
                          </a:stretch>
                        </pic:blipFill>
                        <pic:spPr>
                          <a:xfrm>
                            <a:off x="0" y="0"/>
                            <a:ext cx="2928687" cy="1612231"/>
                          </a:xfrm>
                          <a:prstGeom prst="rect">
                            <a:avLst/>
                          </a:prstGeom>
                        </pic:spPr>
                      </pic:pic>
                    </a:graphicData>
                  </a:graphic>
                </wp:anchor>
              </w:drawing>
            </w:r>
            <w:r>
              <w:rPr>
                <w:lang w:eastAsia="de-CH"/>
              </w:rPr>
              <w:t>Text</w:t>
            </w:r>
          </w:p>
        </w:tc>
      </w:tr>
    </w:tbl>
    <w:p w:rsidR="008352BD" w:rsidRPr="008352BD" w:rsidRDefault="008352BD" w:rsidP="008352BD">
      <w:pPr>
        <w:rPr>
          <w:lang w:eastAsia="de-CH"/>
        </w:rPr>
      </w:pPr>
    </w:p>
    <w:p w:rsidR="008352BD" w:rsidRDefault="008352BD">
      <w:pPr>
        <w:jc w:val="left"/>
        <w:rPr>
          <w:rFonts w:eastAsia="Times New Roman"/>
          <w:b/>
          <w:bCs/>
          <w:caps/>
          <w:color w:val="FFFFFF" w:themeColor="background1"/>
          <w:spacing w:val="15"/>
          <w:szCs w:val="22"/>
          <w:lang w:eastAsia="de-CH"/>
        </w:rPr>
      </w:pPr>
      <w:r>
        <w:rPr>
          <w:rFonts w:eastAsia="Times New Roman"/>
          <w:lang w:eastAsia="de-CH"/>
        </w:rPr>
        <w:br w:type="page"/>
      </w:r>
    </w:p>
    <w:p w:rsidR="002D0A71" w:rsidRDefault="005B0AF8" w:rsidP="00DE7DB8">
      <w:pPr>
        <w:pStyle w:val="Heading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70"/>
    </w:p>
    <w:p w:rsidR="00DB335A" w:rsidRPr="00DB335A" w:rsidRDefault="00DB335A" w:rsidP="00855198">
      <w:pPr>
        <w:pStyle w:val="Heading2"/>
        <w:jc w:val="left"/>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2D0A71" w:rsidRPr="0022786C" w:rsidRDefault="002D0A71"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D0A71" w:rsidRPr="0022786C" w:rsidRDefault="002D0A71"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3A5404">
            <w:pPr>
              <w:jc w:val="left"/>
              <w:cnfStyle w:val="000000100000"/>
              <w:rPr>
                <w:lang w:eastAsia="de-CH"/>
              </w:rPr>
            </w:pPr>
            <w:r w:rsidRPr="00FC4017">
              <w:rPr>
                <w:lang w:eastAsia="de-CH"/>
              </w:rPr>
              <w:t xml:space="preserve">Basic Camera </w:t>
            </w:r>
          </w:p>
        </w:tc>
        <w:tc>
          <w:tcPr>
            <w:tcW w:w="3497" w:type="pct"/>
            <w:hideMark/>
          </w:tcPr>
          <w:p w:rsidR="00ED140D" w:rsidRPr="00FC4017" w:rsidRDefault="00ED140D" w:rsidP="00427AAA">
            <w:pPr>
              <w:jc w:val="left"/>
              <w:cnfStyle w:val="000000100000"/>
              <w:rPr>
                <w:lang w:eastAsia="de-CH"/>
              </w:rPr>
            </w:pPr>
            <w:r w:rsidRPr="00FC4017">
              <w:rPr>
                <w:lang w:eastAsia="de-CH"/>
              </w:rPr>
              <w:t xml:space="preserve">The basic camera </w:t>
            </w:r>
            <w:del w:id="71" w:author="Janick Bernet" w:date="2009-03-09T11:37:00Z">
              <w:r w:rsidRPr="00FC4017" w:rsidDel="00427AAA">
                <w:rPr>
                  <w:lang w:eastAsia="de-CH"/>
                </w:rPr>
                <w:delText xml:space="preserve">films </w:delText>
              </w:r>
            </w:del>
            <w:ins w:id="72" w:author="Janick Bernet" w:date="2009-03-09T11:37:00Z">
              <w:r w:rsidR="00427AAA">
                <w:rPr>
                  <w:lang w:eastAsia="de-CH"/>
                </w:rPr>
                <w:t>captures</w:t>
              </w:r>
              <w:r w:rsidR="00427AAA" w:rsidRPr="00FC4017">
                <w:rPr>
                  <w:lang w:eastAsia="de-CH"/>
                </w:rPr>
                <w:t xml:space="preserve"> </w:t>
              </w:r>
            </w:ins>
            <w:r w:rsidRPr="00FC4017">
              <w:rPr>
                <w:lang w:eastAsia="de-CH"/>
              </w:rPr>
              <w:t xml:space="preserve">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Advanced Camera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The camera films the scene from a varying position. It always films from the same side, but height </w:t>
            </w:r>
            <w:proofErr w:type="gramStart"/>
            <w:r w:rsidRPr="00FC4017">
              <w:rPr>
                <w:lang w:eastAsia="de-CH"/>
              </w:rPr>
              <w:t>an</w:t>
            </w:r>
            <w:proofErr w:type="gramEnd"/>
            <w:r w:rsidRPr="00FC4017">
              <w:rPr>
                <w:lang w:eastAsia="de-CH"/>
              </w:rPr>
              <w:t xml:space="preserve">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3A5404">
            <w:pPr>
              <w:jc w:val="left"/>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ED140D">
            <w:pPr>
              <w:jc w:val="left"/>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855198">
            <w:pPr>
              <w:jc w:val="left"/>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3A5404">
            <w:pPr>
              <w:jc w:val="left"/>
              <w:cnfStyle w:val="000000010000"/>
              <w:rPr>
                <w:lang w:eastAsia="de-CH"/>
              </w:rPr>
            </w:pPr>
            <w:r w:rsidRPr="00FC4017">
              <w:rPr>
                <w:lang w:eastAsia="de-CH"/>
              </w:rPr>
              <w:t xml:space="preserve">HDR Rendering </w:t>
            </w:r>
          </w:p>
        </w:tc>
        <w:tc>
          <w:tcPr>
            <w:tcW w:w="0" w:type="auto"/>
            <w:hideMark/>
          </w:tcPr>
          <w:p w:rsidR="00ED140D" w:rsidRPr="00FC4017" w:rsidRDefault="00ED140D" w:rsidP="00ED140D">
            <w:pPr>
              <w:jc w:val="left"/>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855198">
            <w:pPr>
              <w:jc w:val="left"/>
              <w:rPr>
                <w:rFonts w:eastAsia="Times New Roman"/>
                <w:lang w:eastAsia="de-CH"/>
              </w:rPr>
            </w:pPr>
            <w:r>
              <w:rPr>
                <w:rFonts w:eastAsia="Times New Roman"/>
                <w:lang w:eastAsia="de-CH"/>
              </w:rPr>
              <w:t>ReqG05</w:t>
            </w:r>
          </w:p>
        </w:tc>
        <w:tc>
          <w:tcPr>
            <w:tcW w:w="0" w:type="auto"/>
          </w:tcPr>
          <w:p w:rsidR="003A5404" w:rsidRPr="00FC4017" w:rsidRDefault="003A5404" w:rsidP="003A5404">
            <w:pPr>
              <w:jc w:val="left"/>
              <w:cnfStyle w:val="000000100000"/>
              <w:rPr>
                <w:lang w:eastAsia="de-CH"/>
              </w:rPr>
            </w:pPr>
            <w:r>
              <w:rPr>
                <w:lang w:eastAsia="de-CH"/>
              </w:rPr>
              <w:t>Shadow Rendering</w:t>
            </w:r>
          </w:p>
        </w:tc>
        <w:tc>
          <w:tcPr>
            <w:tcW w:w="0" w:type="auto"/>
          </w:tcPr>
          <w:p w:rsidR="003A5404" w:rsidRPr="00890815" w:rsidRDefault="003A5404" w:rsidP="003A5404">
            <w:pPr>
              <w:jc w:val="left"/>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3A5404">
            <w:pPr>
              <w:jc w:val="left"/>
              <w:rPr>
                <w:rFonts w:eastAsia="Times New Roman"/>
                <w:lang w:eastAsia="de-CH"/>
              </w:rPr>
            </w:pPr>
            <w:r>
              <w:rPr>
                <w:rFonts w:eastAsia="Times New Roman"/>
                <w:lang w:eastAsia="de-CH"/>
              </w:rPr>
              <w:t>ReqG06</w:t>
            </w:r>
          </w:p>
        </w:tc>
        <w:tc>
          <w:tcPr>
            <w:tcW w:w="0" w:type="auto"/>
          </w:tcPr>
          <w:p w:rsidR="003A5404" w:rsidRPr="00FC4017" w:rsidRDefault="003A5404" w:rsidP="003A5404">
            <w:pPr>
              <w:jc w:val="left"/>
              <w:cnfStyle w:val="000000010000"/>
              <w:rPr>
                <w:lang w:eastAsia="de-CH"/>
              </w:rPr>
            </w:pPr>
            <w:r w:rsidRPr="00FC4017">
              <w:rPr>
                <w:lang w:eastAsia="de-CH"/>
              </w:rPr>
              <w:t>Statistics</w:t>
            </w:r>
          </w:p>
        </w:tc>
        <w:tc>
          <w:tcPr>
            <w:tcW w:w="0" w:type="auto"/>
          </w:tcPr>
          <w:p w:rsidR="003A5404" w:rsidRPr="00FC4017" w:rsidRDefault="003A5404" w:rsidP="003A5404">
            <w:pPr>
              <w:jc w:val="left"/>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Heading2"/>
        <w:jc w:val="left"/>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855198">
            <w:pPr>
              <w:jc w:val="left"/>
              <w:rPr>
                <w:rStyle w:val="SubtleReference"/>
                <w:b/>
                <w:color w:val="FFFFFF" w:themeColor="background1"/>
              </w:rPr>
            </w:pPr>
            <w:r>
              <w:rPr>
                <w:rStyle w:val="SubtleReference"/>
                <w:b/>
                <w:color w:val="FFFFFF" w:themeColor="background1"/>
              </w:rPr>
              <w:t>ID</w:t>
            </w:r>
          </w:p>
        </w:tc>
        <w:tc>
          <w:tcPr>
            <w:tcW w:w="0" w:type="auto"/>
            <w:hideMark/>
          </w:tcPr>
          <w:p w:rsidR="0011438F" w:rsidRPr="0022786C" w:rsidRDefault="0011438F"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11438F" w:rsidRPr="0022786C" w:rsidRDefault="0011438F"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855198">
            <w:pPr>
              <w:jc w:val="left"/>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855198">
            <w:pPr>
              <w:jc w:val="left"/>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855198">
            <w:pPr>
              <w:jc w:val="left"/>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855198">
            <w:pPr>
              <w:jc w:val="left"/>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3A5404">
            <w:pPr>
              <w:jc w:val="left"/>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ReqUI03</w:t>
            </w:r>
          </w:p>
        </w:tc>
        <w:tc>
          <w:tcPr>
            <w:tcW w:w="984"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855198">
            <w:pPr>
              <w:jc w:val="left"/>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ReqUI04</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855198">
            <w:pPr>
              <w:jc w:val="left"/>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855198">
            <w:pPr>
              <w:jc w:val="left"/>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855198">
            <w:pPr>
              <w:jc w:val="left"/>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855198">
            <w:pPr>
              <w:jc w:val="left"/>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855198">
            <w:pPr>
              <w:jc w:val="left"/>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427AAA">
        <w:trPr>
          <w:cnfStyle w:val="000000100000"/>
        </w:trPr>
        <w:tc>
          <w:tcPr>
            <w:cnfStyle w:val="001000000000"/>
            <w:tcW w:w="535" w:type="pct"/>
            <w:hideMark/>
          </w:tcPr>
          <w:p w:rsidR="00227E46" w:rsidRDefault="00227E46" w:rsidP="006421E8">
            <w:pPr>
              <w:jc w:val="left"/>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427AAA">
            <w:pPr>
              <w:jc w:val="left"/>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27E46">
            <w:pPr>
              <w:jc w:val="left"/>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855198">
            <w:pPr>
              <w:jc w:val="left"/>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855198">
            <w:pPr>
              <w:jc w:val="left"/>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855198">
            <w:pPr>
              <w:jc w:val="left"/>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Heading2"/>
        <w:jc w:val="left"/>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22786C" w:rsidRPr="0022786C" w:rsidRDefault="0022786C"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2786C" w:rsidRPr="0022786C" w:rsidRDefault="0022786C"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lava lake. This includes advanced </w:t>
            </w:r>
            <w:proofErr w:type="spellStart"/>
            <w:r w:rsidRPr="002D0A71">
              <w:rPr>
                <w:rFonts w:eastAsia="Times New Roman"/>
                <w:lang w:eastAsia="de-CH"/>
              </w:rPr>
              <w:t>shaders</w:t>
            </w:r>
            <w:proofErr w:type="spellEnd"/>
            <w:r w:rsidRPr="002D0A71">
              <w:rPr>
                <w:rFonts w:eastAsia="Times New Roman"/>
                <w:lang w:eastAsia="de-CH"/>
              </w:rPr>
              <w:t xml:space="preserve">. </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Heading2"/>
        <w:jc w:val="left"/>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855198">
            <w:pPr>
              <w:jc w:val="left"/>
              <w:rPr>
                <w:rStyle w:val="SubtleReference"/>
                <w:b/>
                <w:color w:val="FFFFFF" w:themeColor="background1"/>
              </w:rPr>
            </w:pPr>
            <w:r>
              <w:rPr>
                <w:rStyle w:val="SubtleReference"/>
                <w:b/>
                <w:color w:val="FFFFFF" w:themeColor="background1"/>
              </w:rPr>
              <w:lastRenderedPageBreak/>
              <w:t>ID</w:t>
            </w:r>
          </w:p>
        </w:tc>
        <w:tc>
          <w:tcPr>
            <w:tcW w:w="0" w:type="auto"/>
            <w:hideMark/>
          </w:tcPr>
          <w:p w:rsidR="008C68A5" w:rsidRPr="0022786C" w:rsidRDefault="008C68A5"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C68A5" w:rsidRPr="0022786C" w:rsidRDefault="008C68A5"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355B8A">
            <w:pPr>
              <w:jc w:val="left"/>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2D0A71" w:rsidRPr="002D0A71" w:rsidTr="008D0D0A">
        <w:trPr>
          <w:cnfStyle w:val="000000100000"/>
        </w:trPr>
        <w:tc>
          <w:tcPr>
            <w:cnfStyle w:val="001000000000"/>
            <w:tcW w:w="0" w:type="auto"/>
            <w:hideMark/>
          </w:tcPr>
          <w:p w:rsidR="002D0A71" w:rsidRPr="002D0A71" w:rsidRDefault="00355B8A" w:rsidP="00855198">
            <w:pPr>
              <w:jc w:val="left"/>
              <w:rPr>
                <w:rFonts w:eastAsia="Times New Roman"/>
                <w:lang w:eastAsia="de-CH"/>
              </w:rPr>
            </w:pPr>
            <w:r>
              <w:rPr>
                <w:rFonts w:eastAsia="Times New Roman"/>
                <w:lang w:eastAsia="de-CH"/>
              </w:rPr>
              <w:t>ReqPi05</w:t>
            </w:r>
            <w:r w:rsidR="002D0A71"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Heading2"/>
        <w:jc w:val="left"/>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855198">
            <w:pPr>
              <w:jc w:val="left"/>
              <w:rPr>
                <w:rStyle w:val="SubtleReference"/>
                <w:b/>
                <w:color w:val="FFFFFF" w:themeColor="background1"/>
              </w:rPr>
            </w:pPr>
            <w:r>
              <w:rPr>
                <w:rStyle w:val="SubtleReference"/>
                <w:b/>
                <w:color w:val="FFFFFF" w:themeColor="background1"/>
              </w:rPr>
              <w:t>ID</w:t>
            </w:r>
          </w:p>
        </w:tc>
        <w:tc>
          <w:tcPr>
            <w:tcW w:w="0" w:type="auto"/>
            <w:hideMark/>
          </w:tcPr>
          <w:p w:rsidR="008D0D0A" w:rsidRPr="0022786C" w:rsidRDefault="008D0D0A" w:rsidP="00855198">
            <w:pPr>
              <w:jc w:val="left"/>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D0D0A" w:rsidRPr="0022786C" w:rsidRDefault="008D0D0A" w:rsidP="00855198">
            <w:pPr>
              <w:jc w:val="left"/>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855198">
            <w:pPr>
              <w:jc w:val="left"/>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855198">
            <w:pPr>
              <w:jc w:val="left"/>
              <w:rPr>
                <w:rFonts w:eastAsia="Times New Roman"/>
                <w:lang w:eastAsia="de-CH"/>
              </w:rPr>
            </w:pPr>
            <w:r>
              <w:rPr>
                <w:rFonts w:eastAsia="Times New Roman"/>
                <w:lang w:eastAsia="de-CH"/>
              </w:rPr>
              <w:t>ReqI11</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855198">
            <w:pPr>
              <w:jc w:val="left"/>
              <w:cnfStyle w:val="000000100000"/>
              <w:rPr>
                <w:rFonts w:eastAsia="Times New Roman"/>
                <w:lang w:eastAsia="de-CH"/>
              </w:rPr>
            </w:pPr>
            <w:r>
              <w:rPr>
                <w:rFonts w:eastAsia="Times New Roman"/>
                <w:lang w:eastAsia="de-CH"/>
              </w:rPr>
              <w:t>Islands hovering above a specific height are slightly or fully covered in ice.</w:t>
            </w:r>
          </w:p>
        </w:tc>
      </w:tr>
      <w:tr w:rsidR="009E69A4" w:rsidRPr="002D0A71" w:rsidTr="008D0D0A">
        <w:trPr>
          <w:cnfStyle w:val="000000010000"/>
          <w:ins w:id="73" w:author="Janick Bernet" w:date="2009-03-09T12:05:00Z"/>
        </w:trPr>
        <w:tc>
          <w:tcPr>
            <w:cnfStyle w:val="001000000000"/>
            <w:tcW w:w="0" w:type="auto"/>
          </w:tcPr>
          <w:p w:rsidR="009E69A4" w:rsidRDefault="009E69A4" w:rsidP="00855198">
            <w:pPr>
              <w:jc w:val="left"/>
              <w:rPr>
                <w:ins w:id="74" w:author="Janick Bernet" w:date="2009-03-09T12:05:00Z"/>
                <w:rFonts w:eastAsia="Times New Roman"/>
                <w:lang w:eastAsia="de-CH"/>
              </w:rPr>
            </w:pPr>
            <w:ins w:id="75" w:author="Janick Bernet" w:date="2009-03-09T12:05:00Z">
              <w:r>
                <w:rPr>
                  <w:rFonts w:eastAsia="Times New Roman"/>
                  <w:lang w:eastAsia="de-CH"/>
                </w:rPr>
                <w:t>ReqI12</w:t>
              </w:r>
            </w:ins>
          </w:p>
        </w:tc>
        <w:tc>
          <w:tcPr>
            <w:tcW w:w="0" w:type="auto"/>
          </w:tcPr>
          <w:p w:rsidR="009E69A4" w:rsidRDefault="009E69A4" w:rsidP="00855198">
            <w:pPr>
              <w:jc w:val="left"/>
              <w:cnfStyle w:val="000000010000"/>
              <w:rPr>
                <w:ins w:id="76" w:author="Janick Bernet" w:date="2009-03-09T12:05:00Z"/>
                <w:rFonts w:eastAsia="Times New Roman"/>
                <w:lang w:eastAsia="de-CH"/>
              </w:rPr>
            </w:pPr>
            <w:ins w:id="77" w:author="Janick Bernet" w:date="2009-03-09T12:06:00Z">
              <w:r>
                <w:rPr>
                  <w:rFonts w:eastAsia="Times New Roman"/>
                  <w:lang w:eastAsia="de-CH"/>
                </w:rPr>
                <w:t>Power-Ups</w:t>
              </w:r>
            </w:ins>
          </w:p>
        </w:tc>
        <w:tc>
          <w:tcPr>
            <w:tcW w:w="0" w:type="auto"/>
          </w:tcPr>
          <w:p w:rsidR="009E69A4" w:rsidRDefault="009E69A4" w:rsidP="009E69A4">
            <w:pPr>
              <w:jc w:val="left"/>
              <w:cnfStyle w:val="000000010000"/>
              <w:rPr>
                <w:ins w:id="78" w:author="Janick Bernet" w:date="2009-03-09T12:05:00Z"/>
                <w:rFonts w:eastAsia="Times New Roman"/>
                <w:lang w:eastAsia="de-CH"/>
              </w:rPr>
            </w:pPr>
            <w:ins w:id="79" w:author="Janick Bernet" w:date="2009-03-09T12:06:00Z">
              <w:r>
                <w:rPr>
                  <w:rFonts w:eastAsia="Times New Roman"/>
                  <w:lang w:eastAsia="de-CH"/>
                </w:rPr>
                <w:t>Power-Ups are lying on the islands.</w:t>
              </w:r>
            </w:ins>
          </w:p>
        </w:tc>
      </w:tr>
    </w:tbl>
    <w:p w:rsidR="002D0A71" w:rsidRPr="002D0A71" w:rsidRDefault="00DB335A" w:rsidP="00DB335A">
      <w:pPr>
        <w:pStyle w:val="Heading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B116A8">
            <w:pPr>
              <w:rPr>
                <w:rStyle w:val="SubtleReference"/>
                <w:b/>
                <w:color w:val="FFFFFF" w:themeColor="background1"/>
              </w:rPr>
            </w:pPr>
            <w:r>
              <w:rPr>
                <w:rStyle w:val="SubtleReference"/>
                <w:b/>
                <w:color w:val="FFFFFF" w:themeColor="background1"/>
              </w:rPr>
              <w:t>ID</w:t>
            </w:r>
          </w:p>
        </w:tc>
        <w:tc>
          <w:tcPr>
            <w:tcW w:w="0" w:type="auto"/>
            <w:hideMark/>
          </w:tcPr>
          <w:p w:rsidR="00755AC4" w:rsidRPr="0022786C" w:rsidRDefault="00755AC4" w:rsidP="00B116A8">
            <w:pPr>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755AC4" w:rsidRPr="0022786C" w:rsidRDefault="00755AC4" w:rsidP="00B116A8">
            <w:pPr>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755AC4">
            <w:pPr>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The player has to be represented with</w:t>
            </w:r>
            <w:ins w:id="80" w:author="Janick Bernet" w:date="2009-03-09T12:12:00Z">
              <w:r w:rsidR="006F40EC">
                <w:rPr>
                  <w:rFonts w:eastAsia="Times New Roman"/>
                  <w:lang w:eastAsia="de-CH"/>
                </w:rPr>
                <w:t>in</w:t>
              </w:r>
            </w:ins>
            <w:r w:rsidRPr="002D0A71">
              <w:rPr>
                <w:rFonts w:eastAsia="Times New Roman"/>
                <w:lang w:eastAsia="de-CH"/>
              </w:rPr>
              <w:t xml:space="preserve"> the game-logic.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906E35">
            <w:pPr>
              <w:jc w:val="left"/>
              <w:cnfStyle w:val="000000100000"/>
              <w:rPr>
                <w:rFonts w:eastAsia="Times New Roman"/>
                <w:lang w:eastAsia="de-CH"/>
              </w:rPr>
            </w:pPr>
            <w:r w:rsidRPr="002D0A71">
              <w:rPr>
                <w:rFonts w:eastAsia="Times New Roman"/>
                <w:lang w:eastAsia="de-CH"/>
              </w:rPr>
              <w:t xml:space="preserve">A player can use the jetpack to emit bursts of air which will for a </w:t>
            </w:r>
            <w:r w:rsidRPr="002D0A71">
              <w:rPr>
                <w:rFonts w:eastAsia="Times New Roman"/>
                <w:lang w:eastAsia="de-CH"/>
              </w:rPr>
              <w:lastRenderedPageBreak/>
              <w:t xml:space="preserve">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lastRenderedPageBreak/>
              <w:t xml:space="preserve">ReqP08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9E061A">
            <w:pPr>
              <w:jc w:val="left"/>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del w:id="81" w:author="Janick Bernet" w:date="2009-03-09T11:48:00Z">
              <w:r w:rsidRPr="002D0A71" w:rsidDel="009E061A">
                <w:rPr>
                  <w:rFonts w:eastAsia="Times New Roman"/>
                  <w:lang w:eastAsia="de-CH"/>
                </w:rPr>
                <w:delText xml:space="preserve"> pushed back</w:delText>
              </w:r>
            </w:del>
            <w:ins w:id="82" w:author="Janick Bernet" w:date="2009-03-09T11:48:00Z">
              <w:r w:rsidR="009E061A">
                <w:rPr>
                  <w:rFonts w:eastAsia="Times New Roman"/>
                  <w:lang w:eastAsia="de-CH"/>
                </w:rPr>
                <w:t xml:space="preserve"> </w:t>
              </w:r>
              <w:r w:rsidR="009E061A">
                <w:rPr>
                  <w:lang w:eastAsia="de-CH"/>
                </w:rPr>
                <w:t>frozen for a short period</w:t>
              </w:r>
            </w:ins>
            <w:r w:rsidRPr="002D0A71">
              <w:rPr>
                <w:rFonts w:eastAsia="Times New Roman"/>
                <w:lang w:eastAsia="de-CH"/>
              </w:rPr>
              <w:t xml:space="preserve">. </w:t>
            </w:r>
          </w:p>
        </w:tc>
      </w:tr>
      <w:tr w:rsidR="008C6112" w:rsidRPr="002D0A71" w:rsidTr="00755AC4">
        <w:trPr>
          <w:cnfStyle w:val="000000100000"/>
        </w:trPr>
        <w:tc>
          <w:tcPr>
            <w:cnfStyle w:val="001000000000"/>
            <w:tcW w:w="0" w:type="auto"/>
            <w:hideMark/>
          </w:tcPr>
          <w:p w:rsidR="008C6112" w:rsidRPr="002D0A71" w:rsidRDefault="008C6112" w:rsidP="00755AC4">
            <w:pPr>
              <w:rPr>
                <w:rFonts w:eastAsia="Times New Roman"/>
                <w:lang w:eastAsia="de-CH"/>
              </w:rPr>
            </w:pPr>
            <w:r>
              <w:rPr>
                <w:rFonts w:eastAsia="Times New Roman"/>
                <w:lang w:eastAsia="de-CH"/>
              </w:rPr>
              <w:t>ReqP13</w:t>
            </w:r>
          </w:p>
        </w:tc>
        <w:tc>
          <w:tcPr>
            <w:tcW w:w="0" w:type="auto"/>
            <w:hideMark/>
          </w:tcPr>
          <w:p w:rsidR="008C6112" w:rsidRPr="002D0A71" w:rsidRDefault="008C6112" w:rsidP="00855198">
            <w:pPr>
              <w:jc w:val="left"/>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746F7C">
            <w:pPr>
              <w:jc w:val="left"/>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427AAA">
        <w:trPr>
          <w:cnfStyle w:val="000000010000"/>
        </w:trPr>
        <w:tc>
          <w:tcPr>
            <w:cnfStyle w:val="001000000000"/>
            <w:tcW w:w="0" w:type="auto"/>
            <w:hideMark/>
          </w:tcPr>
          <w:p w:rsidR="00746F7C" w:rsidRPr="002D0A71" w:rsidRDefault="00746F7C" w:rsidP="00746F7C">
            <w:pPr>
              <w:rPr>
                <w:rFonts w:eastAsia="Times New Roman"/>
                <w:lang w:eastAsia="de-CH"/>
              </w:rPr>
            </w:pPr>
            <w:r>
              <w:rPr>
                <w:rFonts w:eastAsia="Times New Roman"/>
                <w:lang w:eastAsia="de-CH"/>
              </w:rPr>
              <w:t>ReqP14</w:t>
            </w:r>
          </w:p>
        </w:tc>
        <w:tc>
          <w:tcPr>
            <w:tcW w:w="0" w:type="auto"/>
            <w:hideMark/>
          </w:tcPr>
          <w:p w:rsidR="00746F7C" w:rsidRPr="002D0A71" w:rsidRDefault="00746F7C" w:rsidP="00427AAA">
            <w:pPr>
              <w:jc w:val="left"/>
              <w:cnfStyle w:val="000000010000"/>
              <w:rPr>
                <w:rFonts w:eastAsia="Times New Roman"/>
                <w:lang w:eastAsia="de-CH"/>
              </w:rPr>
            </w:pPr>
            <w:r>
              <w:rPr>
                <w:rFonts w:eastAsia="Times New Roman"/>
                <w:lang w:eastAsia="de-CH"/>
              </w:rPr>
              <w:t>Flame Thrower Island Destruction</w:t>
            </w:r>
          </w:p>
        </w:tc>
        <w:tc>
          <w:tcPr>
            <w:tcW w:w="0" w:type="auto"/>
            <w:hideMark/>
          </w:tcPr>
          <w:p w:rsidR="00746F7C" w:rsidRPr="002D0A71" w:rsidRDefault="00746F7C" w:rsidP="00746F7C">
            <w:pPr>
              <w:jc w:val="left"/>
              <w:cnfStyle w:val="000000010000"/>
              <w:rPr>
                <w:rFonts w:eastAsia="Times New Roman"/>
                <w:lang w:eastAsia="de-CH"/>
              </w:rPr>
            </w:pPr>
            <w:r>
              <w:rPr>
                <w:rFonts w:eastAsia="Times New Roman"/>
                <w:lang w:eastAsia="de-CH"/>
              </w:rPr>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specify a point in </w:t>
            </w:r>
            <w:proofErr w:type="gramStart"/>
            <w:r w:rsidRPr="002D0A71">
              <w:rPr>
                <w:rFonts w:eastAsia="Times New Roman"/>
                <w:lang w:eastAsia="de-CH"/>
              </w:rPr>
              <w:t>range,</w:t>
            </w:r>
            <w:proofErr w:type="gramEnd"/>
            <w:r w:rsidRPr="002D0A71">
              <w:rPr>
                <w:rFonts w:eastAsia="Times New Roman"/>
                <w:lang w:eastAsia="de-CH"/>
              </w:rPr>
              <w:t xml:space="preserv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755AC4">
            <w:pPr>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163A48" w:rsidRPr="002D0A71" w:rsidTr="00755AC4">
        <w:trPr>
          <w:cnfStyle w:val="000000100000"/>
          <w:ins w:id="83" w:author="Janick Bernet" w:date="2009-03-09T11:51:00Z"/>
        </w:trPr>
        <w:tc>
          <w:tcPr>
            <w:cnfStyle w:val="001000000000"/>
            <w:tcW w:w="0" w:type="auto"/>
          </w:tcPr>
          <w:p w:rsidR="00163A48" w:rsidRPr="002D0A71" w:rsidRDefault="00163A48" w:rsidP="00163A48">
            <w:pPr>
              <w:rPr>
                <w:ins w:id="84" w:author="Janick Bernet" w:date="2009-03-09T11:51:00Z"/>
                <w:rFonts w:eastAsia="Times New Roman"/>
                <w:lang w:eastAsia="de-CH"/>
              </w:rPr>
            </w:pPr>
            <w:ins w:id="85" w:author="Janick Bernet" w:date="2009-03-09T11:51:00Z">
              <w:r>
                <w:rPr>
                  <w:rFonts w:eastAsia="Times New Roman"/>
                  <w:lang w:eastAsia="de-CH"/>
                </w:rPr>
                <w:t>ReqP19</w:t>
              </w:r>
            </w:ins>
          </w:p>
        </w:tc>
        <w:tc>
          <w:tcPr>
            <w:tcW w:w="0" w:type="auto"/>
          </w:tcPr>
          <w:p w:rsidR="00163A48" w:rsidRPr="002D0A71" w:rsidRDefault="00163A48" w:rsidP="00855198">
            <w:pPr>
              <w:jc w:val="left"/>
              <w:cnfStyle w:val="000000100000"/>
              <w:rPr>
                <w:ins w:id="86" w:author="Janick Bernet" w:date="2009-03-09T11:51:00Z"/>
                <w:rFonts w:eastAsia="Times New Roman"/>
                <w:lang w:eastAsia="de-CH"/>
              </w:rPr>
            </w:pPr>
            <w:ins w:id="87" w:author="Janick Bernet" w:date="2009-03-09T11:51:00Z">
              <w:r>
                <w:rPr>
                  <w:lang w:eastAsia="de-CH"/>
                </w:rPr>
                <w:t>Aiming Aids</w:t>
              </w:r>
            </w:ins>
          </w:p>
        </w:tc>
        <w:tc>
          <w:tcPr>
            <w:tcW w:w="0" w:type="auto"/>
          </w:tcPr>
          <w:p w:rsidR="00163A48" w:rsidRPr="002D0A71" w:rsidRDefault="00163A48" w:rsidP="00855198">
            <w:pPr>
              <w:jc w:val="left"/>
              <w:cnfStyle w:val="000000100000"/>
              <w:rPr>
                <w:ins w:id="88" w:author="Janick Bernet" w:date="2009-03-09T11:51:00Z"/>
                <w:rFonts w:eastAsia="Times New Roman"/>
                <w:lang w:eastAsia="de-CH"/>
              </w:rPr>
            </w:pPr>
            <w:ins w:id="89" w:author="Janick Bernet" w:date="2009-03-09T11:51:00Z">
              <w:r>
                <w:rPr>
                  <w:lang w:eastAsia="de-CH"/>
                </w:rPr>
                <w:t>Visual aids for helping the player aim (during ranged combat or islands jumping) shall be implemented to simplify controlling a player.</w:t>
              </w:r>
            </w:ins>
          </w:p>
        </w:tc>
      </w:tr>
      <w:tr w:rsidR="009E69A4" w:rsidRPr="002D0A71" w:rsidTr="00755AC4">
        <w:trPr>
          <w:cnfStyle w:val="000000010000"/>
          <w:ins w:id="90" w:author="Janick Bernet" w:date="2009-03-09T12:06:00Z"/>
        </w:trPr>
        <w:tc>
          <w:tcPr>
            <w:cnfStyle w:val="001000000000"/>
            <w:tcW w:w="0" w:type="auto"/>
          </w:tcPr>
          <w:p w:rsidR="009E69A4" w:rsidRDefault="009E69A4" w:rsidP="00163A48">
            <w:pPr>
              <w:rPr>
                <w:ins w:id="91" w:author="Janick Bernet" w:date="2009-03-09T12:06:00Z"/>
                <w:rFonts w:eastAsia="Times New Roman"/>
                <w:lang w:eastAsia="de-CH"/>
              </w:rPr>
            </w:pPr>
            <w:ins w:id="92" w:author="Janick Bernet" w:date="2009-03-09T12:06:00Z">
              <w:r>
                <w:rPr>
                  <w:rFonts w:eastAsia="Times New Roman"/>
                  <w:lang w:eastAsia="de-CH"/>
                </w:rPr>
                <w:t>ReqP20</w:t>
              </w:r>
            </w:ins>
          </w:p>
        </w:tc>
        <w:tc>
          <w:tcPr>
            <w:tcW w:w="0" w:type="auto"/>
          </w:tcPr>
          <w:p w:rsidR="009E69A4" w:rsidRDefault="00EB4C64" w:rsidP="00855198">
            <w:pPr>
              <w:jc w:val="left"/>
              <w:cnfStyle w:val="000000010000"/>
              <w:rPr>
                <w:ins w:id="93" w:author="Janick Bernet" w:date="2009-03-09T12:06:00Z"/>
                <w:lang w:eastAsia="de-CH"/>
              </w:rPr>
            </w:pPr>
            <w:ins w:id="94" w:author="Janick Bernet" w:date="2009-03-09T12:07:00Z">
              <w:r>
                <w:rPr>
                  <w:rFonts w:eastAsia="Times New Roman"/>
                  <w:lang w:eastAsia="de-CH"/>
                </w:rPr>
                <w:t xml:space="preserve">Collecting  </w:t>
              </w:r>
            </w:ins>
            <w:ins w:id="95" w:author="Janick Bernet" w:date="2009-03-09T12:06:00Z">
              <w:r w:rsidR="009E69A4">
                <w:rPr>
                  <w:lang w:eastAsia="de-CH"/>
                </w:rPr>
                <w:t>Power-Ups</w:t>
              </w:r>
            </w:ins>
          </w:p>
        </w:tc>
        <w:tc>
          <w:tcPr>
            <w:tcW w:w="0" w:type="auto"/>
          </w:tcPr>
          <w:p w:rsidR="009E69A4" w:rsidRDefault="009E69A4" w:rsidP="00855198">
            <w:pPr>
              <w:jc w:val="left"/>
              <w:cnfStyle w:val="000000010000"/>
              <w:rPr>
                <w:ins w:id="96" w:author="Janick Bernet" w:date="2009-03-09T12:06:00Z"/>
                <w:lang w:eastAsia="de-CH"/>
              </w:rPr>
            </w:pPr>
            <w:ins w:id="97" w:author="Janick Bernet" w:date="2009-03-09T12:06:00Z">
              <w:r>
                <w:rPr>
                  <w:lang w:eastAsia="de-CH"/>
                </w:rPr>
                <w:t>Players can collect power-ups and get their respective bonuses.</w:t>
              </w:r>
            </w:ins>
          </w:p>
        </w:tc>
      </w:tr>
    </w:tbl>
    <w:p w:rsidR="002D0A71" w:rsidRPr="002D0A71" w:rsidRDefault="002D0A71" w:rsidP="00D818A5">
      <w:pPr>
        <w:pStyle w:val="Heading1"/>
        <w:rPr>
          <w:rFonts w:eastAsia="Times New Roman"/>
          <w:kern w:val="36"/>
          <w:lang w:eastAsia="de-CH"/>
        </w:rPr>
      </w:pPr>
      <w:bookmarkStart w:id="98" w:name="Development_Schedule"/>
      <w:bookmarkEnd w:id="98"/>
      <w:r w:rsidRPr="002D0A71">
        <w:rPr>
          <w:rFonts w:eastAsia="Times New Roman"/>
          <w:kern w:val="36"/>
          <w:lang w:eastAsia="de-CH"/>
        </w:rPr>
        <w:t>Development Schedule</w:t>
      </w:r>
    </w:p>
    <w:p w:rsidR="00ED140D" w:rsidRPr="002D0A71" w:rsidRDefault="00ED140D" w:rsidP="00ED140D">
      <w:pPr>
        <w:rPr>
          <w:lang w:eastAsia="de-CH"/>
        </w:rPr>
      </w:pPr>
      <w:bookmarkStart w:id="99" w:name="Deliverables"/>
      <w:bookmarkEnd w:id="99"/>
      <w:r w:rsidRPr="002D0A71">
        <w:rPr>
          <w:lang w:eastAsia="de-CH"/>
        </w:rPr>
        <w:t xml:space="preserve">The development </w:t>
      </w:r>
      <w:r>
        <w:rPr>
          <w:lang w:eastAsia="de-CH"/>
        </w:rPr>
        <w:t xml:space="preserve">shall be divided into consecutive </w:t>
      </w:r>
      <w:r w:rsidR="00BD3B08">
        <w:rPr>
          <w:lang w:eastAsia="de-CH"/>
        </w:rPr>
        <w:t>layers</w:t>
      </w:r>
      <w:r w:rsidRPr="002D0A71">
        <w:rPr>
          <w:lang w:eastAsia="de-CH"/>
        </w:rPr>
        <w:t xml:space="preserve">. All of the requirements defined </w:t>
      </w:r>
      <w:r>
        <w:rPr>
          <w:lang w:eastAsia="de-CH"/>
        </w:rPr>
        <w:t>under</w:t>
      </w:r>
      <w:r w:rsidRPr="002D0A71">
        <w:rPr>
          <w:lang w:eastAsia="de-CH"/>
        </w:rPr>
        <w:t xml:space="preserve"> </w:t>
      </w:r>
      <w:r w:rsidR="002A48E8">
        <w:rPr>
          <w:lang w:eastAsia="de-CH"/>
        </w:rPr>
        <w:fldChar w:fldCharType="begin"/>
      </w:r>
      <w:r>
        <w:rPr>
          <w:lang w:eastAsia="de-CH"/>
        </w:rPr>
        <w:instrText xml:space="preserve"> REF _Ref223763759 \h </w:instrText>
      </w:r>
      <w:r w:rsidR="002A48E8">
        <w:rPr>
          <w:lang w:eastAsia="de-CH"/>
        </w:rPr>
      </w:r>
      <w:r w:rsidR="002A48E8">
        <w:rPr>
          <w:lang w:eastAsia="de-CH"/>
        </w:rPr>
        <w:fldChar w:fldCharType="separate"/>
      </w:r>
      <w:r>
        <w:rPr>
          <w:lang w:eastAsia="de-CH"/>
        </w:rPr>
        <w:t xml:space="preserve">Formal </w:t>
      </w:r>
      <w:r w:rsidRPr="002D0A71">
        <w:rPr>
          <w:lang w:eastAsia="de-CH"/>
        </w:rPr>
        <w:t>Requirements</w:t>
      </w:r>
      <w:r w:rsidR="002A48E8">
        <w:rPr>
          <w:lang w:eastAsia="de-CH"/>
        </w:rPr>
        <w:fldChar w:fldCharType="end"/>
      </w:r>
      <w:r w:rsidRPr="002D0A71">
        <w:rPr>
          <w:lang w:eastAsia="de-CH"/>
        </w:rPr>
        <w:t xml:space="preserve"> are classified and assigned to one of them. Those </w:t>
      </w:r>
      <w:r w:rsidR="00BD3B08">
        <w:rPr>
          <w:lang w:eastAsia="de-CH"/>
        </w:rPr>
        <w:t>layers</w:t>
      </w:r>
      <w:r w:rsidRPr="002D0A71">
        <w:rPr>
          <w:lang w:eastAsia="de-CH"/>
        </w:rPr>
        <w:t xml:space="preserve"> are: </w:t>
      </w:r>
    </w:p>
    <w:p w:rsidR="00427AAA" w:rsidRPr="00427AAA" w:rsidRDefault="002A48E8" w:rsidP="00ED140D">
      <w:pPr>
        <w:pStyle w:val="ListParagraph"/>
        <w:numPr>
          <w:ilvl w:val="0"/>
          <w:numId w:val="8"/>
        </w:numPr>
        <w:rPr>
          <w:ins w:id="100" w:author="Janick Bernet" w:date="2009-03-09T11:38:00Z"/>
          <w:lang w:eastAsia="de-CH"/>
          <w:rPrChange w:id="101" w:author="Janick Bernet" w:date="2009-03-09T11:38:00Z">
            <w:rPr>
              <w:ins w:id="102" w:author="Janick Bernet" w:date="2009-03-09T11:38:00Z"/>
              <w:b/>
              <w:lang w:eastAsia="de-CH"/>
            </w:rPr>
          </w:rPrChange>
        </w:rPr>
      </w:pPr>
      <w:ins w:id="103" w:author="Janick Bernet" w:date="2009-03-09T11:38:00Z">
        <w:r w:rsidRPr="002A48E8">
          <w:rPr>
            <w:b/>
            <w:lang w:eastAsia="de-CH"/>
            <w:rPrChange w:id="104" w:author="Janick Bernet" w:date="2009-03-09T11:38:00Z">
              <w:rPr>
                <w:caps/>
                <w:color w:val="B35E06" w:themeColor="accent1" w:themeShade="BF"/>
                <w:spacing w:val="10"/>
                <w:szCs w:val="22"/>
                <w:lang w:eastAsia="de-CH"/>
              </w:rPr>
            </w:rPrChange>
          </w:rPr>
          <w:t>Prototype</w:t>
        </w:r>
        <w:r w:rsidR="00427AAA">
          <w:rPr>
            <w:lang w:eastAsia="de-CH"/>
          </w:rPr>
          <w:t xml:space="preserve">: The prototype serves </w:t>
        </w:r>
      </w:ins>
      <w:ins w:id="105" w:author="Janick Bernet" w:date="2009-03-09T11:39:00Z">
        <w:r w:rsidR="00427AAA">
          <w:rPr>
            <w:lang w:eastAsia="de-CH"/>
          </w:rPr>
          <w:t>to play test the central game-logic</w:t>
        </w:r>
      </w:ins>
      <w:ins w:id="106" w:author="Janick Bernet" w:date="2009-03-09T11:41:00Z">
        <w:r w:rsidR="00427AAA">
          <w:rPr>
            <w:lang w:eastAsia="de-CH"/>
          </w:rPr>
          <w:t xml:space="preserve"> and </w:t>
        </w:r>
      </w:ins>
      <w:ins w:id="107" w:author="Janick Bernet" w:date="2009-03-09T11:39:00Z">
        <w:r w:rsidR="00427AAA">
          <w:rPr>
            <w:lang w:eastAsia="de-CH"/>
          </w:rPr>
          <w:t xml:space="preserve">contains only the most minimal graphical features needed to </w:t>
        </w:r>
      </w:ins>
      <w:ins w:id="108" w:author="Janick Bernet" w:date="2009-03-09T11:41:00Z">
        <w:r w:rsidR="00427AAA">
          <w:rPr>
            <w:lang w:eastAsia="de-CH"/>
          </w:rPr>
          <w:t xml:space="preserve">represent </w:t>
        </w:r>
      </w:ins>
      <w:ins w:id="109" w:author="Janick Bernet" w:date="2009-03-09T11:40:00Z">
        <w:r w:rsidR="00427AAA">
          <w:rPr>
            <w:lang w:eastAsia="de-CH"/>
          </w:rPr>
          <w:t>the game</w:t>
        </w:r>
      </w:ins>
      <w:ins w:id="110" w:author="Janick Bernet" w:date="2009-03-09T11:41:00Z">
        <w:r w:rsidR="00427AAA">
          <w:rPr>
            <w:lang w:eastAsia="de-CH"/>
          </w:rPr>
          <w:t xml:space="preserve"> state</w:t>
        </w:r>
      </w:ins>
      <w:ins w:id="111" w:author="Janick Bernet" w:date="2009-03-09T11:40:00Z">
        <w:r w:rsidR="00427AAA">
          <w:rPr>
            <w:lang w:eastAsia="de-CH"/>
          </w:rPr>
          <w:t>.</w:t>
        </w:r>
      </w:ins>
      <w:ins w:id="112" w:author="Janick Bernet" w:date="2009-03-09T11:42:00Z">
        <w:r w:rsidR="00A809E1">
          <w:rPr>
            <w:lang w:eastAsia="de-CH"/>
          </w:rPr>
          <w:t xml:space="preserve"> </w:t>
        </w:r>
      </w:ins>
      <w:ins w:id="113" w:author="Janick Bernet" w:date="2009-03-09T11:41:00Z">
        <w:r w:rsidR="00427AAA" w:rsidRPr="00C31321">
          <w:rPr>
            <w:lang w:eastAsia="de-CH"/>
          </w:rPr>
          <w:t>If any feature is removed from this part the prototype will degrade from a game into a technical prototype.</w:t>
        </w:r>
      </w:ins>
      <w:ins w:id="114" w:author="Janick Bernet" w:date="2009-03-09T11:43:00Z">
        <w:r w:rsidR="00A809E1">
          <w:rPr>
            <w:lang w:eastAsia="de-CH"/>
          </w:rPr>
          <w:t xml:space="preserve"> </w:t>
        </w:r>
      </w:ins>
    </w:p>
    <w:p w:rsidR="00ED140D" w:rsidRPr="00C31321" w:rsidRDefault="00ED140D"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ins w:id="115" w:author="Janick Bernet" w:date="2009-03-09T11:42:00Z">
        <w:r w:rsidR="00A809E1">
          <w:rPr>
            <w:lang w:eastAsia="de-CH"/>
          </w:rPr>
          <w:t xml:space="preserve"> and </w:t>
        </w:r>
      </w:ins>
      <w:ins w:id="116" w:author="Janick Bernet" w:date="2009-03-09T11:43:00Z">
        <w:r w:rsidR="00A809E1">
          <w:rPr>
            <w:lang w:eastAsia="de-CH"/>
          </w:rPr>
          <w:t>also some first simple visuals</w:t>
        </w:r>
      </w:ins>
      <w:r w:rsidRPr="00C31321">
        <w:rPr>
          <w:lang w:eastAsia="de-CH"/>
        </w:rPr>
        <w:t>.</w:t>
      </w:r>
      <w:r w:rsidR="00E61D03">
        <w:rPr>
          <w:lang w:eastAsia="de-CH"/>
        </w:rPr>
        <w:t xml:space="preserve"> </w:t>
      </w:r>
      <w:del w:id="117" w:author="Janick Bernet" w:date="2009-03-09T11:43:00Z">
        <w:r w:rsidRPr="00C31321" w:rsidDel="00A809E1">
          <w:rPr>
            <w:lang w:eastAsia="de-CH"/>
          </w:rPr>
          <w:delText>It is the bare minimum.</w:delText>
        </w:r>
      </w:del>
      <w:del w:id="118" w:author="Janick Bernet" w:date="2009-03-09T11:41:00Z">
        <w:r w:rsidRPr="00C31321" w:rsidDel="00427AAA">
          <w:rPr>
            <w:lang w:eastAsia="de-CH"/>
          </w:rPr>
          <w:delText xml:space="preserve"> If any feature is removed from this part the prototype will degrade from a game into a technical prototype.</w:delText>
        </w:r>
      </w:del>
      <w:r w:rsidRPr="00C31321">
        <w:rPr>
          <w:lang w:eastAsia="de-CH"/>
        </w:rPr>
        <w:t xml:space="preserve"> </w:t>
      </w:r>
      <w:r w:rsidR="00E61D03">
        <w:rPr>
          <w:lang w:eastAsia="de-CH"/>
        </w:rPr>
        <w:t>The functional mini</w:t>
      </w:r>
      <w:r w:rsidR="00B55C20">
        <w:rPr>
          <w:lang w:eastAsia="de-CH"/>
        </w:rPr>
        <w:t xml:space="preserve">mum is </w:t>
      </w:r>
      <w:del w:id="119" w:author="Janick Bernet" w:date="2009-03-09T11:43:00Z">
        <w:r w:rsidR="00B55C20" w:rsidDel="00A809E1">
          <w:rPr>
            <w:lang w:eastAsia="de-CH"/>
          </w:rPr>
          <w:delText xml:space="preserve">also a </w:delText>
        </w:r>
      </w:del>
      <w:ins w:id="120" w:author="Janick Bernet" w:date="2009-03-09T11:43:00Z">
        <w:r w:rsidR="00A809E1">
          <w:rPr>
            <w:lang w:eastAsia="de-CH"/>
          </w:rPr>
          <w:t xml:space="preserve">the first </w:t>
        </w:r>
      </w:ins>
      <w:r w:rsidR="00B55C20">
        <w:rPr>
          <w:lang w:eastAsia="de-CH"/>
        </w:rPr>
        <w:t>milestone.</w:t>
      </w:r>
    </w:p>
    <w:p w:rsidR="00ED140D" w:rsidRPr="00C31321" w:rsidRDefault="00ED140D"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Paragraph"/>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Paragraph"/>
        <w:numPr>
          <w:ilvl w:val="0"/>
          <w:numId w:val="8"/>
        </w:numPr>
        <w:rPr>
          <w:lang w:eastAsia="de-CH"/>
        </w:rPr>
      </w:pPr>
      <w:r w:rsidRPr="007F1926">
        <w:rPr>
          <w:b/>
          <w:lang w:eastAsia="de-CH"/>
        </w:rPr>
        <w:lastRenderedPageBreak/>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Heading2"/>
        <w:rPr>
          <w:rFonts w:eastAsia="Times New Roman"/>
          <w:lang w:eastAsia="de-CH"/>
        </w:rPr>
      </w:pPr>
      <w:r w:rsidRPr="002D0A71">
        <w:rPr>
          <w:rFonts w:eastAsia="Times New Roman"/>
          <w:lang w:eastAsia="de-CH"/>
        </w:rPr>
        <w:t>Deliverables</w:t>
      </w:r>
    </w:p>
    <w:p w:rsidR="008C6112" w:rsidRPr="002D0A71" w:rsidRDefault="008C6112" w:rsidP="008C6112">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27AAA">
        <w:trPr>
          <w:cnfStyle w:val="100000000000"/>
        </w:trPr>
        <w:tc>
          <w:tcPr>
            <w:cnfStyle w:val="001000000000"/>
            <w:tcW w:w="537" w:type="pct"/>
            <w:hideMark/>
          </w:tcPr>
          <w:p w:rsidR="008C6112" w:rsidRPr="002D0A71" w:rsidRDefault="008C6112" w:rsidP="00427AAA">
            <w:pPr>
              <w:rPr>
                <w:rFonts w:eastAsia="Times New Roman"/>
                <w:lang w:eastAsia="de-CH"/>
              </w:rPr>
            </w:pPr>
            <w:r>
              <w:rPr>
                <w:rFonts w:eastAsia="Times New Roman"/>
                <w:lang w:eastAsia="de-CH"/>
              </w:rPr>
              <w:t>ID</w:t>
            </w:r>
          </w:p>
        </w:tc>
        <w:tc>
          <w:tcPr>
            <w:tcW w:w="4463" w:type="pct"/>
            <w:hideMark/>
          </w:tcPr>
          <w:p w:rsidR="008C6112" w:rsidRPr="002D0A71" w:rsidRDefault="008C6112" w:rsidP="00427AAA">
            <w:pPr>
              <w:cnfStyle w:val="100000000000"/>
              <w:rPr>
                <w:rFonts w:eastAsia="Times New Roman"/>
                <w:lang w:eastAsia="de-CH"/>
              </w:rPr>
            </w:pPr>
            <w:r w:rsidRPr="002D0A71">
              <w:rPr>
                <w:rFonts w:eastAsia="Times New Roman"/>
                <w:lang w:eastAsia="de-CH"/>
              </w:rPr>
              <w:t xml:space="preserve">Requirement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Pr>
                <w:rFonts w:eastAsia="Times New Roman"/>
                <w:lang w:eastAsia="de-CH"/>
              </w:rPr>
              <w:t>ReqG</w:t>
            </w:r>
            <w:r w:rsidRPr="002D0A71">
              <w:rPr>
                <w:rFonts w:eastAsia="Times New Roman"/>
                <w:lang w:eastAsia="de-CH"/>
              </w:rPr>
              <w:t xml:space="preserve">01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Basic Camera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Pr>
                <w:rFonts w:eastAsia="Times New Roman"/>
                <w:lang w:eastAsia="de-CH"/>
              </w:rPr>
              <w:t>ReqG</w:t>
            </w:r>
            <w:r w:rsidRPr="002D0A71">
              <w:rPr>
                <w:rFonts w:eastAsia="Times New Roman"/>
                <w:lang w:eastAsia="de-CH"/>
              </w:rPr>
              <w:t xml:space="preserve">03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Basic Software Framework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ReqL01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Lava Ground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ReqL02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Basic Lava Effect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ReqL04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Deadly Lava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ReqPi01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Pillars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ReqPi02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Basic Pillar Rendering </w:t>
            </w:r>
          </w:p>
        </w:tc>
      </w:tr>
      <w:tr w:rsidR="008C6112" w:rsidRPr="002D0A71" w:rsidTr="00427AAA">
        <w:trPr>
          <w:cnfStyle w:val="00000001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ReqI01 </w:t>
            </w:r>
          </w:p>
        </w:tc>
        <w:tc>
          <w:tcPr>
            <w:tcW w:w="4463" w:type="pct"/>
            <w:hideMark/>
          </w:tcPr>
          <w:p w:rsidR="008C6112" w:rsidRPr="002D0A71" w:rsidRDefault="008C6112" w:rsidP="00427AAA">
            <w:pPr>
              <w:cnfStyle w:val="000000010000"/>
              <w:rPr>
                <w:rFonts w:eastAsia="Times New Roman"/>
                <w:lang w:eastAsia="de-CH"/>
              </w:rPr>
            </w:pPr>
            <w:r w:rsidRPr="002D0A71">
              <w:rPr>
                <w:rFonts w:eastAsia="Times New Roman"/>
                <w:lang w:eastAsia="de-CH"/>
              </w:rPr>
              <w:t xml:space="preserve">Floating Islands </w:t>
            </w:r>
          </w:p>
        </w:tc>
      </w:tr>
      <w:tr w:rsidR="008C6112" w:rsidRPr="002D0A71" w:rsidTr="00427AAA">
        <w:trPr>
          <w:cnfStyle w:val="000000100000"/>
        </w:trPr>
        <w:tc>
          <w:tcPr>
            <w:cnfStyle w:val="001000000000"/>
            <w:tcW w:w="537" w:type="pct"/>
            <w:hideMark/>
          </w:tcPr>
          <w:p w:rsidR="008C6112" w:rsidRPr="002D0A71" w:rsidRDefault="008C6112" w:rsidP="00427AAA">
            <w:pPr>
              <w:rPr>
                <w:rFonts w:eastAsia="Times New Roman"/>
                <w:lang w:eastAsia="de-CH"/>
              </w:rPr>
            </w:pPr>
            <w:r w:rsidRPr="002D0A71">
              <w:rPr>
                <w:rFonts w:eastAsia="Times New Roman"/>
                <w:lang w:eastAsia="de-CH"/>
              </w:rPr>
              <w:t xml:space="preserve">ReqI02 </w:t>
            </w:r>
          </w:p>
        </w:tc>
        <w:tc>
          <w:tcPr>
            <w:tcW w:w="4463" w:type="pct"/>
            <w:hideMark/>
          </w:tcPr>
          <w:p w:rsidR="008C6112" w:rsidRPr="002D0A71" w:rsidRDefault="008C6112" w:rsidP="00427AAA">
            <w:pPr>
              <w:cnfStyle w:val="000000100000"/>
              <w:rPr>
                <w:rFonts w:eastAsia="Times New Roman"/>
                <w:lang w:eastAsia="de-CH"/>
              </w:rPr>
            </w:pPr>
            <w:r w:rsidRPr="002D0A71">
              <w:rPr>
                <w:rFonts w:eastAsia="Times New Roman"/>
                <w:lang w:eastAsia="de-CH"/>
              </w:rPr>
              <w:t xml:space="preserve">Basic Island Rendering </w:t>
            </w:r>
          </w:p>
        </w:tc>
      </w:tr>
      <w:tr w:rsidR="0078672C" w:rsidRPr="002D0A71" w:rsidTr="00427AAA">
        <w:trPr>
          <w:cnfStyle w:val="00000001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ReqI04 </w:t>
            </w:r>
          </w:p>
        </w:tc>
        <w:tc>
          <w:tcPr>
            <w:tcW w:w="4463" w:type="pct"/>
            <w:hideMark/>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Moving Floating Islands </w:t>
            </w:r>
          </w:p>
        </w:tc>
      </w:tr>
      <w:tr w:rsidR="0078672C" w:rsidRPr="002D0A71" w:rsidTr="00427AAA">
        <w:trPr>
          <w:cnfStyle w:val="00000010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ReqP01 </w:t>
            </w:r>
          </w:p>
        </w:tc>
        <w:tc>
          <w:tcPr>
            <w:tcW w:w="4463" w:type="pct"/>
            <w:hideMark/>
          </w:tcPr>
          <w:p w:rsidR="0078672C" w:rsidRPr="002D0A71" w:rsidRDefault="0078672C" w:rsidP="00427AAA">
            <w:pPr>
              <w:cnfStyle w:val="000000100000"/>
              <w:rPr>
                <w:rFonts w:eastAsia="Times New Roman"/>
                <w:lang w:eastAsia="de-CH"/>
              </w:rPr>
            </w:pPr>
            <w:r w:rsidRPr="002D0A71">
              <w:rPr>
                <w:rFonts w:eastAsia="Times New Roman"/>
                <w:lang w:eastAsia="de-CH"/>
              </w:rPr>
              <w:t xml:space="preserve">Player </w:t>
            </w:r>
          </w:p>
        </w:tc>
      </w:tr>
      <w:tr w:rsidR="0078672C" w:rsidRPr="002D0A71" w:rsidTr="00427AAA">
        <w:trPr>
          <w:cnfStyle w:val="00000001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ReqP02 </w:t>
            </w:r>
          </w:p>
        </w:tc>
        <w:tc>
          <w:tcPr>
            <w:tcW w:w="4463" w:type="pct"/>
            <w:hideMark/>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Basic Player Model </w:t>
            </w:r>
          </w:p>
        </w:tc>
      </w:tr>
      <w:tr w:rsidR="0078672C" w:rsidRPr="002D0A71" w:rsidTr="00427AAA">
        <w:trPr>
          <w:cnfStyle w:val="00000010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ReqP06 </w:t>
            </w:r>
          </w:p>
        </w:tc>
        <w:tc>
          <w:tcPr>
            <w:tcW w:w="4463" w:type="pct"/>
            <w:hideMark/>
          </w:tcPr>
          <w:p w:rsidR="0078672C" w:rsidRPr="002D0A71" w:rsidRDefault="0078672C" w:rsidP="00427AAA">
            <w:pPr>
              <w:cnfStyle w:val="000000100000"/>
              <w:rPr>
                <w:rFonts w:eastAsia="Times New Roman"/>
                <w:lang w:eastAsia="de-CH"/>
              </w:rPr>
            </w:pPr>
            <w:r w:rsidRPr="002D0A71">
              <w:rPr>
                <w:rFonts w:eastAsia="Times New Roman"/>
                <w:lang w:eastAsia="de-CH"/>
              </w:rPr>
              <w:t xml:space="preserve">Island Jumping </w:t>
            </w:r>
          </w:p>
        </w:tc>
      </w:tr>
      <w:tr w:rsidR="0078672C" w:rsidRPr="002D0A71" w:rsidTr="00427AAA">
        <w:trPr>
          <w:cnfStyle w:val="000000010000"/>
        </w:trPr>
        <w:tc>
          <w:tcPr>
            <w:cnfStyle w:val="001000000000"/>
            <w:tcW w:w="537" w:type="pct"/>
            <w:hideMark/>
          </w:tcPr>
          <w:p w:rsidR="0078672C" w:rsidRPr="002D0A71" w:rsidRDefault="0078672C" w:rsidP="00427AAA">
            <w:pPr>
              <w:rPr>
                <w:rFonts w:eastAsia="Times New Roman"/>
                <w:lang w:eastAsia="de-CH"/>
              </w:rPr>
            </w:pPr>
            <w:r w:rsidRPr="002D0A71">
              <w:rPr>
                <w:rFonts w:eastAsia="Times New Roman"/>
                <w:lang w:eastAsia="de-CH"/>
              </w:rPr>
              <w:t xml:space="preserve">ReqP08 </w:t>
            </w:r>
          </w:p>
        </w:tc>
        <w:tc>
          <w:tcPr>
            <w:tcW w:w="4463" w:type="pct"/>
            <w:hideMark/>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Direct Combat 1 </w:t>
            </w:r>
          </w:p>
        </w:tc>
      </w:tr>
      <w:tr w:rsidR="0078672C" w:rsidRPr="002D0A71" w:rsidTr="00427AAA">
        <w:trPr>
          <w:cnfStyle w:val="000000100000"/>
        </w:trPr>
        <w:tc>
          <w:tcPr>
            <w:cnfStyle w:val="001000000000"/>
            <w:tcW w:w="537" w:type="pct"/>
          </w:tcPr>
          <w:p w:rsidR="0078672C" w:rsidRPr="002D0A71" w:rsidRDefault="0078672C" w:rsidP="00427AAA">
            <w:pPr>
              <w:rPr>
                <w:rFonts w:eastAsia="Times New Roman"/>
                <w:lang w:eastAsia="de-CH"/>
              </w:rPr>
            </w:pPr>
            <w:r w:rsidRPr="002D0A71">
              <w:rPr>
                <w:rFonts w:eastAsia="Times New Roman"/>
                <w:lang w:eastAsia="de-CH"/>
              </w:rPr>
              <w:t xml:space="preserve">ReqP10 </w:t>
            </w:r>
          </w:p>
        </w:tc>
        <w:tc>
          <w:tcPr>
            <w:tcW w:w="4463" w:type="pct"/>
          </w:tcPr>
          <w:p w:rsidR="0078672C" w:rsidRPr="002D0A71" w:rsidRDefault="0078672C" w:rsidP="00427AAA">
            <w:pPr>
              <w:cnfStyle w:val="000000100000"/>
              <w:rPr>
                <w:rFonts w:eastAsia="Times New Roman"/>
                <w:lang w:eastAsia="de-CH"/>
              </w:rPr>
            </w:pPr>
            <w:r w:rsidRPr="002D0A71">
              <w:rPr>
                <w:rFonts w:eastAsia="Times New Roman"/>
                <w:lang w:eastAsia="de-CH"/>
              </w:rPr>
              <w:t xml:space="preserve">Direct Combat 3 </w:t>
            </w:r>
          </w:p>
        </w:tc>
      </w:tr>
      <w:tr w:rsidR="0078672C" w:rsidRPr="002D0A71" w:rsidTr="00427AAA">
        <w:trPr>
          <w:cnfStyle w:val="000000010000"/>
        </w:trPr>
        <w:tc>
          <w:tcPr>
            <w:cnfStyle w:val="001000000000"/>
            <w:tcW w:w="537" w:type="pct"/>
          </w:tcPr>
          <w:p w:rsidR="0078672C" w:rsidRPr="002D0A71" w:rsidRDefault="0078672C" w:rsidP="00427AAA">
            <w:pPr>
              <w:rPr>
                <w:rFonts w:eastAsia="Times New Roman"/>
                <w:lang w:eastAsia="de-CH"/>
              </w:rPr>
            </w:pPr>
            <w:r w:rsidRPr="002D0A71">
              <w:rPr>
                <w:rFonts w:eastAsia="Times New Roman"/>
                <w:lang w:eastAsia="de-CH"/>
              </w:rPr>
              <w:t xml:space="preserve">ReqP12 </w:t>
            </w:r>
          </w:p>
        </w:tc>
        <w:tc>
          <w:tcPr>
            <w:tcW w:w="4463" w:type="pct"/>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Ice Spike </w:t>
            </w:r>
          </w:p>
        </w:tc>
      </w:tr>
      <w:tr w:rsidR="00EB4C64" w:rsidRPr="002D0A71" w:rsidTr="00427AAA">
        <w:trPr>
          <w:cnfStyle w:val="000000100000"/>
          <w:ins w:id="121" w:author="Janick Bernet" w:date="2009-03-09T12:07:00Z"/>
        </w:trPr>
        <w:tc>
          <w:tcPr>
            <w:cnfStyle w:val="001000000000"/>
            <w:tcW w:w="537" w:type="pct"/>
          </w:tcPr>
          <w:p w:rsidR="00EB4C64" w:rsidRPr="002D0A71" w:rsidRDefault="00EB4C64" w:rsidP="00427AAA">
            <w:pPr>
              <w:rPr>
                <w:ins w:id="122" w:author="Janick Bernet" w:date="2009-03-09T12:07:00Z"/>
                <w:rFonts w:eastAsia="Times New Roman"/>
                <w:lang w:eastAsia="de-CH"/>
              </w:rPr>
            </w:pPr>
            <w:ins w:id="123" w:author="Janick Bernet" w:date="2009-03-09T12:07:00Z">
              <w:r>
                <w:rPr>
                  <w:rFonts w:eastAsia="Times New Roman"/>
                  <w:lang w:eastAsia="de-CH"/>
                </w:rPr>
                <w:t>ReqI12</w:t>
              </w:r>
            </w:ins>
          </w:p>
        </w:tc>
        <w:tc>
          <w:tcPr>
            <w:tcW w:w="4463" w:type="pct"/>
          </w:tcPr>
          <w:p w:rsidR="00EB4C64" w:rsidRPr="002D0A71" w:rsidRDefault="00EB4C64" w:rsidP="00427AAA">
            <w:pPr>
              <w:cnfStyle w:val="000000100000"/>
              <w:rPr>
                <w:ins w:id="124" w:author="Janick Bernet" w:date="2009-03-09T12:07:00Z"/>
                <w:rFonts w:eastAsia="Times New Roman"/>
                <w:lang w:eastAsia="de-CH"/>
              </w:rPr>
            </w:pPr>
            <w:ins w:id="125" w:author="Janick Bernet" w:date="2009-03-09T12:07:00Z">
              <w:r>
                <w:rPr>
                  <w:rFonts w:eastAsia="Times New Roman"/>
                  <w:lang w:eastAsia="de-CH"/>
                </w:rPr>
                <w:t>Power-Ups</w:t>
              </w:r>
            </w:ins>
          </w:p>
        </w:tc>
      </w:tr>
      <w:tr w:rsidR="00EB4C64" w:rsidRPr="002D0A71" w:rsidTr="00427AAA">
        <w:trPr>
          <w:cnfStyle w:val="000000010000"/>
          <w:ins w:id="126" w:author="Janick Bernet" w:date="2009-03-09T12:07:00Z"/>
        </w:trPr>
        <w:tc>
          <w:tcPr>
            <w:cnfStyle w:val="001000000000"/>
            <w:tcW w:w="537" w:type="pct"/>
          </w:tcPr>
          <w:p w:rsidR="00EB4C64" w:rsidRDefault="00EB4C64" w:rsidP="00427AAA">
            <w:pPr>
              <w:rPr>
                <w:ins w:id="127" w:author="Janick Bernet" w:date="2009-03-09T12:07:00Z"/>
                <w:rFonts w:eastAsia="Times New Roman"/>
                <w:lang w:eastAsia="de-CH"/>
              </w:rPr>
            </w:pPr>
            <w:ins w:id="128" w:author="Janick Bernet" w:date="2009-03-09T12:07:00Z">
              <w:r>
                <w:rPr>
                  <w:rFonts w:eastAsia="Times New Roman"/>
                  <w:lang w:eastAsia="de-CH"/>
                </w:rPr>
                <w:t>ReqP20</w:t>
              </w:r>
            </w:ins>
          </w:p>
        </w:tc>
        <w:tc>
          <w:tcPr>
            <w:tcW w:w="4463" w:type="pct"/>
          </w:tcPr>
          <w:p w:rsidR="00EB4C64" w:rsidRDefault="00EB4C64" w:rsidP="00427AAA">
            <w:pPr>
              <w:cnfStyle w:val="000000010000"/>
              <w:rPr>
                <w:ins w:id="129" w:author="Janick Bernet" w:date="2009-03-09T12:07:00Z"/>
                <w:rFonts w:eastAsia="Times New Roman"/>
                <w:lang w:eastAsia="de-CH"/>
              </w:rPr>
            </w:pPr>
            <w:ins w:id="130" w:author="Janick Bernet" w:date="2009-03-09T12:07:00Z">
              <w:r>
                <w:rPr>
                  <w:rFonts w:eastAsia="Times New Roman"/>
                  <w:lang w:eastAsia="de-CH"/>
                </w:rPr>
                <w:t>Collecting Power-Ups</w:t>
              </w:r>
            </w:ins>
          </w:p>
        </w:tc>
      </w:tr>
    </w:tbl>
    <w:p w:rsidR="002B72C6" w:rsidRPr="002D0A71" w:rsidRDefault="002B72C6"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B678E7">
            <w:pPr>
              <w:rPr>
                <w:rFonts w:eastAsia="Times New Roman"/>
                <w:lang w:eastAsia="de-CH"/>
              </w:rPr>
            </w:pPr>
            <w:r>
              <w:rPr>
                <w:rFonts w:eastAsia="Times New Roman"/>
                <w:lang w:eastAsia="de-CH"/>
              </w:rPr>
              <w:t>ID</w:t>
            </w:r>
          </w:p>
        </w:tc>
        <w:tc>
          <w:tcPr>
            <w:tcW w:w="4463" w:type="pct"/>
            <w:hideMark/>
          </w:tcPr>
          <w:p w:rsidR="002D0A71" w:rsidRPr="002D0A71" w:rsidRDefault="002D0A71" w:rsidP="002B72C6">
            <w:pPr>
              <w:cnfStyle w:val="100000000000"/>
              <w:rPr>
                <w:rFonts w:eastAsia="Times New Roman"/>
                <w:lang w:eastAsia="de-CH"/>
              </w:rPr>
            </w:pPr>
            <w:r w:rsidRPr="002D0A71">
              <w:rPr>
                <w:rFonts w:eastAsia="Times New Roman"/>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ReqI05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ReqI06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ReqP09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ReqI07 </w:t>
            </w:r>
          </w:p>
        </w:tc>
        <w:tc>
          <w:tcPr>
            <w:tcW w:w="4463" w:type="pct"/>
            <w:hideMark/>
          </w:tcPr>
          <w:p w:rsidR="008C6112" w:rsidRPr="002D0A71" w:rsidRDefault="008C6112" w:rsidP="00B678E7">
            <w:pPr>
              <w:cnfStyle w:val="000000010000"/>
              <w:rPr>
                <w:rFonts w:eastAsia="Times New Roman"/>
                <w:lang w:eastAsia="de-CH"/>
              </w:rPr>
            </w:pPr>
            <w:r w:rsidRPr="002D0A71">
              <w:rPr>
                <w:rFonts w:eastAsia="Times New Roman"/>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B678E7">
            <w:pPr>
              <w:rPr>
                <w:rFonts w:eastAsia="Times New Roman"/>
                <w:lang w:eastAsia="de-CH"/>
              </w:rPr>
            </w:pPr>
            <w:r w:rsidRPr="002D0A71">
              <w:rPr>
                <w:rFonts w:eastAsia="Times New Roman"/>
                <w:lang w:eastAsia="de-CH"/>
              </w:rPr>
              <w:t xml:space="preserve">ReqI08 </w:t>
            </w:r>
          </w:p>
        </w:tc>
        <w:tc>
          <w:tcPr>
            <w:tcW w:w="4463" w:type="pct"/>
            <w:hideMark/>
          </w:tcPr>
          <w:p w:rsidR="008C6112" w:rsidRPr="002D0A71" w:rsidRDefault="008C6112" w:rsidP="00B678E7">
            <w:pPr>
              <w:cnfStyle w:val="000000100000"/>
              <w:rPr>
                <w:rFonts w:eastAsia="Times New Roman"/>
                <w:lang w:eastAsia="de-CH"/>
              </w:rPr>
            </w:pPr>
            <w:r w:rsidRPr="002D0A71">
              <w:rPr>
                <w:rFonts w:eastAsia="Times New Roman"/>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B678E7">
            <w:pPr>
              <w:rPr>
                <w:rFonts w:eastAsia="Times New Roman"/>
                <w:lang w:eastAsia="de-CH"/>
              </w:rPr>
            </w:pPr>
            <w:r>
              <w:rPr>
                <w:rFonts w:eastAsia="Times New Roman"/>
                <w:lang w:eastAsia="de-CH"/>
              </w:rPr>
              <w:t>ReqP13</w:t>
            </w:r>
            <w:r w:rsidR="00F164E7">
              <w:rPr>
                <w:rFonts w:eastAsia="Times New Roman"/>
                <w:lang w:eastAsia="de-CH"/>
              </w:rPr>
              <w:t xml:space="preserve"> </w:t>
            </w:r>
          </w:p>
        </w:tc>
        <w:tc>
          <w:tcPr>
            <w:tcW w:w="4463" w:type="pct"/>
            <w:hideMark/>
          </w:tcPr>
          <w:p w:rsidR="002D0A71" w:rsidRPr="002D0A71" w:rsidRDefault="008C6112" w:rsidP="00B678E7">
            <w:pPr>
              <w:cnfStyle w:val="000000010000"/>
              <w:rPr>
                <w:rFonts w:eastAsia="Times New Roman"/>
                <w:lang w:eastAsia="de-CH"/>
              </w:rPr>
            </w:pPr>
            <w:r>
              <w:rPr>
                <w:rFonts w:eastAsia="Times New Roman"/>
                <w:lang w:eastAsia="de-CH"/>
              </w:rPr>
              <w:t>Flame Thrower</w:t>
            </w:r>
            <w:r w:rsidR="00F164E7">
              <w:rPr>
                <w:rFonts w:eastAsia="Times New Roman"/>
                <w:lang w:eastAsia="de-CH"/>
              </w:rPr>
              <w:t xml:space="preserve"> Damage</w:t>
            </w:r>
            <w:r>
              <w:rPr>
                <w:rFonts w:eastAsia="Times New Roman"/>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B678E7">
            <w:pPr>
              <w:rPr>
                <w:rFonts w:eastAsia="Times New Roman"/>
                <w:lang w:eastAsia="de-CH"/>
              </w:rPr>
            </w:pPr>
            <w:r>
              <w:rPr>
                <w:rFonts w:eastAsia="Times New Roman"/>
                <w:lang w:eastAsia="de-CH"/>
              </w:rPr>
              <w:t xml:space="preserve">ReqP14 </w:t>
            </w:r>
          </w:p>
        </w:tc>
        <w:tc>
          <w:tcPr>
            <w:tcW w:w="4463" w:type="pct"/>
            <w:hideMark/>
          </w:tcPr>
          <w:p w:rsidR="002D0A71" w:rsidRPr="002D0A71" w:rsidRDefault="00F164E7" w:rsidP="00B678E7">
            <w:pPr>
              <w:cnfStyle w:val="000000100000"/>
              <w:rPr>
                <w:rFonts w:eastAsia="Times New Roman"/>
                <w:lang w:eastAsia="de-CH"/>
              </w:rPr>
            </w:pPr>
            <w:r>
              <w:rPr>
                <w:rFonts w:eastAsia="Times New Roman"/>
                <w:lang w:eastAsia="de-CH"/>
              </w:rPr>
              <w:t>Flame Thrower Island Destruction</w:t>
            </w:r>
          </w:p>
        </w:tc>
      </w:tr>
      <w:tr w:rsidR="0078672C" w:rsidRPr="002D0A71" w:rsidTr="00427AAA">
        <w:trPr>
          <w:cnfStyle w:val="000000010000"/>
        </w:trPr>
        <w:tc>
          <w:tcPr>
            <w:cnfStyle w:val="001000000000"/>
            <w:tcW w:w="537" w:type="pct"/>
          </w:tcPr>
          <w:p w:rsidR="0078672C" w:rsidRPr="002D0A71" w:rsidRDefault="0078672C" w:rsidP="00427AAA">
            <w:pPr>
              <w:rPr>
                <w:rFonts w:eastAsia="Times New Roman"/>
                <w:lang w:eastAsia="de-CH"/>
              </w:rPr>
            </w:pPr>
            <w:r w:rsidRPr="002D0A71">
              <w:rPr>
                <w:rFonts w:eastAsia="Times New Roman"/>
                <w:lang w:eastAsia="de-CH"/>
              </w:rPr>
              <w:t xml:space="preserve">ReqP11 </w:t>
            </w:r>
          </w:p>
        </w:tc>
        <w:tc>
          <w:tcPr>
            <w:tcW w:w="4463" w:type="pct"/>
          </w:tcPr>
          <w:p w:rsidR="0078672C" w:rsidRPr="002D0A71" w:rsidRDefault="0078672C" w:rsidP="00427AAA">
            <w:pPr>
              <w:cnfStyle w:val="000000010000"/>
              <w:rPr>
                <w:rFonts w:eastAsia="Times New Roman"/>
                <w:lang w:eastAsia="de-CH"/>
              </w:rPr>
            </w:pPr>
            <w:r w:rsidRPr="002D0A71">
              <w:rPr>
                <w:rFonts w:eastAsia="Times New Roman"/>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B678E7">
            <w:pPr>
              <w:rPr>
                <w:rFonts w:eastAsia="Times New Roman"/>
                <w:lang w:eastAsia="de-CH"/>
              </w:rPr>
            </w:pPr>
            <w:r>
              <w:rPr>
                <w:rFonts w:eastAsia="Times New Roman"/>
                <w:lang w:eastAsia="de-CH"/>
              </w:rPr>
              <w:t>ReqUI0</w:t>
            </w:r>
            <w:r w:rsidR="007041B5">
              <w:rPr>
                <w:rFonts w:eastAsia="Times New Roman"/>
                <w:lang w:eastAsia="de-CH"/>
              </w:rPr>
              <w:t>6</w:t>
            </w:r>
          </w:p>
        </w:tc>
        <w:tc>
          <w:tcPr>
            <w:tcW w:w="4463" w:type="pct"/>
          </w:tcPr>
          <w:p w:rsidR="000734EA" w:rsidRPr="002D0A71" w:rsidRDefault="007041B5" w:rsidP="00B678E7">
            <w:pPr>
              <w:cnfStyle w:val="000000100000"/>
              <w:rPr>
                <w:rFonts w:eastAsia="Times New Roman"/>
                <w:lang w:eastAsia="de-CH"/>
              </w:rPr>
            </w:pPr>
            <w:r>
              <w:rPr>
                <w:rFonts w:eastAsia="Times New Roman"/>
                <w:lang w:eastAsia="de-CH"/>
              </w:rPr>
              <w:t xml:space="preserve">Simple </w:t>
            </w:r>
            <w:r w:rsidR="000734EA">
              <w:rPr>
                <w:rFonts w:eastAsia="Times New Roman"/>
                <w:lang w:eastAsia="de-CH"/>
              </w:rPr>
              <w:t>HUD</w:t>
            </w:r>
          </w:p>
        </w:tc>
      </w:tr>
      <w:tr w:rsidR="00163A48" w:rsidRPr="002D0A71" w:rsidTr="006421E8">
        <w:trPr>
          <w:cnfStyle w:val="000000010000"/>
          <w:ins w:id="131" w:author="Janick Bernet" w:date="2009-03-09T11:51:00Z"/>
        </w:trPr>
        <w:tc>
          <w:tcPr>
            <w:cnfStyle w:val="001000000000"/>
            <w:tcW w:w="537" w:type="pct"/>
          </w:tcPr>
          <w:p w:rsidR="00163A48" w:rsidRDefault="00163A48" w:rsidP="00B678E7">
            <w:pPr>
              <w:rPr>
                <w:ins w:id="132" w:author="Janick Bernet" w:date="2009-03-09T11:51:00Z"/>
                <w:rFonts w:eastAsia="Times New Roman"/>
                <w:lang w:eastAsia="de-CH"/>
              </w:rPr>
            </w:pPr>
            <w:ins w:id="133" w:author="Janick Bernet" w:date="2009-03-09T11:51:00Z">
              <w:r>
                <w:rPr>
                  <w:rFonts w:eastAsia="Times New Roman"/>
                  <w:lang w:eastAsia="de-CH"/>
                </w:rPr>
                <w:t>ReqP19</w:t>
              </w:r>
            </w:ins>
          </w:p>
        </w:tc>
        <w:tc>
          <w:tcPr>
            <w:tcW w:w="4463" w:type="pct"/>
          </w:tcPr>
          <w:p w:rsidR="00163A48" w:rsidRDefault="00163A48" w:rsidP="00B678E7">
            <w:pPr>
              <w:cnfStyle w:val="000000010000"/>
              <w:rPr>
                <w:ins w:id="134" w:author="Janick Bernet" w:date="2009-03-09T11:51:00Z"/>
                <w:rFonts w:eastAsia="Times New Roman"/>
                <w:lang w:eastAsia="de-CH"/>
              </w:rPr>
            </w:pPr>
            <w:ins w:id="135" w:author="Janick Bernet" w:date="2009-03-09T11:51:00Z">
              <w:r>
                <w:rPr>
                  <w:rFonts w:eastAsia="Times New Roman"/>
                  <w:lang w:eastAsia="de-CH"/>
                </w:rPr>
                <w:t>Aiming Aids</w:t>
              </w:r>
            </w:ins>
          </w:p>
        </w:tc>
      </w:tr>
    </w:tbl>
    <w:p w:rsidR="002D0A71" w:rsidRPr="002D0A71" w:rsidRDefault="005E5BF0" w:rsidP="005E5BF0">
      <w:pPr>
        <w:pStyle w:val="Heading3"/>
        <w:rPr>
          <w:rFonts w:eastAsia="Times New Roman"/>
          <w:lang w:eastAsia="de-CH"/>
        </w:rPr>
      </w:pPr>
      <w:r w:rsidRPr="002D0A71">
        <w:rPr>
          <w:rFonts w:eastAsia="Times New Roman"/>
          <w:lang w:eastAsia="de-CH"/>
        </w:rPr>
        <w:lastRenderedPageBreak/>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B678E7">
            <w:pPr>
              <w:rPr>
                <w:rFonts w:eastAsia="Times New Roman"/>
                <w:lang w:eastAsia="de-CH"/>
              </w:rPr>
            </w:pPr>
            <w:r>
              <w:rPr>
                <w:rFonts w:eastAsia="Times New Roman"/>
                <w:lang w:eastAsia="de-CH"/>
              </w:rPr>
              <w:t>ID</w:t>
            </w:r>
            <w:r w:rsidR="002D0A71" w:rsidRPr="002D0A71">
              <w:rPr>
                <w:rFonts w:eastAsia="Times New Roman"/>
                <w:lang w:eastAsia="de-CH"/>
              </w:rPr>
              <w:t xml:space="preserve"> </w:t>
            </w:r>
          </w:p>
        </w:tc>
        <w:tc>
          <w:tcPr>
            <w:tcW w:w="0" w:type="auto"/>
            <w:hideMark/>
          </w:tcPr>
          <w:p w:rsidR="002D0A71" w:rsidRPr="002D0A71" w:rsidRDefault="005E5BF0" w:rsidP="00B678E7">
            <w:pPr>
              <w:cnfStyle w:val="100000000000"/>
              <w:rPr>
                <w:rFonts w:eastAsia="Times New Roman"/>
                <w:lang w:eastAsia="de-CH"/>
              </w:rPr>
            </w:pPr>
            <w:r>
              <w:rPr>
                <w:rFonts w:eastAsia="Times New Roman"/>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B678E7">
            <w:pPr>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582A9D">
            <w:pPr>
              <w:rPr>
                <w:rFonts w:eastAsia="Times New Roman"/>
                <w:lang w:eastAsia="de-CH"/>
              </w:rPr>
            </w:pPr>
            <w:r w:rsidRPr="002D0A71">
              <w:rPr>
                <w:rFonts w:eastAsia="Times New Roman"/>
                <w:lang w:eastAsia="de-CH"/>
              </w:rPr>
              <w:t>ReqPi0</w:t>
            </w:r>
            <w:r w:rsidR="00582A9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B678E7">
            <w:pPr>
              <w:rPr>
                <w:rFonts w:eastAsia="Times New Roman"/>
                <w:lang w:eastAsia="de-CH"/>
              </w:rPr>
            </w:pPr>
            <w:r>
              <w:rPr>
                <w:rFonts w:eastAsia="Times New Roman"/>
                <w:lang w:eastAsia="de-CH"/>
              </w:rPr>
              <w:t>ReqI03</w:t>
            </w:r>
            <w:r w:rsidR="002D0A71"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3625DD">
            <w:pPr>
              <w:rPr>
                <w:rFonts w:eastAsia="Times New Roman"/>
                <w:lang w:eastAsia="de-CH"/>
              </w:rPr>
            </w:pPr>
            <w:r w:rsidRPr="002D0A71">
              <w:rPr>
                <w:rFonts w:eastAsia="Times New Roman"/>
                <w:lang w:eastAsia="de-CH"/>
              </w:rPr>
              <w:t>ReqP0</w:t>
            </w:r>
            <w:r w:rsidR="003625DD">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B678E7">
            <w:pPr>
              <w:rPr>
                <w:rFonts w:eastAsia="Times New Roman"/>
                <w:lang w:eastAsia="de-CH"/>
              </w:rPr>
            </w:pPr>
            <w:r>
              <w:rPr>
                <w:rFonts w:eastAsia="Times New Roman"/>
                <w:lang w:eastAsia="de-CH"/>
              </w:rPr>
              <w:t>ReqUI04</w:t>
            </w:r>
          </w:p>
        </w:tc>
        <w:tc>
          <w:tcPr>
            <w:tcW w:w="0" w:type="auto"/>
          </w:tcPr>
          <w:p w:rsidR="00AD4D09" w:rsidRPr="002D0A71" w:rsidRDefault="00AD4D09" w:rsidP="00B678E7">
            <w:pPr>
              <w:cnfStyle w:val="000000100000"/>
              <w:rPr>
                <w:rFonts w:eastAsia="Times New Roman"/>
                <w:lang w:eastAsia="de-CH"/>
              </w:rPr>
            </w:pPr>
            <w:r>
              <w:rPr>
                <w:rFonts w:eastAsia="Times New Roman"/>
                <w:lang w:eastAsia="de-CH"/>
              </w:rPr>
              <w:t>Player Selection</w:t>
            </w:r>
          </w:p>
        </w:tc>
      </w:tr>
      <w:tr w:rsidR="007041B5" w:rsidRPr="002D0A71" w:rsidTr="005E5BF0">
        <w:trPr>
          <w:cnfStyle w:val="000000010000"/>
        </w:trPr>
        <w:tc>
          <w:tcPr>
            <w:cnfStyle w:val="001000000000"/>
            <w:tcW w:w="0" w:type="auto"/>
          </w:tcPr>
          <w:p w:rsidR="007041B5" w:rsidRDefault="007041B5" w:rsidP="00427AAA">
            <w:pPr>
              <w:jc w:val="left"/>
              <w:rPr>
                <w:rFonts w:eastAsia="Times New Roman"/>
                <w:lang w:eastAsia="de-CH"/>
              </w:rPr>
            </w:pPr>
            <w:r>
              <w:rPr>
                <w:rFonts w:eastAsia="Times New Roman"/>
                <w:lang w:eastAsia="de-CH"/>
              </w:rPr>
              <w:t>ReqUI07</w:t>
            </w:r>
          </w:p>
        </w:tc>
        <w:tc>
          <w:tcPr>
            <w:tcW w:w="0" w:type="auto"/>
          </w:tcPr>
          <w:p w:rsidR="007041B5" w:rsidRPr="002D0A71" w:rsidRDefault="007041B5" w:rsidP="00427AAA">
            <w:pPr>
              <w:jc w:val="left"/>
              <w:cnfStyle w:val="000000010000"/>
              <w:rPr>
                <w:rFonts w:eastAsia="Times New Roman"/>
                <w:lang w:eastAsia="de-CH"/>
              </w:rPr>
            </w:pPr>
            <w:r>
              <w:rPr>
                <w:rFonts w:eastAsia="Times New Roman"/>
                <w:lang w:eastAsia="de-CH"/>
              </w:rPr>
              <w:t>Fancy HUD</w:t>
            </w:r>
          </w:p>
        </w:tc>
      </w:tr>
    </w:tbl>
    <w:p w:rsidR="002D0A71" w:rsidRPr="002D0A71" w:rsidRDefault="001643DC"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0D66CB">
            <w:pPr>
              <w:cnfStyle w:val="100000000000"/>
              <w:rPr>
                <w:rFonts w:eastAsia="Times New Roman"/>
                <w:lang w:eastAsia="de-CH"/>
              </w:rPr>
            </w:pPr>
            <w:r w:rsidRPr="002D0A71">
              <w:rPr>
                <w:rFonts w:eastAsia="Times New Roman"/>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02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0F600D">
            <w:pPr>
              <w:rPr>
                <w:rFonts w:eastAsia="Times New Roman"/>
                <w:lang w:eastAsia="de-CH"/>
              </w:rPr>
            </w:pPr>
            <w:r>
              <w:rPr>
                <w:rFonts w:eastAsia="Times New Roman"/>
                <w:lang w:eastAsia="de-CH"/>
              </w:rPr>
              <w:t>ReqG05</w:t>
            </w:r>
          </w:p>
        </w:tc>
        <w:tc>
          <w:tcPr>
            <w:tcW w:w="0" w:type="auto"/>
          </w:tcPr>
          <w:p w:rsidR="000F600D" w:rsidRDefault="000F600D" w:rsidP="00BD3B08">
            <w:pPr>
              <w:cnfStyle w:val="000000100000"/>
              <w:rPr>
                <w:rFonts w:eastAsia="Times New Roman"/>
                <w:lang w:eastAsia="de-CH"/>
              </w:rPr>
            </w:pPr>
            <w:r>
              <w:rPr>
                <w:rFonts w:eastAsia="Times New Roman"/>
                <w:lang w:eastAsia="de-CH"/>
              </w:rPr>
              <w:t>Shadow Rendering</w:t>
            </w:r>
          </w:p>
        </w:tc>
      </w:tr>
      <w:tr w:rsidR="00F324A9" w:rsidRPr="002D0A71" w:rsidTr="001643DC">
        <w:trPr>
          <w:cnfStyle w:val="000000010000"/>
        </w:trPr>
        <w:tc>
          <w:tcPr>
            <w:cnfStyle w:val="001000000000"/>
            <w:tcW w:w="0" w:type="auto"/>
          </w:tcPr>
          <w:p w:rsidR="00F324A9" w:rsidRDefault="00F324A9" w:rsidP="000F600D">
            <w:pPr>
              <w:rPr>
                <w:rFonts w:eastAsia="Times New Roman"/>
                <w:lang w:eastAsia="de-CH"/>
              </w:rPr>
            </w:pPr>
            <w:r>
              <w:rPr>
                <w:rFonts w:eastAsia="Times New Roman"/>
                <w:lang w:eastAsia="de-CH"/>
              </w:rPr>
              <w:t>ReqG0</w:t>
            </w:r>
            <w:r w:rsidR="000F600D">
              <w:rPr>
                <w:rFonts w:eastAsia="Times New Roman"/>
                <w:lang w:eastAsia="de-CH"/>
              </w:rPr>
              <w:t>6</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Statistics</w:t>
            </w:r>
          </w:p>
        </w:tc>
      </w:tr>
      <w:tr w:rsidR="00F324A9" w:rsidRPr="002D0A71" w:rsidTr="001643DC">
        <w:trPr>
          <w:cnfStyle w:val="000000100000"/>
        </w:trPr>
        <w:tc>
          <w:tcPr>
            <w:cnfStyle w:val="001000000000"/>
            <w:tcW w:w="0" w:type="auto"/>
          </w:tcPr>
          <w:p w:rsidR="00F324A9" w:rsidRDefault="00F324A9" w:rsidP="00BD3B08">
            <w:pPr>
              <w:rPr>
                <w:rFonts w:eastAsia="Times New Roman"/>
                <w:lang w:eastAsia="de-CH"/>
              </w:rPr>
            </w:pPr>
            <w:r>
              <w:rPr>
                <w:rFonts w:eastAsia="Times New Roman"/>
                <w:lang w:eastAsia="de-CH"/>
              </w:rPr>
              <w:t>ReqUI03</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Text Input</w:t>
            </w:r>
          </w:p>
        </w:tc>
      </w:tr>
      <w:tr w:rsidR="00F324A9" w:rsidRPr="002D0A71" w:rsidTr="001643DC">
        <w:trPr>
          <w:cnfStyle w:val="00000001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0" w:type="auto"/>
          </w:tcPr>
          <w:p w:rsidR="00F324A9" w:rsidRPr="002D0A71" w:rsidRDefault="00F324A9" w:rsidP="00BD3B08">
            <w:pPr>
              <w:cnfStyle w:val="000000010000"/>
              <w:rPr>
                <w:rFonts w:eastAsia="Times New Roman"/>
                <w:lang w:eastAsia="de-CH"/>
              </w:rPr>
            </w:pPr>
            <w:r>
              <w:rPr>
                <w:rFonts w:eastAsia="Times New Roman"/>
                <w:lang w:eastAsia="de-CH"/>
              </w:rPr>
              <w:t>Start Screen</w:t>
            </w:r>
          </w:p>
        </w:tc>
      </w:tr>
      <w:tr w:rsidR="00F324A9" w:rsidRPr="002D0A71" w:rsidTr="001643DC">
        <w:trPr>
          <w:cnfStyle w:val="000000100000"/>
        </w:trPr>
        <w:tc>
          <w:tcPr>
            <w:cnfStyle w:val="001000000000"/>
            <w:tcW w:w="0" w:type="auto"/>
          </w:tcPr>
          <w:p w:rsidR="00F324A9" w:rsidRPr="008C68A5" w:rsidRDefault="00F324A9" w:rsidP="00BD3B08">
            <w:pPr>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0" w:type="auto"/>
          </w:tcPr>
          <w:p w:rsidR="00F324A9" w:rsidRPr="002D0A71" w:rsidRDefault="00F324A9" w:rsidP="00BD3B08">
            <w:pPr>
              <w:cnfStyle w:val="000000100000"/>
              <w:rPr>
                <w:rFonts w:eastAsia="Times New Roman"/>
                <w:lang w:eastAsia="de-CH"/>
              </w:rPr>
            </w:pPr>
            <w:r>
              <w:rPr>
                <w:rFonts w:eastAsia="Times New Roman"/>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94"/>
        <w:gridCol w:w="8294"/>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B678E7">
            <w:pPr>
              <w:rPr>
                <w:rFonts w:eastAsia="Times New Roman"/>
                <w:lang w:eastAsia="de-CH"/>
              </w:rPr>
            </w:pPr>
            <w:r>
              <w:rPr>
                <w:rFonts w:eastAsia="Times New Roman"/>
                <w:lang w:eastAsia="de-CH"/>
              </w:rPr>
              <w:t>ReqG</w:t>
            </w:r>
            <w:r w:rsidR="002D0A71" w:rsidRPr="002D0A71">
              <w:rPr>
                <w:rFonts w:eastAsia="Times New Roman"/>
                <w:lang w:eastAsia="de-CH"/>
              </w:rPr>
              <w:t xml:space="preserve">04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Lava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Harmful Fire </w:t>
            </w:r>
            <w:r w:rsidR="00392D89" w:rsidRPr="002D0A71">
              <w:rPr>
                <w:rFonts w:eastAsia="Times New Roman"/>
                <w:lang w:eastAsia="de-CH"/>
              </w:rPr>
              <w:t>Eruptions</w:t>
            </w:r>
            <w:r w:rsidRPr="002D0A71">
              <w:rPr>
                <w:rFonts w:eastAsia="Times New Roman"/>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ReqPi04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ReqPi05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955745">
            <w:pPr>
              <w:rPr>
                <w:rFonts w:eastAsia="Times New Roman"/>
                <w:lang w:eastAsia="de-CH"/>
              </w:rPr>
            </w:pPr>
            <w:r>
              <w:rPr>
                <w:rFonts w:eastAsia="Times New Roman"/>
                <w:lang w:eastAsia="de-CH"/>
              </w:rPr>
              <w:t>ReqUI0</w:t>
            </w:r>
            <w:r w:rsidR="00955745">
              <w:rPr>
                <w:rFonts w:eastAsia="Times New Roman"/>
                <w:lang w:eastAsia="de-CH"/>
              </w:rPr>
              <w:t>8</w:t>
            </w:r>
            <w:r w:rsidRPr="008C68A5">
              <w:rPr>
                <w:rFonts w:eastAsia="Times New Roman"/>
                <w:lang w:eastAsia="de-CH"/>
              </w:rPr>
              <w:t xml:space="preserve"> </w:t>
            </w:r>
          </w:p>
        </w:tc>
        <w:tc>
          <w:tcPr>
            <w:tcW w:w="0" w:type="auto"/>
          </w:tcPr>
          <w:p w:rsidR="00FD5BF0" w:rsidRPr="002D0A71" w:rsidRDefault="00FD5BF0" w:rsidP="00BD3B08">
            <w:pPr>
              <w:cnfStyle w:val="000000010000"/>
              <w:rPr>
                <w:rFonts w:eastAsia="Times New Roman"/>
                <w:lang w:eastAsia="de-CH"/>
              </w:rPr>
            </w:pPr>
            <w:r>
              <w:rPr>
                <w:rFonts w:eastAsia="Times New Roman"/>
                <w:lang w:eastAsia="de-CH"/>
              </w:rPr>
              <w:t>Intro</w:t>
            </w:r>
          </w:p>
        </w:tc>
      </w:tr>
    </w:tbl>
    <w:p w:rsidR="002D0A71" w:rsidRPr="002D0A71" w:rsidRDefault="000D66CB"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B678E7">
            <w:pPr>
              <w:rPr>
                <w:rFonts w:eastAsia="Times New Roman"/>
                <w:lang w:eastAsia="de-CH"/>
              </w:rPr>
            </w:pPr>
            <w:r>
              <w:rPr>
                <w:rFonts w:eastAsia="Times New Roman"/>
                <w:lang w:eastAsia="de-CH"/>
              </w:rPr>
              <w:t>ID</w:t>
            </w:r>
          </w:p>
        </w:tc>
        <w:tc>
          <w:tcPr>
            <w:tcW w:w="0" w:type="auto"/>
            <w:hideMark/>
          </w:tcPr>
          <w:p w:rsidR="002D0A71" w:rsidRPr="002D0A71" w:rsidRDefault="002D0A71" w:rsidP="00753521">
            <w:pPr>
              <w:cnfStyle w:val="100000000000"/>
              <w:rPr>
                <w:rFonts w:eastAsia="Times New Roman"/>
                <w:lang w:eastAsia="de-CH"/>
              </w:rPr>
            </w:pPr>
            <w:r w:rsidRPr="002D0A71">
              <w:rPr>
                <w:rFonts w:eastAsia="Times New Roman"/>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B678E7">
            <w:pPr>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427AAA">
            <w:pPr>
              <w:rPr>
                <w:rFonts w:eastAsia="Times New Roman"/>
                <w:lang w:eastAsia="de-CH"/>
              </w:rPr>
            </w:pPr>
            <w:r>
              <w:rPr>
                <w:rFonts w:eastAsia="Times New Roman"/>
                <w:lang w:eastAsia="de-CH"/>
              </w:rPr>
              <w:t>ReqP1</w:t>
            </w:r>
            <w:r w:rsidR="002968EA">
              <w:rPr>
                <w:rFonts w:eastAsia="Times New Roman"/>
                <w:lang w:eastAsia="de-CH"/>
              </w:rPr>
              <w:t>6</w:t>
            </w:r>
          </w:p>
        </w:tc>
        <w:tc>
          <w:tcPr>
            <w:tcW w:w="0" w:type="auto"/>
            <w:hideMark/>
          </w:tcPr>
          <w:p w:rsidR="004137C4" w:rsidRDefault="004137C4" w:rsidP="00427AAA">
            <w:pPr>
              <w:cnfStyle w:val="000000010000"/>
              <w:rPr>
                <w:rFonts w:eastAsia="Times New Roman"/>
                <w:lang w:eastAsia="de-CH"/>
              </w:rPr>
            </w:pPr>
            <w:r>
              <w:rPr>
                <w:rFonts w:eastAsia="Times New Roman"/>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6A1113">
            <w:pPr>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B678E7">
            <w:pPr>
              <w:cnfStyle w:val="000000100000"/>
              <w:rPr>
                <w:rFonts w:eastAsia="Times New Roman"/>
                <w:lang w:eastAsia="de-CH"/>
              </w:rPr>
            </w:pPr>
            <w:r w:rsidRPr="002D0A71">
              <w:rPr>
                <w:rFonts w:eastAsia="Times New Roman"/>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B678E7">
            <w:pPr>
              <w:rPr>
                <w:rFonts w:eastAsia="Times New Roman"/>
                <w:lang w:eastAsia="de-CH"/>
              </w:rPr>
            </w:pPr>
            <w:r>
              <w:rPr>
                <w:rFonts w:eastAsia="Times New Roman"/>
                <w:lang w:eastAsia="de-CH"/>
              </w:rPr>
              <w:t>ReqP1</w:t>
            </w:r>
            <w:r w:rsidR="002968EA">
              <w:rPr>
                <w:rFonts w:eastAsia="Times New Roman"/>
                <w:lang w:eastAsia="de-CH"/>
              </w:rPr>
              <w:t>8</w:t>
            </w:r>
            <w:r w:rsidR="002D0A71" w:rsidRPr="002D0A71">
              <w:rPr>
                <w:rFonts w:eastAsia="Times New Roman"/>
                <w:lang w:eastAsia="de-CH"/>
              </w:rPr>
              <w:t xml:space="preserve"> </w:t>
            </w:r>
          </w:p>
        </w:tc>
        <w:tc>
          <w:tcPr>
            <w:tcW w:w="0" w:type="auto"/>
            <w:hideMark/>
          </w:tcPr>
          <w:p w:rsidR="002D0A71" w:rsidRPr="002D0A71" w:rsidRDefault="002D0A71" w:rsidP="00B678E7">
            <w:pPr>
              <w:cnfStyle w:val="000000010000"/>
              <w:rPr>
                <w:rFonts w:eastAsia="Times New Roman"/>
                <w:lang w:eastAsia="de-CH"/>
              </w:rPr>
            </w:pPr>
            <w:r w:rsidRPr="002D0A71">
              <w:rPr>
                <w:rFonts w:eastAsia="Times New Roman"/>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B116A8">
            <w:pPr>
              <w:rPr>
                <w:rFonts w:eastAsia="Times New Roman"/>
                <w:lang w:eastAsia="de-CH"/>
              </w:rPr>
            </w:pPr>
            <w:r>
              <w:rPr>
                <w:rFonts w:eastAsia="Times New Roman"/>
                <w:lang w:eastAsia="de-CH"/>
              </w:rPr>
              <w:t>ReqI11</w:t>
            </w:r>
          </w:p>
        </w:tc>
        <w:tc>
          <w:tcPr>
            <w:tcW w:w="0" w:type="auto"/>
          </w:tcPr>
          <w:p w:rsidR="000B7FF4" w:rsidRPr="002D0A71" w:rsidRDefault="000B7FF4" w:rsidP="00B116A8">
            <w:pPr>
              <w:cnfStyle w:val="000000100000"/>
              <w:rPr>
                <w:rFonts w:eastAsia="Times New Roman"/>
                <w:lang w:eastAsia="de-CH"/>
              </w:rPr>
            </w:pPr>
            <w:r>
              <w:rPr>
                <w:rFonts w:eastAsia="Times New Roman"/>
                <w:lang w:eastAsia="de-CH"/>
              </w:rPr>
              <w:t>Icy Islands</w:t>
            </w:r>
          </w:p>
        </w:tc>
      </w:tr>
    </w:tbl>
    <w:p w:rsidR="002D0A71" w:rsidRPr="002D0A71" w:rsidRDefault="002D0A71" w:rsidP="00392D89">
      <w:pPr>
        <w:pStyle w:val="Heading2"/>
        <w:rPr>
          <w:rFonts w:eastAsia="Times New Roman"/>
          <w:lang w:eastAsia="de-CH"/>
        </w:rPr>
      </w:pPr>
      <w:bookmarkStart w:id="136" w:name="Milestones"/>
      <w:bookmarkEnd w:id="136"/>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B678E7">
            <w:pPr>
              <w:rPr>
                <w:rFonts w:eastAsia="Times New Roman"/>
                <w:lang w:eastAsia="de-CH"/>
              </w:rPr>
            </w:pPr>
            <w:r>
              <w:rPr>
                <w:rFonts w:eastAsia="Times New Roman"/>
                <w:b w:val="0"/>
                <w:bCs w:val="0"/>
                <w:lang w:eastAsia="de-CH"/>
              </w:rPr>
              <w:t>ID</w:t>
            </w:r>
            <w:r w:rsidR="002D0A71" w:rsidRPr="002D0A71">
              <w:rPr>
                <w:rFonts w:eastAsia="Times New Roman"/>
                <w:lang w:eastAsia="de-CH"/>
              </w:rPr>
              <w:t xml:space="preserve"> </w:t>
            </w:r>
          </w:p>
        </w:tc>
        <w:tc>
          <w:tcPr>
            <w:tcW w:w="0" w:type="auto"/>
            <w:hideMark/>
          </w:tcPr>
          <w:p w:rsidR="002D0A71" w:rsidRPr="002D0A71" w:rsidRDefault="002D0A71" w:rsidP="00392D89">
            <w:pPr>
              <w:cnfStyle w:val="100000000000"/>
              <w:rPr>
                <w:rFonts w:eastAsia="Times New Roman"/>
                <w:lang w:eastAsia="de-CH"/>
              </w:rPr>
            </w:pPr>
            <w:r w:rsidRPr="002D0A71">
              <w:rPr>
                <w:rFonts w:eastAsia="Times New Roman"/>
                <w:lang w:eastAsia="de-CH"/>
              </w:rPr>
              <w:t>Milestone</w:t>
            </w:r>
          </w:p>
        </w:tc>
        <w:tc>
          <w:tcPr>
            <w:tcW w:w="2870" w:type="pct"/>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Description </w:t>
            </w:r>
          </w:p>
        </w:tc>
        <w:tc>
          <w:tcPr>
            <w:tcW w:w="655" w:type="pct"/>
            <w:hideMark/>
          </w:tcPr>
          <w:p w:rsidR="002D0A71" w:rsidRPr="002D0A71" w:rsidRDefault="002D0A71" w:rsidP="00D07121">
            <w:pPr>
              <w:cnfStyle w:val="100000000000"/>
              <w:rPr>
                <w:rFonts w:eastAsia="Times New Roman"/>
                <w:lang w:eastAsia="de-CH"/>
              </w:rPr>
            </w:pPr>
            <w:r w:rsidRPr="002D0A71">
              <w:rPr>
                <w:rFonts w:eastAsia="Times New Roman"/>
                <w:lang w:eastAsia="de-CH"/>
              </w:rPr>
              <w:t>Due Dat</w:t>
            </w:r>
            <w:r w:rsidR="00D07121">
              <w:rPr>
                <w:rFonts w:eastAsia="Times New Roman"/>
                <w:lang w:eastAsia="de-CH"/>
              </w:rPr>
              <w:t>e</w:t>
            </w:r>
            <w:r w:rsidRPr="002D0A71">
              <w:rPr>
                <w:rFonts w:eastAsia="Times New Roman"/>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B678E7">
            <w:pPr>
              <w:rPr>
                <w:rFonts w:eastAsia="Times New Roman"/>
                <w:lang w:eastAsia="de-CH"/>
              </w:rPr>
            </w:pPr>
            <w:r w:rsidRPr="002D0A71">
              <w:rPr>
                <w:rFonts w:eastAsia="Times New Roman"/>
                <w:lang w:eastAsia="de-CH"/>
              </w:rPr>
              <w:t xml:space="preserve">MS01 </w:t>
            </w:r>
          </w:p>
        </w:tc>
        <w:tc>
          <w:tcPr>
            <w:tcW w:w="983"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Prototype Chapter Written </w:t>
            </w:r>
          </w:p>
        </w:tc>
        <w:tc>
          <w:tcPr>
            <w:tcW w:w="2870" w:type="pct"/>
            <w:hideMark/>
          </w:tcPr>
          <w:p w:rsid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855198">
            <w:pPr>
              <w:jc w:val="left"/>
              <w:cnfStyle w:val="000000100000"/>
              <w:rPr>
                <w:rFonts w:eastAsia="Times New Roman"/>
                <w:lang w:eastAsia="de-CH"/>
              </w:rPr>
            </w:pPr>
            <w:r>
              <w:rPr>
                <w:rFonts w:eastAsia="Times New Roman"/>
                <w:lang w:eastAsia="de-CH"/>
              </w:rPr>
              <w:lastRenderedPageBreak/>
              <w:t>Additionally a game prototype according to the prototype specification has been created.</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lastRenderedPageBreak/>
              <w:t xml:space="preserve">March 16,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lastRenderedPageBreak/>
              <w:t xml:space="preserve">MS02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Functional Minimum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With this milestone the functional minimum must be implemented</w:t>
            </w:r>
            <w:r w:rsidR="002B23C8">
              <w:rPr>
                <w:rFonts w:eastAsia="Times New Roman"/>
                <w:lang w:eastAsia="de-CH"/>
              </w:rPr>
              <w:t>,</w:t>
            </w:r>
            <w:r w:rsidR="00763AB0">
              <w:rPr>
                <w:rFonts w:eastAsia="Times New Roman"/>
                <w:lang w:eastAsia="de-CH"/>
              </w:rPr>
              <w:t xml:space="preserve"> working and tested.</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MS03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Interim Report Written </w:t>
            </w:r>
          </w:p>
        </w:tc>
        <w:tc>
          <w:tcPr>
            <w:tcW w:w="2870" w:type="pct"/>
            <w:hideMark/>
          </w:tcPr>
          <w:p w:rsidR="002D0A71" w:rsidRPr="002D0A71" w:rsidRDefault="00015986" w:rsidP="00855198">
            <w:pPr>
              <w:jc w:val="left"/>
              <w:cnfStyle w:val="000000100000"/>
              <w:rPr>
                <w:rFonts w:eastAsia="Times New Roman"/>
                <w:lang w:eastAsia="de-CH"/>
              </w:rPr>
            </w:pPr>
            <w:r>
              <w:rPr>
                <w:rFonts w:eastAsia="Times New Roman"/>
                <w:lang w:eastAsia="de-CH"/>
              </w:rPr>
              <w:t>With this milestone t</w:t>
            </w:r>
            <w:r w:rsidR="002D0A71" w:rsidRPr="002D0A71">
              <w:rPr>
                <w:rFonts w:eastAsia="Times New Roman"/>
                <w:lang w:eastAsia="de-CH"/>
              </w:rPr>
              <w:t xml:space="preserve">he chapter with the interim report must have been written and added to the game notebook.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MS04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Low Target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low target </w:t>
            </w:r>
            <w:r w:rsidR="001416E4">
              <w:rPr>
                <w:rFonts w:eastAsia="Times New Roman"/>
                <w:lang w:eastAsia="de-CH"/>
              </w:rPr>
              <w:t>shall</w:t>
            </w:r>
            <w:r w:rsidRPr="002D0A71">
              <w:rPr>
                <w:rFonts w:eastAsia="Times New Roman"/>
                <w:lang w:eastAsia="de-CH"/>
              </w:rPr>
              <w:t xml:space="preserve"> be hit.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MS05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Desirable Target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team must have </w:t>
            </w:r>
            <w:r w:rsidR="005A64D1" w:rsidRPr="002D0A71">
              <w:rPr>
                <w:rFonts w:eastAsia="Times New Roman"/>
                <w:lang w:eastAsia="de-CH"/>
              </w:rPr>
              <w:t>fulfilled</w:t>
            </w:r>
            <w:r w:rsidRPr="002D0A71">
              <w:rPr>
                <w:rFonts w:eastAsia="Times New Roman"/>
                <w:lang w:eastAsia="de-CH"/>
              </w:rPr>
              <w:t xml:space="preserve"> the requirements for the desirable target. The prototype must be tested and in presentable order since it is needed for </w:t>
            </w:r>
            <w:r w:rsidR="005A64D1" w:rsidRPr="002D0A71">
              <w:rPr>
                <w:rFonts w:eastAsia="Times New Roman"/>
                <w:lang w:eastAsia="de-CH"/>
              </w:rPr>
              <w:t>play testing</w:t>
            </w:r>
            <w:r w:rsidRPr="002D0A71">
              <w:rPr>
                <w:rFonts w:eastAsia="Times New Roman"/>
                <w:lang w:eastAsia="de-CH"/>
              </w:rPr>
              <w:t xml:space="preserve"> in the week after.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MS06 </w:t>
            </w:r>
          </w:p>
        </w:tc>
        <w:tc>
          <w:tcPr>
            <w:tcW w:w="0" w:type="auto"/>
            <w:hideMark/>
          </w:tcPr>
          <w:p w:rsidR="002D0A71" w:rsidRPr="002D0A71" w:rsidRDefault="005A64D1" w:rsidP="00855198">
            <w:pPr>
              <w:jc w:val="left"/>
              <w:cnfStyle w:val="000000010000"/>
              <w:rPr>
                <w:rFonts w:eastAsia="Times New Roman"/>
                <w:lang w:eastAsia="de-CH"/>
              </w:rPr>
            </w:pPr>
            <w:r w:rsidRPr="002D0A71">
              <w:rPr>
                <w:rFonts w:eastAsia="Times New Roman"/>
                <w:lang w:eastAsia="de-CH"/>
              </w:rPr>
              <w:t>Play test</w:t>
            </w:r>
            <w:r w:rsidR="002D0A71" w:rsidRPr="002D0A71">
              <w:rPr>
                <w:rFonts w:eastAsia="Times New Roman"/>
                <w:lang w:eastAsia="de-CH"/>
              </w:rPr>
              <w:t xml:space="preserve"> Chapter Written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w:t>
            </w:r>
            <w:r w:rsidR="005A64D1" w:rsidRPr="002D0A71">
              <w:rPr>
                <w:rFonts w:eastAsia="Times New Roman"/>
                <w:lang w:eastAsia="de-CH"/>
              </w:rPr>
              <w:t>play test</w:t>
            </w:r>
            <w:r w:rsidRPr="002D0A71">
              <w:rPr>
                <w:rFonts w:eastAsia="Times New Roman"/>
                <w:lang w:eastAsia="de-CH"/>
              </w:rPr>
              <w:t xml:space="preserve"> chapter must have been written and added to the game notebook. This concludes that to this date all the </w:t>
            </w:r>
            <w:r w:rsidR="005A64D1" w:rsidRPr="002D0A71">
              <w:rPr>
                <w:rFonts w:eastAsia="Times New Roman"/>
                <w:lang w:eastAsia="de-CH"/>
              </w:rPr>
              <w:t>play testing</w:t>
            </w:r>
            <w:r w:rsidRPr="002D0A71">
              <w:rPr>
                <w:rFonts w:eastAsia="Times New Roman"/>
                <w:lang w:eastAsia="de-CH"/>
              </w:rPr>
              <w:t xml:space="preserve"> must be done.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MS07 </w:t>
            </w:r>
          </w:p>
        </w:tc>
        <w:tc>
          <w:tcPr>
            <w:tcW w:w="0" w:type="auto"/>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Gold Version </w:t>
            </w:r>
          </w:p>
        </w:tc>
        <w:tc>
          <w:tcPr>
            <w:tcW w:w="2870" w:type="pct"/>
            <w:hideMark/>
          </w:tcPr>
          <w:p w:rsidR="002D0A71" w:rsidRPr="002D0A71" w:rsidRDefault="002D0A71" w:rsidP="00855198">
            <w:pPr>
              <w:jc w:val="left"/>
              <w:cnfStyle w:val="000000100000"/>
              <w:rPr>
                <w:rFonts w:eastAsia="Times New Roman"/>
                <w:lang w:eastAsia="de-CH"/>
              </w:rPr>
            </w:pPr>
            <w:r w:rsidRPr="002D0A71">
              <w:rPr>
                <w:rFonts w:eastAsia="Times New Roman"/>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AC29AF">
            <w:pPr>
              <w:jc w:val="left"/>
              <w:cnfStyle w:val="000000100000"/>
              <w:rPr>
                <w:rFonts w:eastAsia="Times New Roman"/>
                <w:lang w:eastAsia="de-CH"/>
              </w:rPr>
            </w:pPr>
            <w:r w:rsidRPr="002D0A71">
              <w:rPr>
                <w:rFonts w:eastAsia="Times New Roman"/>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B678E7">
            <w:pPr>
              <w:rPr>
                <w:rFonts w:eastAsia="Times New Roman"/>
                <w:lang w:eastAsia="de-CH"/>
              </w:rPr>
            </w:pPr>
            <w:r w:rsidRPr="002D0A71">
              <w:rPr>
                <w:rFonts w:eastAsia="Times New Roman"/>
                <w:lang w:eastAsia="de-CH"/>
              </w:rPr>
              <w:t xml:space="preserve">MS08 </w:t>
            </w:r>
          </w:p>
        </w:tc>
        <w:tc>
          <w:tcPr>
            <w:tcW w:w="0" w:type="auto"/>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Conclusion and Presentation </w:t>
            </w:r>
          </w:p>
        </w:tc>
        <w:tc>
          <w:tcPr>
            <w:tcW w:w="2870" w:type="pct"/>
            <w:hideMark/>
          </w:tcPr>
          <w:p w:rsidR="002D0A71" w:rsidRPr="002D0A71" w:rsidRDefault="002D0A71" w:rsidP="00855198">
            <w:pPr>
              <w:jc w:val="left"/>
              <w:cnfStyle w:val="000000010000"/>
              <w:rPr>
                <w:rFonts w:eastAsia="Times New Roman"/>
                <w:lang w:eastAsia="de-CH"/>
              </w:rPr>
            </w:pPr>
            <w:r w:rsidRPr="002D0A71">
              <w:rPr>
                <w:rFonts w:eastAsia="Times New Roman"/>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AC29AF">
            <w:pPr>
              <w:jc w:val="left"/>
              <w:cnfStyle w:val="000000010000"/>
              <w:rPr>
                <w:rFonts w:eastAsia="Times New Roman"/>
                <w:lang w:eastAsia="de-CH"/>
              </w:rPr>
            </w:pPr>
            <w:r w:rsidRPr="002D0A71">
              <w:rPr>
                <w:rFonts w:eastAsia="Times New Roman"/>
                <w:lang w:eastAsia="de-CH"/>
              </w:rPr>
              <w:t xml:space="preserve">May 29, 5pm </w:t>
            </w:r>
          </w:p>
        </w:tc>
      </w:tr>
    </w:tbl>
    <w:p w:rsidR="002D0A71" w:rsidRDefault="002D0A71" w:rsidP="00D83E2B">
      <w:pPr>
        <w:pStyle w:val="Heading2"/>
        <w:rPr>
          <w:rFonts w:eastAsia="Times New Roman"/>
          <w:lang w:eastAsia="de-CH"/>
        </w:rPr>
      </w:pPr>
      <w:bookmarkStart w:id="137" w:name="Task_Assignments_and_Work_Estimation"/>
      <w:bookmarkEnd w:id="137"/>
      <w:r w:rsidRPr="002D0A71">
        <w:rPr>
          <w:rFonts w:eastAsia="Times New Roman"/>
          <w:lang w:eastAsia="de-CH"/>
        </w:rPr>
        <w:t>Task Assignments and Work Estimation</w:t>
      </w:r>
    </w:p>
    <w:p w:rsidR="000940CA" w:rsidRPr="00F7397F" w:rsidRDefault="000940CA" w:rsidP="000940CA">
      <w:pPr>
        <w:pStyle w:val="Heading3"/>
        <w:rPr>
          <w:ins w:id="138" w:author="Janick Bernet" w:date="2009-03-09T11:44:00Z"/>
          <w:lang w:eastAsia="de-CH"/>
        </w:rPr>
      </w:pPr>
      <w:ins w:id="139" w:author="Janick Bernet" w:date="2009-03-09T11:44:00Z">
        <w:r>
          <w:rPr>
            <w:rFonts w:eastAsia="Times New Roman"/>
            <w:lang w:eastAsia="de-CH"/>
          </w:rPr>
          <w:t>Prototype</w:t>
        </w:r>
      </w:ins>
    </w:p>
    <w:tbl>
      <w:tblPr>
        <w:tblStyle w:val="MediumShading1-Accent11"/>
        <w:tblW w:w="5000" w:type="pct"/>
        <w:tblLook w:val="04A0"/>
      </w:tblPr>
      <w:tblGrid>
        <w:gridCol w:w="963"/>
        <w:gridCol w:w="3702"/>
        <w:gridCol w:w="1846"/>
        <w:gridCol w:w="2777"/>
      </w:tblGrid>
      <w:tr w:rsidR="000940CA" w:rsidRPr="002D0A71" w:rsidTr="00DD0601">
        <w:trPr>
          <w:cnfStyle w:val="100000000000"/>
          <w:ins w:id="140" w:author="Janick Bernet" w:date="2009-03-09T11:44:00Z"/>
        </w:trPr>
        <w:tc>
          <w:tcPr>
            <w:cnfStyle w:val="001000000000"/>
            <w:tcW w:w="0" w:type="auto"/>
            <w:hideMark/>
          </w:tcPr>
          <w:p w:rsidR="000940CA" w:rsidRPr="002D0A71" w:rsidRDefault="000940CA" w:rsidP="00DD0601">
            <w:pPr>
              <w:rPr>
                <w:ins w:id="141" w:author="Janick Bernet" w:date="2009-03-09T11:44:00Z"/>
                <w:rFonts w:eastAsia="Times New Roman"/>
                <w:lang w:eastAsia="de-CH"/>
              </w:rPr>
            </w:pPr>
            <w:ins w:id="142" w:author="Janick Bernet" w:date="2009-03-09T11:44:00Z">
              <w:r>
                <w:rPr>
                  <w:rFonts w:eastAsia="Times New Roman"/>
                  <w:lang w:eastAsia="de-CH"/>
                </w:rPr>
                <w:t>ID</w:t>
              </w:r>
            </w:ins>
          </w:p>
        </w:tc>
        <w:tc>
          <w:tcPr>
            <w:tcW w:w="0" w:type="auto"/>
            <w:hideMark/>
          </w:tcPr>
          <w:p w:rsidR="000940CA" w:rsidRPr="002D0A71" w:rsidRDefault="000940CA" w:rsidP="00DD0601">
            <w:pPr>
              <w:cnfStyle w:val="100000000000"/>
              <w:rPr>
                <w:ins w:id="143" w:author="Janick Bernet" w:date="2009-03-09T11:44:00Z"/>
                <w:rFonts w:eastAsia="Times New Roman"/>
                <w:lang w:eastAsia="de-CH"/>
              </w:rPr>
            </w:pPr>
            <w:ins w:id="144" w:author="Janick Bernet" w:date="2009-03-09T11:44:00Z">
              <w:r w:rsidRPr="002D0A71">
                <w:rPr>
                  <w:rFonts w:eastAsia="Times New Roman"/>
                  <w:lang w:eastAsia="de-CH"/>
                </w:rPr>
                <w:t xml:space="preserve">Requirement </w:t>
              </w:r>
            </w:ins>
          </w:p>
        </w:tc>
        <w:tc>
          <w:tcPr>
            <w:tcW w:w="0" w:type="auto"/>
            <w:hideMark/>
          </w:tcPr>
          <w:p w:rsidR="000940CA" w:rsidRPr="002D0A71" w:rsidRDefault="000940CA" w:rsidP="00DD0601">
            <w:pPr>
              <w:cnfStyle w:val="100000000000"/>
              <w:rPr>
                <w:ins w:id="145" w:author="Janick Bernet" w:date="2009-03-09T11:44:00Z"/>
                <w:rFonts w:eastAsia="Times New Roman"/>
                <w:lang w:eastAsia="de-CH"/>
              </w:rPr>
            </w:pPr>
            <w:ins w:id="146" w:author="Janick Bernet" w:date="2009-03-09T11:44:00Z">
              <w:r>
                <w:rPr>
                  <w:rFonts w:eastAsia="Times New Roman"/>
                  <w:lang w:eastAsia="de-CH"/>
                </w:rPr>
                <w:t>Assignee</w:t>
              </w:r>
            </w:ins>
          </w:p>
        </w:tc>
        <w:tc>
          <w:tcPr>
            <w:tcW w:w="0" w:type="auto"/>
            <w:hideMark/>
          </w:tcPr>
          <w:p w:rsidR="000940CA" w:rsidRPr="002D0A71" w:rsidRDefault="000940CA" w:rsidP="00DD0601">
            <w:pPr>
              <w:cnfStyle w:val="100000000000"/>
              <w:rPr>
                <w:ins w:id="147" w:author="Janick Bernet" w:date="2009-03-09T11:44:00Z"/>
                <w:rFonts w:eastAsia="Times New Roman"/>
                <w:lang w:eastAsia="de-CH"/>
              </w:rPr>
            </w:pPr>
            <w:ins w:id="148" w:author="Janick Bernet" w:date="2009-03-09T11:44:00Z">
              <w:r w:rsidRPr="002D0A71">
                <w:rPr>
                  <w:rFonts w:eastAsia="Times New Roman"/>
                  <w:lang w:eastAsia="de-CH"/>
                </w:rPr>
                <w:t xml:space="preserve">Work Estimate </w:t>
              </w:r>
            </w:ins>
          </w:p>
        </w:tc>
      </w:tr>
      <w:tr w:rsidR="00850309" w:rsidRPr="002D0A71" w:rsidTr="00DD0601">
        <w:trPr>
          <w:cnfStyle w:val="000000100000"/>
          <w:ins w:id="149" w:author="Janick Bernet" w:date="2009-03-09T11:44:00Z"/>
        </w:trPr>
        <w:tc>
          <w:tcPr>
            <w:cnfStyle w:val="001000000000"/>
            <w:tcW w:w="518" w:type="pct"/>
            <w:hideMark/>
          </w:tcPr>
          <w:p w:rsidR="00850309" w:rsidRPr="002D0A71" w:rsidRDefault="00850309" w:rsidP="00DD0601">
            <w:pPr>
              <w:rPr>
                <w:ins w:id="150" w:author="Janick Bernet" w:date="2009-03-09T11:44:00Z"/>
                <w:rFonts w:eastAsia="Times New Roman"/>
                <w:lang w:eastAsia="de-CH"/>
              </w:rPr>
            </w:pPr>
            <w:ins w:id="151" w:author="Janick Bernet" w:date="2009-03-09T12:08:00Z">
              <w:r>
                <w:rPr>
                  <w:rFonts w:eastAsia="Times New Roman"/>
                  <w:lang w:eastAsia="de-CH"/>
                </w:rPr>
                <w:t>ReqG</w:t>
              </w:r>
              <w:r w:rsidRPr="002D0A71">
                <w:rPr>
                  <w:rFonts w:eastAsia="Times New Roman"/>
                  <w:lang w:eastAsia="de-CH"/>
                </w:rPr>
                <w:t xml:space="preserve">01 </w:t>
              </w:r>
            </w:ins>
          </w:p>
        </w:tc>
        <w:tc>
          <w:tcPr>
            <w:tcW w:w="1993" w:type="pct"/>
            <w:hideMark/>
          </w:tcPr>
          <w:p w:rsidR="00850309" w:rsidRPr="002D0A71" w:rsidRDefault="00850309" w:rsidP="00DD0601">
            <w:pPr>
              <w:cnfStyle w:val="000000100000"/>
              <w:rPr>
                <w:ins w:id="152" w:author="Janick Bernet" w:date="2009-03-09T11:44:00Z"/>
                <w:rFonts w:eastAsia="Times New Roman"/>
                <w:lang w:eastAsia="de-CH"/>
              </w:rPr>
            </w:pPr>
            <w:ins w:id="153" w:author="Janick Bernet" w:date="2009-03-09T12:08:00Z">
              <w:r w:rsidRPr="002D0A71">
                <w:rPr>
                  <w:rFonts w:eastAsia="Times New Roman"/>
                  <w:lang w:eastAsia="de-CH"/>
                </w:rPr>
                <w:t xml:space="preserve">Basic Camera </w:t>
              </w:r>
            </w:ins>
          </w:p>
        </w:tc>
        <w:tc>
          <w:tcPr>
            <w:tcW w:w="994" w:type="pct"/>
            <w:hideMark/>
          </w:tcPr>
          <w:p w:rsidR="00850309" w:rsidRPr="002D0A71" w:rsidRDefault="00850309" w:rsidP="00DD0601">
            <w:pPr>
              <w:cnfStyle w:val="000000100000"/>
              <w:rPr>
                <w:ins w:id="154" w:author="Janick Bernet" w:date="2009-03-09T11:44:00Z"/>
                <w:rFonts w:eastAsia="Times New Roman"/>
                <w:lang w:eastAsia="de-CH"/>
              </w:rPr>
            </w:pPr>
            <w:ins w:id="155" w:author="Janick Bernet" w:date="2009-03-09T11:44:00Z">
              <w:r w:rsidRPr="002D0A71">
                <w:rPr>
                  <w:rFonts w:eastAsia="Times New Roman"/>
                  <w:lang w:eastAsia="de-CH"/>
                </w:rPr>
                <w:t xml:space="preserve">cob </w:t>
              </w:r>
            </w:ins>
          </w:p>
        </w:tc>
        <w:tc>
          <w:tcPr>
            <w:tcW w:w="0" w:type="auto"/>
            <w:hideMark/>
          </w:tcPr>
          <w:p w:rsidR="00850309" w:rsidRPr="002D0A71" w:rsidRDefault="00850309" w:rsidP="00DD0601">
            <w:pPr>
              <w:cnfStyle w:val="000000100000"/>
              <w:rPr>
                <w:ins w:id="156" w:author="Janick Bernet" w:date="2009-03-09T11:44:00Z"/>
                <w:rFonts w:eastAsia="Times New Roman"/>
                <w:lang w:eastAsia="de-CH"/>
              </w:rPr>
            </w:pPr>
            <w:ins w:id="157" w:author="Janick Bernet" w:date="2009-03-09T11:44:00Z">
              <w:r w:rsidRPr="002D0A71">
                <w:rPr>
                  <w:rFonts w:eastAsia="Times New Roman"/>
                  <w:lang w:eastAsia="de-CH"/>
                </w:rPr>
                <w:t xml:space="preserve">2h </w:t>
              </w:r>
            </w:ins>
          </w:p>
        </w:tc>
      </w:tr>
      <w:tr w:rsidR="00850309" w:rsidRPr="002D0A71" w:rsidTr="00DD0601">
        <w:trPr>
          <w:cnfStyle w:val="000000010000"/>
          <w:ins w:id="158" w:author="Janick Bernet" w:date="2009-03-09T11:44:00Z"/>
        </w:trPr>
        <w:tc>
          <w:tcPr>
            <w:cnfStyle w:val="001000000000"/>
            <w:tcW w:w="0" w:type="auto"/>
            <w:hideMark/>
          </w:tcPr>
          <w:p w:rsidR="00850309" w:rsidRPr="002D0A71" w:rsidRDefault="00850309" w:rsidP="00DD0601">
            <w:pPr>
              <w:rPr>
                <w:ins w:id="159" w:author="Janick Bernet" w:date="2009-03-09T11:44:00Z"/>
                <w:rFonts w:eastAsia="Times New Roman"/>
                <w:lang w:eastAsia="de-CH"/>
              </w:rPr>
            </w:pPr>
            <w:ins w:id="160" w:author="Janick Bernet" w:date="2009-03-09T12:08:00Z">
              <w:r>
                <w:rPr>
                  <w:rFonts w:eastAsia="Times New Roman"/>
                  <w:lang w:eastAsia="de-CH"/>
                </w:rPr>
                <w:t>ReqG</w:t>
              </w:r>
              <w:r w:rsidRPr="002D0A71">
                <w:rPr>
                  <w:rFonts w:eastAsia="Times New Roman"/>
                  <w:lang w:eastAsia="de-CH"/>
                </w:rPr>
                <w:t xml:space="preserve">03 </w:t>
              </w:r>
            </w:ins>
          </w:p>
        </w:tc>
        <w:tc>
          <w:tcPr>
            <w:tcW w:w="0" w:type="auto"/>
            <w:hideMark/>
          </w:tcPr>
          <w:p w:rsidR="00850309" w:rsidRPr="002D0A71" w:rsidRDefault="00850309" w:rsidP="00DD0601">
            <w:pPr>
              <w:cnfStyle w:val="000000010000"/>
              <w:rPr>
                <w:ins w:id="161" w:author="Janick Bernet" w:date="2009-03-09T11:44:00Z"/>
                <w:rFonts w:eastAsia="Times New Roman"/>
                <w:lang w:eastAsia="de-CH"/>
              </w:rPr>
            </w:pPr>
            <w:ins w:id="162" w:author="Janick Bernet" w:date="2009-03-09T12:08:00Z">
              <w:r w:rsidRPr="002D0A71">
                <w:rPr>
                  <w:rFonts w:eastAsia="Times New Roman"/>
                  <w:lang w:eastAsia="de-CH"/>
                </w:rPr>
                <w:t xml:space="preserve">Basic Software Framework </w:t>
              </w:r>
            </w:ins>
          </w:p>
        </w:tc>
        <w:tc>
          <w:tcPr>
            <w:tcW w:w="0" w:type="auto"/>
            <w:hideMark/>
          </w:tcPr>
          <w:p w:rsidR="00850309" w:rsidRPr="002D0A71" w:rsidRDefault="00850309" w:rsidP="00DD0601">
            <w:pPr>
              <w:cnfStyle w:val="000000010000"/>
              <w:rPr>
                <w:ins w:id="163" w:author="Janick Bernet" w:date="2009-03-09T11:44:00Z"/>
                <w:rFonts w:eastAsia="Times New Roman"/>
                <w:lang w:eastAsia="de-CH"/>
              </w:rPr>
            </w:pPr>
            <w:ins w:id="164" w:author="Janick Bernet" w:date="2009-03-09T11:44:00Z">
              <w:r w:rsidRPr="002D0A71">
                <w:rPr>
                  <w:rFonts w:eastAsia="Times New Roman"/>
                  <w:lang w:eastAsia="de-CH"/>
                </w:rPr>
                <w:t xml:space="preserve">cob </w:t>
              </w:r>
            </w:ins>
          </w:p>
        </w:tc>
        <w:tc>
          <w:tcPr>
            <w:tcW w:w="0" w:type="auto"/>
            <w:hideMark/>
          </w:tcPr>
          <w:p w:rsidR="00850309" w:rsidRPr="002D0A71" w:rsidRDefault="00850309" w:rsidP="00DD0601">
            <w:pPr>
              <w:cnfStyle w:val="000000010000"/>
              <w:rPr>
                <w:ins w:id="165" w:author="Janick Bernet" w:date="2009-03-09T11:44:00Z"/>
                <w:rFonts w:eastAsia="Times New Roman"/>
                <w:lang w:eastAsia="de-CH"/>
              </w:rPr>
            </w:pPr>
            <w:ins w:id="166" w:author="Janick Bernet" w:date="2009-03-09T11:44:00Z">
              <w:r w:rsidRPr="002D0A71">
                <w:rPr>
                  <w:rFonts w:eastAsia="Times New Roman"/>
                  <w:lang w:eastAsia="de-CH"/>
                </w:rPr>
                <w:t xml:space="preserve">8h </w:t>
              </w:r>
            </w:ins>
          </w:p>
        </w:tc>
      </w:tr>
      <w:tr w:rsidR="00850309" w:rsidRPr="002D0A71" w:rsidTr="00DD0601">
        <w:trPr>
          <w:cnfStyle w:val="000000100000"/>
          <w:ins w:id="167" w:author="Janick Bernet" w:date="2009-03-09T11:44:00Z"/>
        </w:trPr>
        <w:tc>
          <w:tcPr>
            <w:cnfStyle w:val="001000000000"/>
            <w:tcW w:w="0" w:type="auto"/>
            <w:hideMark/>
          </w:tcPr>
          <w:p w:rsidR="00850309" w:rsidRPr="002D0A71" w:rsidRDefault="00850309" w:rsidP="00DD0601">
            <w:pPr>
              <w:rPr>
                <w:ins w:id="168" w:author="Janick Bernet" w:date="2009-03-09T11:44:00Z"/>
                <w:rFonts w:eastAsia="Times New Roman"/>
                <w:lang w:eastAsia="de-CH"/>
              </w:rPr>
            </w:pPr>
            <w:ins w:id="169" w:author="Janick Bernet" w:date="2009-03-09T12:08:00Z">
              <w:r w:rsidRPr="002D0A71">
                <w:rPr>
                  <w:rFonts w:eastAsia="Times New Roman"/>
                  <w:lang w:eastAsia="de-CH"/>
                </w:rPr>
                <w:t xml:space="preserve">ReqL01 </w:t>
              </w:r>
            </w:ins>
          </w:p>
        </w:tc>
        <w:tc>
          <w:tcPr>
            <w:tcW w:w="0" w:type="auto"/>
            <w:hideMark/>
          </w:tcPr>
          <w:p w:rsidR="00850309" w:rsidRPr="002D0A71" w:rsidRDefault="00850309" w:rsidP="00DD0601">
            <w:pPr>
              <w:cnfStyle w:val="000000100000"/>
              <w:rPr>
                <w:ins w:id="170" w:author="Janick Bernet" w:date="2009-03-09T11:44:00Z"/>
                <w:rFonts w:eastAsia="Times New Roman"/>
                <w:lang w:eastAsia="de-CH"/>
              </w:rPr>
            </w:pPr>
            <w:ins w:id="171" w:author="Janick Bernet" w:date="2009-03-09T12:08:00Z">
              <w:r w:rsidRPr="002D0A71">
                <w:rPr>
                  <w:rFonts w:eastAsia="Times New Roman"/>
                  <w:lang w:eastAsia="de-CH"/>
                </w:rPr>
                <w:t xml:space="preserve">Lava Ground </w:t>
              </w:r>
            </w:ins>
          </w:p>
        </w:tc>
        <w:tc>
          <w:tcPr>
            <w:tcW w:w="0" w:type="auto"/>
            <w:hideMark/>
          </w:tcPr>
          <w:p w:rsidR="00850309" w:rsidRPr="002D0A71" w:rsidRDefault="00850309" w:rsidP="00DD0601">
            <w:pPr>
              <w:cnfStyle w:val="000000100000"/>
              <w:rPr>
                <w:ins w:id="172" w:author="Janick Bernet" w:date="2009-03-09T11:44:00Z"/>
                <w:rFonts w:eastAsia="Times New Roman"/>
                <w:lang w:eastAsia="de-CH"/>
              </w:rPr>
            </w:pPr>
            <w:ins w:id="173"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DD0601">
            <w:pPr>
              <w:cnfStyle w:val="000000100000"/>
              <w:rPr>
                <w:ins w:id="174" w:author="Janick Bernet" w:date="2009-03-09T11:44:00Z"/>
                <w:rFonts w:eastAsia="Times New Roman"/>
                <w:lang w:eastAsia="de-CH"/>
              </w:rPr>
            </w:pPr>
            <w:ins w:id="175" w:author="Janick Bernet" w:date="2009-03-09T11:44:00Z">
              <w:r w:rsidRPr="002D0A71">
                <w:rPr>
                  <w:rFonts w:eastAsia="Times New Roman"/>
                  <w:lang w:eastAsia="de-CH"/>
                </w:rPr>
                <w:t xml:space="preserve">3h </w:t>
              </w:r>
            </w:ins>
          </w:p>
        </w:tc>
      </w:tr>
      <w:tr w:rsidR="00850309" w:rsidRPr="002D0A71" w:rsidTr="00DD0601">
        <w:trPr>
          <w:cnfStyle w:val="000000010000"/>
          <w:ins w:id="176" w:author="Janick Bernet" w:date="2009-03-09T11:44:00Z"/>
        </w:trPr>
        <w:tc>
          <w:tcPr>
            <w:cnfStyle w:val="001000000000"/>
            <w:tcW w:w="0" w:type="auto"/>
            <w:hideMark/>
          </w:tcPr>
          <w:p w:rsidR="00850309" w:rsidRPr="002D0A71" w:rsidRDefault="00850309" w:rsidP="00DD0601">
            <w:pPr>
              <w:rPr>
                <w:ins w:id="177" w:author="Janick Bernet" w:date="2009-03-09T11:44:00Z"/>
                <w:rFonts w:eastAsia="Times New Roman"/>
                <w:lang w:eastAsia="de-CH"/>
              </w:rPr>
            </w:pPr>
            <w:ins w:id="178" w:author="Janick Bernet" w:date="2009-03-09T12:08:00Z">
              <w:r w:rsidRPr="002D0A71">
                <w:rPr>
                  <w:rFonts w:eastAsia="Times New Roman"/>
                  <w:lang w:eastAsia="de-CH"/>
                </w:rPr>
                <w:t xml:space="preserve">ReqL02 </w:t>
              </w:r>
            </w:ins>
          </w:p>
        </w:tc>
        <w:tc>
          <w:tcPr>
            <w:tcW w:w="0" w:type="auto"/>
            <w:hideMark/>
          </w:tcPr>
          <w:p w:rsidR="00850309" w:rsidRPr="002D0A71" w:rsidRDefault="00850309" w:rsidP="00DD0601">
            <w:pPr>
              <w:cnfStyle w:val="000000010000"/>
              <w:rPr>
                <w:ins w:id="179" w:author="Janick Bernet" w:date="2009-03-09T11:44:00Z"/>
                <w:rFonts w:eastAsia="Times New Roman"/>
                <w:lang w:eastAsia="de-CH"/>
              </w:rPr>
            </w:pPr>
            <w:ins w:id="180" w:author="Janick Bernet" w:date="2009-03-09T12:08:00Z">
              <w:r w:rsidRPr="002D0A71">
                <w:rPr>
                  <w:rFonts w:eastAsia="Times New Roman"/>
                  <w:lang w:eastAsia="de-CH"/>
                </w:rPr>
                <w:t xml:space="preserve">Basic Lava Effect </w:t>
              </w:r>
            </w:ins>
          </w:p>
        </w:tc>
        <w:tc>
          <w:tcPr>
            <w:tcW w:w="0" w:type="auto"/>
            <w:hideMark/>
          </w:tcPr>
          <w:p w:rsidR="00850309" w:rsidRPr="002D0A71" w:rsidRDefault="00850309" w:rsidP="00DD0601">
            <w:pPr>
              <w:cnfStyle w:val="000000010000"/>
              <w:rPr>
                <w:ins w:id="181" w:author="Janick Bernet" w:date="2009-03-09T11:44:00Z"/>
                <w:rFonts w:eastAsia="Times New Roman"/>
                <w:lang w:eastAsia="de-CH"/>
              </w:rPr>
            </w:pPr>
            <w:ins w:id="182" w:author="Janick Bernet" w:date="2009-03-09T11:44:00Z">
              <w:r w:rsidRPr="002D0A71">
                <w:rPr>
                  <w:rFonts w:eastAsia="Times New Roman"/>
                  <w:lang w:eastAsia="de-CH"/>
                </w:rPr>
                <w:t xml:space="preserve">cob </w:t>
              </w:r>
            </w:ins>
          </w:p>
        </w:tc>
        <w:tc>
          <w:tcPr>
            <w:tcW w:w="0" w:type="auto"/>
            <w:hideMark/>
          </w:tcPr>
          <w:p w:rsidR="00850309" w:rsidRPr="002D0A71" w:rsidRDefault="00850309" w:rsidP="00DD0601">
            <w:pPr>
              <w:cnfStyle w:val="000000010000"/>
              <w:rPr>
                <w:ins w:id="183" w:author="Janick Bernet" w:date="2009-03-09T11:44:00Z"/>
                <w:rFonts w:eastAsia="Times New Roman"/>
                <w:lang w:eastAsia="de-CH"/>
              </w:rPr>
            </w:pPr>
            <w:ins w:id="184" w:author="Janick Bernet" w:date="2009-03-09T11:44:00Z">
              <w:r w:rsidRPr="002D0A71">
                <w:rPr>
                  <w:rFonts w:eastAsia="Times New Roman"/>
                  <w:lang w:eastAsia="de-CH"/>
                </w:rPr>
                <w:t xml:space="preserve">2h </w:t>
              </w:r>
            </w:ins>
          </w:p>
        </w:tc>
      </w:tr>
      <w:tr w:rsidR="00850309" w:rsidRPr="002D0A71" w:rsidTr="00DD0601">
        <w:trPr>
          <w:cnfStyle w:val="000000100000"/>
          <w:ins w:id="185" w:author="Janick Bernet" w:date="2009-03-09T11:44:00Z"/>
        </w:trPr>
        <w:tc>
          <w:tcPr>
            <w:cnfStyle w:val="001000000000"/>
            <w:tcW w:w="0" w:type="auto"/>
            <w:hideMark/>
          </w:tcPr>
          <w:p w:rsidR="00850309" w:rsidRPr="002D0A71" w:rsidRDefault="00850309" w:rsidP="00DD0601">
            <w:pPr>
              <w:rPr>
                <w:ins w:id="186" w:author="Janick Bernet" w:date="2009-03-09T11:44:00Z"/>
                <w:rFonts w:eastAsia="Times New Roman"/>
                <w:lang w:eastAsia="de-CH"/>
              </w:rPr>
            </w:pPr>
            <w:ins w:id="187" w:author="Janick Bernet" w:date="2009-03-09T12:08:00Z">
              <w:r w:rsidRPr="002D0A71">
                <w:rPr>
                  <w:rFonts w:eastAsia="Times New Roman"/>
                  <w:lang w:eastAsia="de-CH"/>
                </w:rPr>
                <w:t xml:space="preserve">ReqL04 </w:t>
              </w:r>
            </w:ins>
          </w:p>
        </w:tc>
        <w:tc>
          <w:tcPr>
            <w:tcW w:w="0" w:type="auto"/>
            <w:hideMark/>
          </w:tcPr>
          <w:p w:rsidR="00850309" w:rsidRPr="002D0A71" w:rsidRDefault="00850309" w:rsidP="00DD0601">
            <w:pPr>
              <w:cnfStyle w:val="000000100000"/>
              <w:rPr>
                <w:ins w:id="188" w:author="Janick Bernet" w:date="2009-03-09T11:44:00Z"/>
                <w:rFonts w:eastAsia="Times New Roman"/>
                <w:lang w:eastAsia="de-CH"/>
              </w:rPr>
            </w:pPr>
            <w:ins w:id="189" w:author="Janick Bernet" w:date="2009-03-09T12:08:00Z">
              <w:r w:rsidRPr="002D0A71">
                <w:rPr>
                  <w:rFonts w:eastAsia="Times New Roman"/>
                  <w:lang w:eastAsia="de-CH"/>
                </w:rPr>
                <w:t xml:space="preserve">Deadly Lava </w:t>
              </w:r>
            </w:ins>
          </w:p>
        </w:tc>
        <w:tc>
          <w:tcPr>
            <w:tcW w:w="0" w:type="auto"/>
            <w:hideMark/>
          </w:tcPr>
          <w:p w:rsidR="00850309" w:rsidRPr="002D0A71" w:rsidRDefault="00850309" w:rsidP="00DD0601">
            <w:pPr>
              <w:cnfStyle w:val="000000100000"/>
              <w:rPr>
                <w:ins w:id="190" w:author="Janick Bernet" w:date="2009-03-09T11:44:00Z"/>
                <w:rFonts w:eastAsia="Times New Roman"/>
                <w:lang w:eastAsia="de-CH"/>
              </w:rPr>
            </w:pPr>
            <w:ins w:id="191"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DD0601">
            <w:pPr>
              <w:cnfStyle w:val="000000100000"/>
              <w:rPr>
                <w:ins w:id="192" w:author="Janick Bernet" w:date="2009-03-09T11:44:00Z"/>
                <w:rFonts w:eastAsia="Times New Roman"/>
                <w:lang w:eastAsia="de-CH"/>
              </w:rPr>
            </w:pPr>
            <w:ins w:id="193" w:author="Janick Bernet" w:date="2009-03-09T11:44:00Z">
              <w:r w:rsidRPr="002D0A71">
                <w:rPr>
                  <w:rFonts w:eastAsia="Times New Roman"/>
                  <w:lang w:eastAsia="de-CH"/>
                </w:rPr>
                <w:t xml:space="preserve">3h </w:t>
              </w:r>
            </w:ins>
          </w:p>
        </w:tc>
      </w:tr>
      <w:tr w:rsidR="00850309" w:rsidRPr="002D0A71" w:rsidTr="00DD0601">
        <w:trPr>
          <w:cnfStyle w:val="000000010000"/>
          <w:ins w:id="194" w:author="Janick Bernet" w:date="2009-03-09T11:44:00Z"/>
        </w:trPr>
        <w:tc>
          <w:tcPr>
            <w:cnfStyle w:val="001000000000"/>
            <w:tcW w:w="0" w:type="auto"/>
            <w:hideMark/>
          </w:tcPr>
          <w:p w:rsidR="00850309" w:rsidRPr="002D0A71" w:rsidRDefault="00850309" w:rsidP="00DD0601">
            <w:pPr>
              <w:rPr>
                <w:ins w:id="195" w:author="Janick Bernet" w:date="2009-03-09T11:44:00Z"/>
                <w:rFonts w:eastAsia="Times New Roman"/>
                <w:lang w:eastAsia="de-CH"/>
              </w:rPr>
            </w:pPr>
            <w:ins w:id="196" w:author="Janick Bernet" w:date="2009-03-09T12:08:00Z">
              <w:r w:rsidRPr="002D0A71">
                <w:rPr>
                  <w:rFonts w:eastAsia="Times New Roman"/>
                  <w:lang w:eastAsia="de-CH"/>
                </w:rPr>
                <w:t xml:space="preserve">ReqPi01 </w:t>
              </w:r>
            </w:ins>
          </w:p>
        </w:tc>
        <w:tc>
          <w:tcPr>
            <w:tcW w:w="0" w:type="auto"/>
            <w:hideMark/>
          </w:tcPr>
          <w:p w:rsidR="00850309" w:rsidRPr="002D0A71" w:rsidRDefault="00850309" w:rsidP="00DD0601">
            <w:pPr>
              <w:cnfStyle w:val="000000010000"/>
              <w:rPr>
                <w:ins w:id="197" w:author="Janick Bernet" w:date="2009-03-09T11:44:00Z"/>
                <w:rFonts w:eastAsia="Times New Roman"/>
                <w:lang w:eastAsia="de-CH"/>
              </w:rPr>
            </w:pPr>
            <w:ins w:id="198" w:author="Janick Bernet" w:date="2009-03-09T12:08:00Z">
              <w:r w:rsidRPr="002D0A71">
                <w:rPr>
                  <w:rFonts w:eastAsia="Times New Roman"/>
                  <w:lang w:eastAsia="de-CH"/>
                </w:rPr>
                <w:t xml:space="preserve">Pillars </w:t>
              </w:r>
            </w:ins>
          </w:p>
        </w:tc>
        <w:tc>
          <w:tcPr>
            <w:tcW w:w="0" w:type="auto"/>
            <w:hideMark/>
          </w:tcPr>
          <w:p w:rsidR="00850309" w:rsidRPr="002D0A71" w:rsidRDefault="00850309" w:rsidP="00DD0601">
            <w:pPr>
              <w:cnfStyle w:val="000000010000"/>
              <w:rPr>
                <w:ins w:id="199" w:author="Janick Bernet" w:date="2009-03-09T11:44:00Z"/>
                <w:rFonts w:eastAsia="Times New Roman"/>
                <w:lang w:eastAsia="de-CH"/>
              </w:rPr>
            </w:pPr>
            <w:ins w:id="200" w:author="Janick Bernet" w:date="2009-03-09T11:44:00Z">
              <w:r w:rsidRPr="002D0A71">
                <w:rPr>
                  <w:rFonts w:eastAsia="Times New Roman"/>
                  <w:lang w:eastAsia="de-CH"/>
                </w:rPr>
                <w:t xml:space="preserve">cob </w:t>
              </w:r>
            </w:ins>
          </w:p>
        </w:tc>
        <w:tc>
          <w:tcPr>
            <w:tcW w:w="0" w:type="auto"/>
            <w:hideMark/>
          </w:tcPr>
          <w:p w:rsidR="00850309" w:rsidRPr="002D0A71" w:rsidRDefault="00850309" w:rsidP="00DD0601">
            <w:pPr>
              <w:cnfStyle w:val="000000010000"/>
              <w:rPr>
                <w:ins w:id="201" w:author="Janick Bernet" w:date="2009-03-09T11:44:00Z"/>
                <w:rFonts w:eastAsia="Times New Roman"/>
                <w:lang w:eastAsia="de-CH"/>
              </w:rPr>
            </w:pPr>
            <w:ins w:id="202" w:author="Janick Bernet" w:date="2009-03-09T11:44:00Z">
              <w:r w:rsidRPr="002D0A71">
                <w:rPr>
                  <w:rFonts w:eastAsia="Times New Roman"/>
                  <w:lang w:eastAsia="de-CH"/>
                </w:rPr>
                <w:t xml:space="preserve">3h </w:t>
              </w:r>
            </w:ins>
          </w:p>
        </w:tc>
      </w:tr>
      <w:tr w:rsidR="00850309" w:rsidRPr="002D0A71" w:rsidTr="00DD0601">
        <w:trPr>
          <w:cnfStyle w:val="000000100000"/>
          <w:ins w:id="203" w:author="Janick Bernet" w:date="2009-03-09T11:44:00Z"/>
        </w:trPr>
        <w:tc>
          <w:tcPr>
            <w:cnfStyle w:val="001000000000"/>
            <w:tcW w:w="0" w:type="auto"/>
            <w:hideMark/>
          </w:tcPr>
          <w:p w:rsidR="00850309" w:rsidRPr="002D0A71" w:rsidRDefault="00850309" w:rsidP="00DD0601">
            <w:pPr>
              <w:rPr>
                <w:ins w:id="204" w:author="Janick Bernet" w:date="2009-03-09T11:44:00Z"/>
                <w:rFonts w:eastAsia="Times New Roman"/>
                <w:lang w:eastAsia="de-CH"/>
              </w:rPr>
            </w:pPr>
            <w:ins w:id="205" w:author="Janick Bernet" w:date="2009-03-09T12:08:00Z">
              <w:r w:rsidRPr="002D0A71">
                <w:rPr>
                  <w:rFonts w:eastAsia="Times New Roman"/>
                  <w:lang w:eastAsia="de-CH"/>
                </w:rPr>
                <w:t xml:space="preserve">ReqPi02 </w:t>
              </w:r>
            </w:ins>
          </w:p>
        </w:tc>
        <w:tc>
          <w:tcPr>
            <w:tcW w:w="0" w:type="auto"/>
            <w:hideMark/>
          </w:tcPr>
          <w:p w:rsidR="00850309" w:rsidRPr="002D0A71" w:rsidRDefault="00850309" w:rsidP="00DD0601">
            <w:pPr>
              <w:cnfStyle w:val="000000100000"/>
              <w:rPr>
                <w:ins w:id="206" w:author="Janick Bernet" w:date="2009-03-09T11:44:00Z"/>
                <w:rFonts w:eastAsia="Times New Roman"/>
                <w:lang w:eastAsia="de-CH"/>
              </w:rPr>
            </w:pPr>
            <w:ins w:id="207" w:author="Janick Bernet" w:date="2009-03-09T12:08:00Z">
              <w:r w:rsidRPr="002D0A71">
                <w:rPr>
                  <w:rFonts w:eastAsia="Times New Roman"/>
                  <w:lang w:eastAsia="de-CH"/>
                </w:rPr>
                <w:t xml:space="preserve">Basic Pillar Rendering </w:t>
              </w:r>
            </w:ins>
          </w:p>
        </w:tc>
        <w:tc>
          <w:tcPr>
            <w:tcW w:w="0" w:type="auto"/>
            <w:hideMark/>
          </w:tcPr>
          <w:p w:rsidR="00850309" w:rsidRPr="002D0A71" w:rsidRDefault="00850309" w:rsidP="00DD0601">
            <w:pPr>
              <w:cnfStyle w:val="000000100000"/>
              <w:rPr>
                <w:ins w:id="208" w:author="Janick Bernet" w:date="2009-03-09T11:44:00Z"/>
                <w:rFonts w:eastAsia="Times New Roman"/>
                <w:lang w:eastAsia="de-CH"/>
              </w:rPr>
            </w:pPr>
            <w:ins w:id="209" w:author="Janick Bernet" w:date="2009-03-09T11:44:00Z">
              <w:r w:rsidRPr="002D0A71">
                <w:rPr>
                  <w:rFonts w:eastAsia="Times New Roman"/>
                  <w:lang w:eastAsia="de-CH"/>
                </w:rPr>
                <w:t xml:space="preserve">cob </w:t>
              </w:r>
            </w:ins>
          </w:p>
        </w:tc>
        <w:tc>
          <w:tcPr>
            <w:tcW w:w="0" w:type="auto"/>
            <w:hideMark/>
          </w:tcPr>
          <w:p w:rsidR="00850309" w:rsidRPr="002D0A71" w:rsidRDefault="00850309" w:rsidP="00DD0601">
            <w:pPr>
              <w:cnfStyle w:val="000000100000"/>
              <w:rPr>
                <w:ins w:id="210" w:author="Janick Bernet" w:date="2009-03-09T11:44:00Z"/>
                <w:rFonts w:eastAsia="Times New Roman"/>
                <w:lang w:eastAsia="de-CH"/>
              </w:rPr>
            </w:pPr>
            <w:ins w:id="211" w:author="Janick Bernet" w:date="2009-03-09T11:44:00Z">
              <w:r w:rsidRPr="002D0A71">
                <w:rPr>
                  <w:rFonts w:eastAsia="Times New Roman"/>
                  <w:lang w:eastAsia="de-CH"/>
                </w:rPr>
                <w:t xml:space="preserve">2h </w:t>
              </w:r>
            </w:ins>
          </w:p>
        </w:tc>
      </w:tr>
      <w:tr w:rsidR="00850309" w:rsidRPr="002D0A71" w:rsidTr="00DD0601">
        <w:trPr>
          <w:cnfStyle w:val="000000010000"/>
          <w:ins w:id="212" w:author="Janick Bernet" w:date="2009-03-09T11:44:00Z"/>
        </w:trPr>
        <w:tc>
          <w:tcPr>
            <w:cnfStyle w:val="001000000000"/>
            <w:tcW w:w="0" w:type="auto"/>
            <w:hideMark/>
          </w:tcPr>
          <w:p w:rsidR="00850309" w:rsidRPr="002D0A71" w:rsidRDefault="00850309" w:rsidP="00DD0601">
            <w:pPr>
              <w:rPr>
                <w:ins w:id="213" w:author="Janick Bernet" w:date="2009-03-09T11:44:00Z"/>
                <w:rFonts w:eastAsia="Times New Roman"/>
                <w:lang w:eastAsia="de-CH"/>
              </w:rPr>
            </w:pPr>
            <w:ins w:id="214" w:author="Janick Bernet" w:date="2009-03-09T12:08:00Z">
              <w:r w:rsidRPr="002D0A71">
                <w:rPr>
                  <w:rFonts w:eastAsia="Times New Roman"/>
                  <w:lang w:eastAsia="de-CH"/>
                </w:rPr>
                <w:t xml:space="preserve">ReqI01 </w:t>
              </w:r>
            </w:ins>
          </w:p>
        </w:tc>
        <w:tc>
          <w:tcPr>
            <w:tcW w:w="0" w:type="auto"/>
            <w:hideMark/>
          </w:tcPr>
          <w:p w:rsidR="00850309" w:rsidRPr="002D0A71" w:rsidRDefault="00850309" w:rsidP="00DD0601">
            <w:pPr>
              <w:cnfStyle w:val="000000010000"/>
              <w:rPr>
                <w:ins w:id="215" w:author="Janick Bernet" w:date="2009-03-09T11:44:00Z"/>
                <w:rFonts w:eastAsia="Times New Roman"/>
                <w:lang w:eastAsia="de-CH"/>
              </w:rPr>
            </w:pPr>
            <w:ins w:id="216" w:author="Janick Bernet" w:date="2009-03-09T12:08:00Z">
              <w:r w:rsidRPr="002D0A71">
                <w:rPr>
                  <w:rFonts w:eastAsia="Times New Roman"/>
                  <w:lang w:eastAsia="de-CH"/>
                </w:rPr>
                <w:t xml:space="preserve">Floating Islands </w:t>
              </w:r>
            </w:ins>
          </w:p>
        </w:tc>
        <w:tc>
          <w:tcPr>
            <w:tcW w:w="0" w:type="auto"/>
            <w:hideMark/>
          </w:tcPr>
          <w:p w:rsidR="00850309" w:rsidRPr="002D0A71" w:rsidRDefault="00850309" w:rsidP="00DD0601">
            <w:pPr>
              <w:cnfStyle w:val="000000010000"/>
              <w:rPr>
                <w:ins w:id="217" w:author="Janick Bernet" w:date="2009-03-09T11:44:00Z"/>
                <w:rFonts w:eastAsia="Times New Roman"/>
                <w:lang w:eastAsia="de-CH"/>
              </w:rPr>
            </w:pPr>
            <w:ins w:id="218"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DD0601">
            <w:pPr>
              <w:cnfStyle w:val="000000010000"/>
              <w:rPr>
                <w:ins w:id="219" w:author="Janick Bernet" w:date="2009-03-09T11:44:00Z"/>
                <w:rFonts w:eastAsia="Times New Roman"/>
                <w:lang w:eastAsia="de-CH"/>
              </w:rPr>
            </w:pPr>
            <w:ins w:id="220" w:author="Janick Bernet" w:date="2009-03-09T11:44:00Z">
              <w:r w:rsidRPr="002D0A71">
                <w:rPr>
                  <w:rFonts w:eastAsia="Times New Roman"/>
                  <w:lang w:eastAsia="de-CH"/>
                </w:rPr>
                <w:t xml:space="preserve">2h </w:t>
              </w:r>
            </w:ins>
          </w:p>
        </w:tc>
      </w:tr>
      <w:tr w:rsidR="00850309" w:rsidRPr="002D0A71" w:rsidTr="00DD0601">
        <w:trPr>
          <w:cnfStyle w:val="000000100000"/>
          <w:ins w:id="221" w:author="Janick Bernet" w:date="2009-03-09T11:44:00Z"/>
        </w:trPr>
        <w:tc>
          <w:tcPr>
            <w:cnfStyle w:val="001000000000"/>
            <w:tcW w:w="0" w:type="auto"/>
            <w:hideMark/>
          </w:tcPr>
          <w:p w:rsidR="00850309" w:rsidRPr="002D0A71" w:rsidRDefault="00850309" w:rsidP="00DD0601">
            <w:pPr>
              <w:rPr>
                <w:ins w:id="222" w:author="Janick Bernet" w:date="2009-03-09T11:44:00Z"/>
                <w:rFonts w:eastAsia="Times New Roman"/>
                <w:lang w:eastAsia="de-CH"/>
              </w:rPr>
            </w:pPr>
            <w:ins w:id="223" w:author="Janick Bernet" w:date="2009-03-09T12:08:00Z">
              <w:r w:rsidRPr="002D0A71">
                <w:rPr>
                  <w:rFonts w:eastAsia="Times New Roman"/>
                  <w:lang w:eastAsia="de-CH"/>
                </w:rPr>
                <w:t xml:space="preserve">ReqI02 </w:t>
              </w:r>
            </w:ins>
          </w:p>
        </w:tc>
        <w:tc>
          <w:tcPr>
            <w:tcW w:w="0" w:type="auto"/>
            <w:hideMark/>
          </w:tcPr>
          <w:p w:rsidR="00850309" w:rsidRPr="002D0A71" w:rsidRDefault="00850309" w:rsidP="00DD0601">
            <w:pPr>
              <w:cnfStyle w:val="000000100000"/>
              <w:rPr>
                <w:ins w:id="224" w:author="Janick Bernet" w:date="2009-03-09T11:44:00Z"/>
                <w:rFonts w:eastAsia="Times New Roman"/>
                <w:lang w:eastAsia="de-CH"/>
              </w:rPr>
            </w:pPr>
            <w:ins w:id="225" w:author="Janick Bernet" w:date="2009-03-09T12:08:00Z">
              <w:r w:rsidRPr="002D0A71">
                <w:rPr>
                  <w:rFonts w:eastAsia="Times New Roman"/>
                  <w:lang w:eastAsia="de-CH"/>
                </w:rPr>
                <w:t xml:space="preserve">Basic Island Rendering </w:t>
              </w:r>
            </w:ins>
          </w:p>
        </w:tc>
        <w:tc>
          <w:tcPr>
            <w:tcW w:w="0" w:type="auto"/>
            <w:hideMark/>
          </w:tcPr>
          <w:p w:rsidR="00850309" w:rsidRPr="002D0A71" w:rsidRDefault="00850309" w:rsidP="00DD0601">
            <w:pPr>
              <w:cnfStyle w:val="000000100000"/>
              <w:rPr>
                <w:ins w:id="226" w:author="Janick Bernet" w:date="2009-03-09T11:44:00Z"/>
                <w:rFonts w:eastAsia="Times New Roman"/>
                <w:lang w:eastAsia="de-CH"/>
              </w:rPr>
            </w:pPr>
            <w:proofErr w:type="spellStart"/>
            <w:ins w:id="227" w:author="Janick Bernet" w:date="2009-03-09T11:44:00Z">
              <w:r>
                <w:rPr>
                  <w:rFonts w:eastAsia="Times New Roman"/>
                  <w:lang w:eastAsia="de-CH"/>
                </w:rPr>
                <w:t>dpk</w:t>
              </w:r>
              <w:proofErr w:type="spellEnd"/>
              <w:r w:rsidRPr="002D0A71">
                <w:rPr>
                  <w:rFonts w:eastAsia="Times New Roman"/>
                  <w:lang w:eastAsia="de-CH"/>
                </w:rPr>
                <w:t xml:space="preserve"> </w:t>
              </w:r>
            </w:ins>
          </w:p>
        </w:tc>
        <w:tc>
          <w:tcPr>
            <w:tcW w:w="0" w:type="auto"/>
            <w:hideMark/>
          </w:tcPr>
          <w:p w:rsidR="00850309" w:rsidRPr="002D0A71" w:rsidRDefault="00850309" w:rsidP="00DD0601">
            <w:pPr>
              <w:cnfStyle w:val="000000100000"/>
              <w:rPr>
                <w:ins w:id="228" w:author="Janick Bernet" w:date="2009-03-09T11:44:00Z"/>
                <w:rFonts w:eastAsia="Times New Roman"/>
                <w:lang w:eastAsia="de-CH"/>
              </w:rPr>
            </w:pPr>
            <w:ins w:id="229" w:author="Janick Bernet" w:date="2009-03-09T11:44:00Z">
              <w:r w:rsidRPr="002D0A71">
                <w:rPr>
                  <w:rFonts w:eastAsia="Times New Roman"/>
                  <w:lang w:eastAsia="de-CH"/>
                </w:rPr>
                <w:t xml:space="preserve">4h </w:t>
              </w:r>
            </w:ins>
          </w:p>
        </w:tc>
      </w:tr>
      <w:tr w:rsidR="00850309" w:rsidRPr="002D0A71" w:rsidTr="00DD0601">
        <w:trPr>
          <w:cnfStyle w:val="000000010000"/>
          <w:ins w:id="230" w:author="Janick Bernet" w:date="2009-03-09T11:44:00Z"/>
        </w:trPr>
        <w:tc>
          <w:tcPr>
            <w:cnfStyle w:val="001000000000"/>
            <w:tcW w:w="0" w:type="auto"/>
            <w:hideMark/>
          </w:tcPr>
          <w:p w:rsidR="00850309" w:rsidRPr="002D0A71" w:rsidRDefault="00850309" w:rsidP="00DD0601">
            <w:pPr>
              <w:rPr>
                <w:ins w:id="231" w:author="Janick Bernet" w:date="2009-03-09T11:44:00Z"/>
                <w:rFonts w:eastAsia="Times New Roman"/>
                <w:lang w:eastAsia="de-CH"/>
              </w:rPr>
            </w:pPr>
            <w:ins w:id="232" w:author="Janick Bernet" w:date="2009-03-09T12:08:00Z">
              <w:r w:rsidRPr="002D0A71">
                <w:rPr>
                  <w:rFonts w:eastAsia="Times New Roman"/>
                  <w:lang w:eastAsia="de-CH"/>
                </w:rPr>
                <w:t xml:space="preserve">ReqI04 </w:t>
              </w:r>
            </w:ins>
          </w:p>
        </w:tc>
        <w:tc>
          <w:tcPr>
            <w:tcW w:w="0" w:type="auto"/>
            <w:hideMark/>
          </w:tcPr>
          <w:p w:rsidR="00850309" w:rsidRPr="002D0A71" w:rsidRDefault="00850309" w:rsidP="00DD0601">
            <w:pPr>
              <w:cnfStyle w:val="000000010000"/>
              <w:rPr>
                <w:ins w:id="233" w:author="Janick Bernet" w:date="2009-03-09T11:44:00Z"/>
                <w:rFonts w:eastAsia="Times New Roman"/>
                <w:lang w:eastAsia="de-CH"/>
              </w:rPr>
            </w:pPr>
            <w:ins w:id="234" w:author="Janick Bernet" w:date="2009-03-09T12:08:00Z">
              <w:r w:rsidRPr="002D0A71">
                <w:rPr>
                  <w:rFonts w:eastAsia="Times New Roman"/>
                  <w:lang w:eastAsia="de-CH"/>
                </w:rPr>
                <w:t xml:space="preserve">Moving Floating Islands </w:t>
              </w:r>
            </w:ins>
          </w:p>
        </w:tc>
        <w:tc>
          <w:tcPr>
            <w:tcW w:w="0" w:type="auto"/>
            <w:hideMark/>
          </w:tcPr>
          <w:p w:rsidR="00850309" w:rsidRPr="002D0A71" w:rsidRDefault="00850309" w:rsidP="00DD0601">
            <w:pPr>
              <w:cnfStyle w:val="000000010000"/>
              <w:rPr>
                <w:ins w:id="235" w:author="Janick Bernet" w:date="2009-03-09T11:44:00Z"/>
                <w:rFonts w:eastAsia="Times New Roman"/>
                <w:lang w:eastAsia="de-CH"/>
              </w:rPr>
            </w:pPr>
            <w:ins w:id="236"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DD0601">
            <w:pPr>
              <w:cnfStyle w:val="000000010000"/>
              <w:rPr>
                <w:ins w:id="237" w:author="Janick Bernet" w:date="2009-03-09T11:44:00Z"/>
                <w:rFonts w:eastAsia="Times New Roman"/>
                <w:lang w:eastAsia="de-CH"/>
              </w:rPr>
            </w:pPr>
            <w:ins w:id="238" w:author="Janick Bernet" w:date="2009-03-09T11:44:00Z">
              <w:r w:rsidRPr="002D0A71">
                <w:rPr>
                  <w:rFonts w:eastAsia="Times New Roman"/>
                  <w:lang w:eastAsia="de-CH"/>
                </w:rPr>
                <w:t xml:space="preserve">4h </w:t>
              </w:r>
            </w:ins>
          </w:p>
        </w:tc>
      </w:tr>
      <w:tr w:rsidR="00850309" w:rsidRPr="002D0A71" w:rsidTr="00DD0601">
        <w:trPr>
          <w:cnfStyle w:val="000000100000"/>
          <w:ins w:id="239" w:author="Janick Bernet" w:date="2009-03-09T11:44:00Z"/>
        </w:trPr>
        <w:tc>
          <w:tcPr>
            <w:cnfStyle w:val="001000000000"/>
            <w:tcW w:w="0" w:type="auto"/>
            <w:hideMark/>
          </w:tcPr>
          <w:p w:rsidR="00850309" w:rsidRPr="002D0A71" w:rsidRDefault="00850309" w:rsidP="00DD0601">
            <w:pPr>
              <w:rPr>
                <w:ins w:id="240" w:author="Janick Bernet" w:date="2009-03-09T11:44:00Z"/>
                <w:rFonts w:eastAsia="Times New Roman"/>
                <w:lang w:eastAsia="de-CH"/>
              </w:rPr>
            </w:pPr>
            <w:ins w:id="241" w:author="Janick Bernet" w:date="2009-03-09T12:08:00Z">
              <w:r w:rsidRPr="002D0A71">
                <w:rPr>
                  <w:rFonts w:eastAsia="Times New Roman"/>
                  <w:lang w:eastAsia="de-CH"/>
                </w:rPr>
                <w:t xml:space="preserve">ReqP01 </w:t>
              </w:r>
            </w:ins>
          </w:p>
        </w:tc>
        <w:tc>
          <w:tcPr>
            <w:tcW w:w="0" w:type="auto"/>
            <w:hideMark/>
          </w:tcPr>
          <w:p w:rsidR="00850309" w:rsidRPr="002D0A71" w:rsidRDefault="00850309" w:rsidP="00DD0601">
            <w:pPr>
              <w:cnfStyle w:val="000000100000"/>
              <w:rPr>
                <w:ins w:id="242" w:author="Janick Bernet" w:date="2009-03-09T11:44:00Z"/>
                <w:rFonts w:eastAsia="Times New Roman"/>
                <w:lang w:eastAsia="de-CH"/>
              </w:rPr>
            </w:pPr>
            <w:ins w:id="243" w:author="Janick Bernet" w:date="2009-03-09T12:08:00Z">
              <w:r w:rsidRPr="002D0A71">
                <w:rPr>
                  <w:rFonts w:eastAsia="Times New Roman"/>
                  <w:lang w:eastAsia="de-CH"/>
                </w:rPr>
                <w:t xml:space="preserve">Player </w:t>
              </w:r>
            </w:ins>
          </w:p>
        </w:tc>
        <w:tc>
          <w:tcPr>
            <w:tcW w:w="0" w:type="auto"/>
            <w:hideMark/>
          </w:tcPr>
          <w:p w:rsidR="00850309" w:rsidRPr="002D0A71" w:rsidRDefault="00850309" w:rsidP="00DD0601">
            <w:pPr>
              <w:cnfStyle w:val="000000100000"/>
              <w:rPr>
                <w:ins w:id="244" w:author="Janick Bernet" w:date="2009-03-09T11:44:00Z"/>
                <w:rFonts w:eastAsia="Times New Roman"/>
                <w:lang w:eastAsia="de-CH"/>
              </w:rPr>
            </w:pPr>
            <w:proofErr w:type="spellStart"/>
            <w:ins w:id="245" w:author="Janick Bernet" w:date="2009-03-09T11:44:00Z">
              <w:r>
                <w:rPr>
                  <w:rFonts w:eastAsia="Times New Roman"/>
                  <w:lang w:eastAsia="de-CH"/>
                </w:rPr>
                <w:t>dpk</w:t>
              </w:r>
              <w:proofErr w:type="spellEnd"/>
              <w:r w:rsidRPr="002D0A71">
                <w:rPr>
                  <w:rFonts w:eastAsia="Times New Roman"/>
                  <w:lang w:eastAsia="de-CH"/>
                </w:rPr>
                <w:t xml:space="preserve"> </w:t>
              </w:r>
            </w:ins>
          </w:p>
        </w:tc>
        <w:tc>
          <w:tcPr>
            <w:tcW w:w="0" w:type="auto"/>
            <w:hideMark/>
          </w:tcPr>
          <w:p w:rsidR="00850309" w:rsidRPr="002D0A71" w:rsidRDefault="00850309" w:rsidP="00DD0601">
            <w:pPr>
              <w:cnfStyle w:val="000000100000"/>
              <w:rPr>
                <w:ins w:id="246" w:author="Janick Bernet" w:date="2009-03-09T11:44:00Z"/>
                <w:rFonts w:eastAsia="Times New Roman"/>
                <w:lang w:eastAsia="de-CH"/>
              </w:rPr>
            </w:pPr>
            <w:ins w:id="247" w:author="Janick Bernet" w:date="2009-03-09T11:44:00Z">
              <w:r w:rsidRPr="002D0A71">
                <w:rPr>
                  <w:rFonts w:eastAsia="Times New Roman"/>
                  <w:lang w:eastAsia="de-CH"/>
                </w:rPr>
                <w:t xml:space="preserve">10h </w:t>
              </w:r>
            </w:ins>
          </w:p>
        </w:tc>
      </w:tr>
      <w:tr w:rsidR="00850309" w:rsidRPr="002D0A71" w:rsidTr="00DD0601">
        <w:trPr>
          <w:cnfStyle w:val="000000010000"/>
          <w:ins w:id="248" w:author="Janick Bernet" w:date="2009-03-09T11:44:00Z"/>
        </w:trPr>
        <w:tc>
          <w:tcPr>
            <w:cnfStyle w:val="001000000000"/>
            <w:tcW w:w="0" w:type="auto"/>
            <w:hideMark/>
          </w:tcPr>
          <w:p w:rsidR="00850309" w:rsidRPr="002D0A71" w:rsidRDefault="00850309" w:rsidP="00DD0601">
            <w:pPr>
              <w:rPr>
                <w:ins w:id="249" w:author="Janick Bernet" w:date="2009-03-09T11:44:00Z"/>
                <w:rFonts w:eastAsia="Times New Roman"/>
                <w:lang w:eastAsia="de-CH"/>
              </w:rPr>
            </w:pPr>
            <w:ins w:id="250" w:author="Janick Bernet" w:date="2009-03-09T12:08:00Z">
              <w:r w:rsidRPr="002D0A71">
                <w:rPr>
                  <w:rFonts w:eastAsia="Times New Roman"/>
                  <w:lang w:eastAsia="de-CH"/>
                </w:rPr>
                <w:t xml:space="preserve">ReqP02 </w:t>
              </w:r>
            </w:ins>
          </w:p>
        </w:tc>
        <w:tc>
          <w:tcPr>
            <w:tcW w:w="0" w:type="auto"/>
            <w:hideMark/>
          </w:tcPr>
          <w:p w:rsidR="00850309" w:rsidRPr="002D0A71" w:rsidRDefault="00850309" w:rsidP="00DD0601">
            <w:pPr>
              <w:cnfStyle w:val="000000010000"/>
              <w:rPr>
                <w:ins w:id="251" w:author="Janick Bernet" w:date="2009-03-09T11:44:00Z"/>
                <w:rFonts w:eastAsia="Times New Roman"/>
                <w:lang w:eastAsia="de-CH"/>
              </w:rPr>
            </w:pPr>
            <w:ins w:id="252" w:author="Janick Bernet" w:date="2009-03-09T12:08:00Z">
              <w:r w:rsidRPr="002D0A71">
                <w:rPr>
                  <w:rFonts w:eastAsia="Times New Roman"/>
                  <w:lang w:eastAsia="de-CH"/>
                </w:rPr>
                <w:t xml:space="preserve">Basic Player Model </w:t>
              </w:r>
            </w:ins>
          </w:p>
        </w:tc>
        <w:tc>
          <w:tcPr>
            <w:tcW w:w="0" w:type="auto"/>
            <w:hideMark/>
          </w:tcPr>
          <w:p w:rsidR="00850309" w:rsidRPr="002D0A71" w:rsidRDefault="00850309" w:rsidP="00DD0601">
            <w:pPr>
              <w:cnfStyle w:val="000000010000"/>
              <w:rPr>
                <w:ins w:id="253" w:author="Janick Bernet" w:date="2009-03-09T11:44:00Z"/>
                <w:rFonts w:eastAsia="Times New Roman"/>
                <w:lang w:eastAsia="de-CH"/>
              </w:rPr>
            </w:pPr>
            <w:ins w:id="254"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DD0601">
            <w:pPr>
              <w:cnfStyle w:val="000000010000"/>
              <w:rPr>
                <w:ins w:id="255" w:author="Janick Bernet" w:date="2009-03-09T11:44:00Z"/>
                <w:rFonts w:eastAsia="Times New Roman"/>
                <w:lang w:eastAsia="de-CH"/>
              </w:rPr>
            </w:pPr>
            <w:ins w:id="256" w:author="Janick Bernet" w:date="2009-03-09T11:44:00Z">
              <w:r w:rsidRPr="002D0A71">
                <w:rPr>
                  <w:rFonts w:eastAsia="Times New Roman"/>
                  <w:lang w:eastAsia="de-CH"/>
                </w:rPr>
                <w:t xml:space="preserve">4h </w:t>
              </w:r>
            </w:ins>
          </w:p>
        </w:tc>
      </w:tr>
      <w:tr w:rsidR="00850309" w:rsidRPr="002D0A71" w:rsidTr="00DD0601">
        <w:trPr>
          <w:cnfStyle w:val="000000100000"/>
          <w:ins w:id="257" w:author="Janick Bernet" w:date="2009-03-09T11:44:00Z"/>
        </w:trPr>
        <w:tc>
          <w:tcPr>
            <w:cnfStyle w:val="001000000000"/>
            <w:tcW w:w="0" w:type="auto"/>
            <w:hideMark/>
          </w:tcPr>
          <w:p w:rsidR="00850309" w:rsidRPr="002D0A71" w:rsidRDefault="00850309" w:rsidP="00DD0601">
            <w:pPr>
              <w:rPr>
                <w:ins w:id="258" w:author="Janick Bernet" w:date="2009-03-09T11:44:00Z"/>
                <w:rFonts w:eastAsia="Times New Roman"/>
                <w:lang w:eastAsia="de-CH"/>
              </w:rPr>
            </w:pPr>
            <w:ins w:id="259" w:author="Janick Bernet" w:date="2009-03-09T12:08:00Z">
              <w:r w:rsidRPr="002D0A71">
                <w:rPr>
                  <w:rFonts w:eastAsia="Times New Roman"/>
                  <w:lang w:eastAsia="de-CH"/>
                </w:rPr>
                <w:t xml:space="preserve">ReqP06 </w:t>
              </w:r>
            </w:ins>
          </w:p>
        </w:tc>
        <w:tc>
          <w:tcPr>
            <w:tcW w:w="0" w:type="auto"/>
            <w:hideMark/>
          </w:tcPr>
          <w:p w:rsidR="00850309" w:rsidRPr="002D0A71" w:rsidRDefault="00850309" w:rsidP="00DD0601">
            <w:pPr>
              <w:cnfStyle w:val="000000100000"/>
              <w:rPr>
                <w:ins w:id="260" w:author="Janick Bernet" w:date="2009-03-09T11:44:00Z"/>
                <w:rFonts w:eastAsia="Times New Roman"/>
                <w:lang w:eastAsia="de-CH"/>
              </w:rPr>
            </w:pPr>
            <w:ins w:id="261" w:author="Janick Bernet" w:date="2009-03-09T12:08:00Z">
              <w:r w:rsidRPr="002D0A71">
                <w:rPr>
                  <w:rFonts w:eastAsia="Times New Roman"/>
                  <w:lang w:eastAsia="de-CH"/>
                </w:rPr>
                <w:t xml:space="preserve">Island Jumping </w:t>
              </w:r>
            </w:ins>
          </w:p>
        </w:tc>
        <w:tc>
          <w:tcPr>
            <w:tcW w:w="0" w:type="auto"/>
            <w:hideMark/>
          </w:tcPr>
          <w:p w:rsidR="00850309" w:rsidRPr="002D0A71" w:rsidRDefault="00850309" w:rsidP="00DD0601">
            <w:pPr>
              <w:cnfStyle w:val="000000100000"/>
              <w:rPr>
                <w:ins w:id="262" w:author="Janick Bernet" w:date="2009-03-09T11:44:00Z"/>
                <w:rFonts w:eastAsia="Times New Roman"/>
                <w:lang w:eastAsia="de-CH"/>
              </w:rPr>
            </w:pPr>
            <w:ins w:id="263" w:author="Janick Bernet" w:date="2009-03-09T11:44:00Z">
              <w:r>
                <w:rPr>
                  <w:rFonts w:eastAsia="Times New Roman"/>
                  <w:lang w:eastAsia="de-CH"/>
                </w:rPr>
                <w:t>jab</w:t>
              </w:r>
              <w:r w:rsidRPr="002D0A71">
                <w:rPr>
                  <w:rFonts w:eastAsia="Times New Roman"/>
                  <w:lang w:eastAsia="de-CH"/>
                </w:rPr>
                <w:t xml:space="preserve"> </w:t>
              </w:r>
            </w:ins>
          </w:p>
        </w:tc>
        <w:tc>
          <w:tcPr>
            <w:tcW w:w="0" w:type="auto"/>
            <w:hideMark/>
          </w:tcPr>
          <w:p w:rsidR="00850309" w:rsidRPr="002D0A71" w:rsidRDefault="00850309" w:rsidP="00DD0601">
            <w:pPr>
              <w:cnfStyle w:val="000000100000"/>
              <w:rPr>
                <w:ins w:id="264" w:author="Janick Bernet" w:date="2009-03-09T11:44:00Z"/>
                <w:rFonts w:eastAsia="Times New Roman"/>
                <w:lang w:eastAsia="de-CH"/>
              </w:rPr>
            </w:pPr>
            <w:ins w:id="265" w:author="Janick Bernet" w:date="2009-03-09T11:44:00Z">
              <w:r w:rsidRPr="002D0A71">
                <w:rPr>
                  <w:rFonts w:eastAsia="Times New Roman"/>
                  <w:lang w:eastAsia="de-CH"/>
                </w:rPr>
                <w:t xml:space="preserve">4h </w:t>
              </w:r>
            </w:ins>
          </w:p>
        </w:tc>
      </w:tr>
      <w:tr w:rsidR="00850309" w:rsidRPr="002D0A71" w:rsidTr="00DD0601">
        <w:trPr>
          <w:cnfStyle w:val="000000010000"/>
          <w:ins w:id="266" w:author="Janick Bernet" w:date="2009-03-09T12:08:00Z"/>
        </w:trPr>
        <w:tc>
          <w:tcPr>
            <w:cnfStyle w:val="001000000000"/>
            <w:tcW w:w="0" w:type="auto"/>
          </w:tcPr>
          <w:p w:rsidR="00850309" w:rsidRPr="002D0A71" w:rsidRDefault="00850309" w:rsidP="00DD0601">
            <w:pPr>
              <w:rPr>
                <w:ins w:id="267" w:author="Janick Bernet" w:date="2009-03-09T12:08:00Z"/>
                <w:rFonts w:eastAsia="Times New Roman"/>
                <w:lang w:eastAsia="de-CH"/>
              </w:rPr>
            </w:pPr>
            <w:ins w:id="268" w:author="Janick Bernet" w:date="2009-03-09T12:08:00Z">
              <w:r w:rsidRPr="002D0A71">
                <w:rPr>
                  <w:rFonts w:eastAsia="Times New Roman"/>
                  <w:lang w:eastAsia="de-CH"/>
                </w:rPr>
                <w:t xml:space="preserve">ReqP08 </w:t>
              </w:r>
            </w:ins>
          </w:p>
        </w:tc>
        <w:tc>
          <w:tcPr>
            <w:tcW w:w="0" w:type="auto"/>
          </w:tcPr>
          <w:p w:rsidR="00850309" w:rsidRPr="002D0A71" w:rsidRDefault="00850309" w:rsidP="00DD0601">
            <w:pPr>
              <w:cnfStyle w:val="000000010000"/>
              <w:rPr>
                <w:ins w:id="269" w:author="Janick Bernet" w:date="2009-03-09T12:08:00Z"/>
                <w:rFonts w:eastAsia="Times New Roman"/>
                <w:lang w:eastAsia="de-CH"/>
              </w:rPr>
            </w:pPr>
            <w:ins w:id="270" w:author="Janick Bernet" w:date="2009-03-09T12:08:00Z">
              <w:r w:rsidRPr="002D0A71">
                <w:rPr>
                  <w:rFonts w:eastAsia="Times New Roman"/>
                  <w:lang w:eastAsia="de-CH"/>
                </w:rPr>
                <w:t xml:space="preserve">Direct Combat 1 </w:t>
              </w:r>
            </w:ins>
          </w:p>
        </w:tc>
        <w:tc>
          <w:tcPr>
            <w:tcW w:w="0" w:type="auto"/>
          </w:tcPr>
          <w:p w:rsidR="00850309" w:rsidRDefault="00F36525" w:rsidP="00DD0601">
            <w:pPr>
              <w:cnfStyle w:val="000000010000"/>
              <w:rPr>
                <w:ins w:id="271" w:author="Janick Bernet" w:date="2009-03-09T12:08:00Z"/>
                <w:rFonts w:eastAsia="Times New Roman"/>
                <w:lang w:eastAsia="de-CH"/>
              </w:rPr>
            </w:pPr>
            <w:ins w:id="272" w:author="Janick Bernet" w:date="2009-03-09T12:09:00Z">
              <w:r>
                <w:rPr>
                  <w:rFonts w:eastAsia="Times New Roman"/>
                  <w:lang w:eastAsia="de-CH"/>
                </w:rPr>
                <w:t>jab</w:t>
              </w:r>
            </w:ins>
          </w:p>
        </w:tc>
        <w:tc>
          <w:tcPr>
            <w:tcW w:w="0" w:type="auto"/>
          </w:tcPr>
          <w:p w:rsidR="00850309" w:rsidRPr="002D0A71" w:rsidRDefault="00F36525" w:rsidP="00DD0601">
            <w:pPr>
              <w:cnfStyle w:val="000000010000"/>
              <w:rPr>
                <w:ins w:id="273" w:author="Janick Bernet" w:date="2009-03-09T12:08:00Z"/>
                <w:rFonts w:eastAsia="Times New Roman"/>
                <w:lang w:eastAsia="de-CH"/>
              </w:rPr>
            </w:pPr>
            <w:ins w:id="274" w:author="Janick Bernet" w:date="2009-03-09T12:09:00Z">
              <w:r>
                <w:rPr>
                  <w:rFonts w:eastAsia="Times New Roman"/>
                  <w:lang w:eastAsia="de-CH"/>
                </w:rPr>
                <w:t>1h</w:t>
              </w:r>
            </w:ins>
          </w:p>
        </w:tc>
      </w:tr>
      <w:tr w:rsidR="00850309" w:rsidRPr="002D0A71" w:rsidTr="00DD0601">
        <w:trPr>
          <w:cnfStyle w:val="000000100000"/>
          <w:ins w:id="275" w:author="Janick Bernet" w:date="2009-03-09T12:08:00Z"/>
        </w:trPr>
        <w:tc>
          <w:tcPr>
            <w:cnfStyle w:val="001000000000"/>
            <w:tcW w:w="0" w:type="auto"/>
          </w:tcPr>
          <w:p w:rsidR="00850309" w:rsidRPr="002D0A71" w:rsidRDefault="00850309" w:rsidP="00DD0601">
            <w:pPr>
              <w:rPr>
                <w:ins w:id="276" w:author="Janick Bernet" w:date="2009-03-09T12:08:00Z"/>
                <w:rFonts w:eastAsia="Times New Roman"/>
                <w:lang w:eastAsia="de-CH"/>
              </w:rPr>
            </w:pPr>
            <w:ins w:id="277" w:author="Janick Bernet" w:date="2009-03-09T12:08:00Z">
              <w:r w:rsidRPr="002D0A71">
                <w:rPr>
                  <w:rFonts w:eastAsia="Times New Roman"/>
                  <w:lang w:eastAsia="de-CH"/>
                </w:rPr>
                <w:t xml:space="preserve">ReqP10 </w:t>
              </w:r>
            </w:ins>
          </w:p>
        </w:tc>
        <w:tc>
          <w:tcPr>
            <w:tcW w:w="0" w:type="auto"/>
          </w:tcPr>
          <w:p w:rsidR="00850309" w:rsidRPr="002D0A71" w:rsidRDefault="00850309" w:rsidP="00DD0601">
            <w:pPr>
              <w:cnfStyle w:val="000000100000"/>
              <w:rPr>
                <w:ins w:id="278" w:author="Janick Bernet" w:date="2009-03-09T12:08:00Z"/>
                <w:rFonts w:eastAsia="Times New Roman"/>
                <w:lang w:eastAsia="de-CH"/>
              </w:rPr>
            </w:pPr>
            <w:ins w:id="279" w:author="Janick Bernet" w:date="2009-03-09T12:08:00Z">
              <w:r w:rsidRPr="002D0A71">
                <w:rPr>
                  <w:rFonts w:eastAsia="Times New Roman"/>
                  <w:lang w:eastAsia="de-CH"/>
                </w:rPr>
                <w:t xml:space="preserve">Direct Combat 3 </w:t>
              </w:r>
            </w:ins>
          </w:p>
        </w:tc>
        <w:tc>
          <w:tcPr>
            <w:tcW w:w="0" w:type="auto"/>
          </w:tcPr>
          <w:p w:rsidR="00850309" w:rsidRDefault="004D50B9" w:rsidP="00DD0601">
            <w:pPr>
              <w:cnfStyle w:val="000000100000"/>
              <w:rPr>
                <w:ins w:id="280" w:author="Janick Bernet" w:date="2009-03-09T12:08:00Z"/>
                <w:rFonts w:eastAsia="Times New Roman"/>
                <w:lang w:eastAsia="de-CH"/>
              </w:rPr>
            </w:pPr>
            <w:ins w:id="281" w:author="Janick Bernet" w:date="2009-03-09T12:13:00Z">
              <w:r>
                <w:rPr>
                  <w:rFonts w:eastAsia="Times New Roman"/>
                  <w:lang w:eastAsia="de-CH"/>
                </w:rPr>
                <w:t>j</w:t>
              </w:r>
            </w:ins>
            <w:ins w:id="282" w:author="Janick Bernet" w:date="2009-03-09T12:09:00Z">
              <w:r w:rsidR="00F36525">
                <w:rPr>
                  <w:rFonts w:eastAsia="Times New Roman"/>
                  <w:lang w:eastAsia="de-CH"/>
                </w:rPr>
                <w:t>ab</w:t>
              </w:r>
            </w:ins>
          </w:p>
        </w:tc>
        <w:tc>
          <w:tcPr>
            <w:tcW w:w="0" w:type="auto"/>
          </w:tcPr>
          <w:p w:rsidR="00850309" w:rsidRPr="002D0A71" w:rsidRDefault="00F36525" w:rsidP="00DD0601">
            <w:pPr>
              <w:cnfStyle w:val="000000100000"/>
              <w:rPr>
                <w:ins w:id="283" w:author="Janick Bernet" w:date="2009-03-09T12:08:00Z"/>
                <w:rFonts w:eastAsia="Times New Roman"/>
                <w:lang w:eastAsia="de-CH"/>
              </w:rPr>
            </w:pPr>
            <w:ins w:id="284" w:author="Janick Bernet" w:date="2009-03-09T12:09:00Z">
              <w:r>
                <w:rPr>
                  <w:rFonts w:eastAsia="Times New Roman"/>
                  <w:lang w:eastAsia="de-CH"/>
                </w:rPr>
                <w:t>2h</w:t>
              </w:r>
            </w:ins>
          </w:p>
        </w:tc>
      </w:tr>
      <w:tr w:rsidR="00850309" w:rsidRPr="002D0A71" w:rsidTr="00DD0601">
        <w:trPr>
          <w:cnfStyle w:val="000000010000"/>
          <w:ins w:id="285" w:author="Janick Bernet" w:date="2009-03-09T12:08:00Z"/>
        </w:trPr>
        <w:tc>
          <w:tcPr>
            <w:cnfStyle w:val="001000000000"/>
            <w:tcW w:w="0" w:type="auto"/>
          </w:tcPr>
          <w:p w:rsidR="00850309" w:rsidRPr="002D0A71" w:rsidRDefault="00850309" w:rsidP="00DD0601">
            <w:pPr>
              <w:rPr>
                <w:ins w:id="286" w:author="Janick Bernet" w:date="2009-03-09T12:08:00Z"/>
                <w:rFonts w:eastAsia="Times New Roman"/>
                <w:lang w:eastAsia="de-CH"/>
              </w:rPr>
            </w:pPr>
            <w:ins w:id="287" w:author="Janick Bernet" w:date="2009-03-09T12:08:00Z">
              <w:r w:rsidRPr="002D0A71">
                <w:rPr>
                  <w:rFonts w:eastAsia="Times New Roman"/>
                  <w:lang w:eastAsia="de-CH"/>
                </w:rPr>
                <w:t xml:space="preserve">ReqP12 </w:t>
              </w:r>
            </w:ins>
          </w:p>
        </w:tc>
        <w:tc>
          <w:tcPr>
            <w:tcW w:w="0" w:type="auto"/>
          </w:tcPr>
          <w:p w:rsidR="00850309" w:rsidRPr="002D0A71" w:rsidRDefault="00850309" w:rsidP="00DD0601">
            <w:pPr>
              <w:cnfStyle w:val="000000010000"/>
              <w:rPr>
                <w:ins w:id="288" w:author="Janick Bernet" w:date="2009-03-09T12:08:00Z"/>
                <w:rFonts w:eastAsia="Times New Roman"/>
                <w:lang w:eastAsia="de-CH"/>
              </w:rPr>
            </w:pPr>
            <w:ins w:id="289" w:author="Janick Bernet" w:date="2009-03-09T12:08:00Z">
              <w:r w:rsidRPr="002D0A71">
                <w:rPr>
                  <w:rFonts w:eastAsia="Times New Roman"/>
                  <w:lang w:eastAsia="de-CH"/>
                </w:rPr>
                <w:t xml:space="preserve">Ice Spike </w:t>
              </w:r>
            </w:ins>
          </w:p>
        </w:tc>
        <w:tc>
          <w:tcPr>
            <w:tcW w:w="0" w:type="auto"/>
          </w:tcPr>
          <w:p w:rsidR="00850309" w:rsidRDefault="004D50B9" w:rsidP="00DD0601">
            <w:pPr>
              <w:cnfStyle w:val="000000010000"/>
              <w:rPr>
                <w:ins w:id="290" w:author="Janick Bernet" w:date="2009-03-09T12:08:00Z"/>
                <w:rFonts w:eastAsia="Times New Roman"/>
                <w:lang w:eastAsia="de-CH"/>
              </w:rPr>
            </w:pPr>
            <w:ins w:id="291" w:author="Janick Bernet" w:date="2009-03-09T12:13:00Z">
              <w:r>
                <w:rPr>
                  <w:rFonts w:eastAsia="Times New Roman"/>
                  <w:lang w:eastAsia="de-CH"/>
                </w:rPr>
                <w:t>j</w:t>
              </w:r>
            </w:ins>
            <w:ins w:id="292" w:author="Janick Bernet" w:date="2009-03-09T12:09:00Z">
              <w:r w:rsidR="00F36525">
                <w:rPr>
                  <w:rFonts w:eastAsia="Times New Roman"/>
                  <w:lang w:eastAsia="de-CH"/>
                </w:rPr>
                <w:t>ab</w:t>
              </w:r>
            </w:ins>
          </w:p>
        </w:tc>
        <w:tc>
          <w:tcPr>
            <w:tcW w:w="0" w:type="auto"/>
          </w:tcPr>
          <w:p w:rsidR="00850309" w:rsidRPr="002D0A71" w:rsidRDefault="00F36525" w:rsidP="00DD0601">
            <w:pPr>
              <w:cnfStyle w:val="000000010000"/>
              <w:rPr>
                <w:ins w:id="293" w:author="Janick Bernet" w:date="2009-03-09T12:08:00Z"/>
                <w:rFonts w:eastAsia="Times New Roman"/>
                <w:lang w:eastAsia="de-CH"/>
              </w:rPr>
            </w:pPr>
            <w:ins w:id="294" w:author="Janick Bernet" w:date="2009-03-09T12:09:00Z">
              <w:r>
                <w:rPr>
                  <w:rFonts w:eastAsia="Times New Roman"/>
                  <w:lang w:eastAsia="de-CH"/>
                </w:rPr>
                <w:t>3h</w:t>
              </w:r>
            </w:ins>
          </w:p>
        </w:tc>
      </w:tr>
      <w:tr w:rsidR="00850309" w:rsidRPr="002D0A71" w:rsidTr="00DD0601">
        <w:trPr>
          <w:cnfStyle w:val="000000100000"/>
          <w:ins w:id="295" w:author="Janick Bernet" w:date="2009-03-09T12:08:00Z"/>
        </w:trPr>
        <w:tc>
          <w:tcPr>
            <w:cnfStyle w:val="001000000000"/>
            <w:tcW w:w="0" w:type="auto"/>
          </w:tcPr>
          <w:p w:rsidR="00850309" w:rsidRPr="002D0A71" w:rsidRDefault="00850309" w:rsidP="00DD0601">
            <w:pPr>
              <w:rPr>
                <w:ins w:id="296" w:author="Janick Bernet" w:date="2009-03-09T12:08:00Z"/>
                <w:rFonts w:eastAsia="Times New Roman"/>
                <w:lang w:eastAsia="de-CH"/>
              </w:rPr>
            </w:pPr>
            <w:ins w:id="297" w:author="Janick Bernet" w:date="2009-03-09T12:08:00Z">
              <w:r>
                <w:rPr>
                  <w:rFonts w:eastAsia="Times New Roman"/>
                  <w:lang w:eastAsia="de-CH"/>
                </w:rPr>
                <w:t>ReqI12</w:t>
              </w:r>
            </w:ins>
          </w:p>
        </w:tc>
        <w:tc>
          <w:tcPr>
            <w:tcW w:w="0" w:type="auto"/>
          </w:tcPr>
          <w:p w:rsidR="00850309" w:rsidRPr="002D0A71" w:rsidRDefault="00850309" w:rsidP="00DD0601">
            <w:pPr>
              <w:cnfStyle w:val="000000100000"/>
              <w:rPr>
                <w:ins w:id="298" w:author="Janick Bernet" w:date="2009-03-09T12:08:00Z"/>
                <w:rFonts w:eastAsia="Times New Roman"/>
                <w:lang w:eastAsia="de-CH"/>
              </w:rPr>
            </w:pPr>
            <w:ins w:id="299" w:author="Janick Bernet" w:date="2009-03-09T12:08:00Z">
              <w:r>
                <w:rPr>
                  <w:rFonts w:eastAsia="Times New Roman"/>
                  <w:lang w:eastAsia="de-CH"/>
                </w:rPr>
                <w:t>Power-Ups</w:t>
              </w:r>
            </w:ins>
          </w:p>
        </w:tc>
        <w:tc>
          <w:tcPr>
            <w:tcW w:w="0" w:type="auto"/>
          </w:tcPr>
          <w:p w:rsidR="00850309" w:rsidRDefault="004D50B9" w:rsidP="00DD0601">
            <w:pPr>
              <w:cnfStyle w:val="000000100000"/>
              <w:rPr>
                <w:ins w:id="300" w:author="Janick Bernet" w:date="2009-03-09T12:08:00Z"/>
                <w:rFonts w:eastAsia="Times New Roman"/>
                <w:lang w:eastAsia="de-CH"/>
              </w:rPr>
            </w:pPr>
            <w:ins w:id="301" w:author="Janick Bernet" w:date="2009-03-09T12:13:00Z">
              <w:r>
                <w:rPr>
                  <w:rFonts w:eastAsia="Times New Roman"/>
                  <w:lang w:eastAsia="de-CH"/>
                </w:rPr>
                <w:t>c</w:t>
              </w:r>
            </w:ins>
            <w:ins w:id="302" w:author="Janick Bernet" w:date="2009-03-09T12:09:00Z">
              <w:r w:rsidR="00F36525">
                <w:rPr>
                  <w:rFonts w:eastAsia="Times New Roman"/>
                  <w:lang w:eastAsia="de-CH"/>
                </w:rPr>
                <w:t>ob</w:t>
              </w:r>
            </w:ins>
          </w:p>
        </w:tc>
        <w:tc>
          <w:tcPr>
            <w:tcW w:w="0" w:type="auto"/>
          </w:tcPr>
          <w:p w:rsidR="00850309" w:rsidRPr="002D0A71" w:rsidRDefault="00F36525" w:rsidP="00DD0601">
            <w:pPr>
              <w:cnfStyle w:val="000000100000"/>
              <w:rPr>
                <w:ins w:id="303" w:author="Janick Bernet" w:date="2009-03-09T12:08:00Z"/>
                <w:rFonts w:eastAsia="Times New Roman"/>
                <w:lang w:eastAsia="de-CH"/>
              </w:rPr>
            </w:pPr>
            <w:ins w:id="304" w:author="Janick Bernet" w:date="2009-03-09T12:09:00Z">
              <w:r>
                <w:rPr>
                  <w:rFonts w:eastAsia="Times New Roman"/>
                  <w:lang w:eastAsia="de-CH"/>
                </w:rPr>
                <w:t>2h</w:t>
              </w:r>
            </w:ins>
          </w:p>
        </w:tc>
      </w:tr>
      <w:tr w:rsidR="00850309" w:rsidRPr="002D0A71" w:rsidTr="00DD0601">
        <w:trPr>
          <w:cnfStyle w:val="000000010000"/>
          <w:ins w:id="305" w:author="Janick Bernet" w:date="2009-03-09T12:08:00Z"/>
        </w:trPr>
        <w:tc>
          <w:tcPr>
            <w:cnfStyle w:val="001000000000"/>
            <w:tcW w:w="0" w:type="auto"/>
          </w:tcPr>
          <w:p w:rsidR="00850309" w:rsidRDefault="00850309" w:rsidP="00DD0601">
            <w:pPr>
              <w:rPr>
                <w:ins w:id="306" w:author="Janick Bernet" w:date="2009-03-09T12:08:00Z"/>
                <w:rFonts w:eastAsia="Times New Roman"/>
                <w:lang w:eastAsia="de-CH"/>
              </w:rPr>
            </w:pPr>
            <w:ins w:id="307" w:author="Janick Bernet" w:date="2009-03-09T12:08:00Z">
              <w:r>
                <w:rPr>
                  <w:rFonts w:eastAsia="Times New Roman"/>
                  <w:lang w:eastAsia="de-CH"/>
                </w:rPr>
                <w:t>ReqP20</w:t>
              </w:r>
            </w:ins>
          </w:p>
        </w:tc>
        <w:tc>
          <w:tcPr>
            <w:tcW w:w="0" w:type="auto"/>
          </w:tcPr>
          <w:p w:rsidR="00850309" w:rsidRDefault="00850309" w:rsidP="00DD0601">
            <w:pPr>
              <w:cnfStyle w:val="000000010000"/>
              <w:rPr>
                <w:ins w:id="308" w:author="Janick Bernet" w:date="2009-03-09T12:08:00Z"/>
                <w:rFonts w:eastAsia="Times New Roman"/>
                <w:lang w:eastAsia="de-CH"/>
              </w:rPr>
            </w:pPr>
            <w:ins w:id="309" w:author="Janick Bernet" w:date="2009-03-09T12:08:00Z">
              <w:r>
                <w:rPr>
                  <w:rFonts w:eastAsia="Times New Roman"/>
                  <w:lang w:eastAsia="de-CH"/>
                </w:rPr>
                <w:t>Collecting Power-Ups</w:t>
              </w:r>
            </w:ins>
          </w:p>
        </w:tc>
        <w:tc>
          <w:tcPr>
            <w:tcW w:w="0" w:type="auto"/>
          </w:tcPr>
          <w:p w:rsidR="00850309" w:rsidRDefault="004D50B9" w:rsidP="00DD0601">
            <w:pPr>
              <w:cnfStyle w:val="000000010000"/>
              <w:rPr>
                <w:ins w:id="310" w:author="Janick Bernet" w:date="2009-03-09T12:08:00Z"/>
                <w:rFonts w:eastAsia="Times New Roman"/>
                <w:lang w:eastAsia="de-CH"/>
              </w:rPr>
            </w:pPr>
            <w:ins w:id="311" w:author="Janick Bernet" w:date="2009-03-09T12:13:00Z">
              <w:r>
                <w:rPr>
                  <w:rFonts w:eastAsia="Times New Roman"/>
                  <w:lang w:eastAsia="de-CH"/>
                </w:rPr>
                <w:t>c</w:t>
              </w:r>
            </w:ins>
            <w:ins w:id="312" w:author="Janick Bernet" w:date="2009-03-09T12:09:00Z">
              <w:r w:rsidR="00F36525">
                <w:rPr>
                  <w:rFonts w:eastAsia="Times New Roman"/>
                  <w:lang w:eastAsia="de-CH"/>
                </w:rPr>
                <w:t>ob</w:t>
              </w:r>
            </w:ins>
          </w:p>
        </w:tc>
        <w:tc>
          <w:tcPr>
            <w:tcW w:w="0" w:type="auto"/>
          </w:tcPr>
          <w:p w:rsidR="00850309" w:rsidRPr="002D0A71" w:rsidRDefault="00F36525" w:rsidP="00DD0601">
            <w:pPr>
              <w:cnfStyle w:val="000000010000"/>
              <w:rPr>
                <w:ins w:id="313" w:author="Janick Bernet" w:date="2009-03-09T12:08:00Z"/>
                <w:rFonts w:eastAsia="Times New Roman"/>
                <w:lang w:eastAsia="de-CH"/>
              </w:rPr>
            </w:pPr>
            <w:ins w:id="314" w:author="Janick Bernet" w:date="2009-03-09T12:09:00Z">
              <w:r>
                <w:rPr>
                  <w:rFonts w:eastAsia="Times New Roman"/>
                  <w:lang w:eastAsia="de-CH"/>
                </w:rPr>
                <w:t>1h</w:t>
              </w:r>
            </w:ins>
          </w:p>
        </w:tc>
      </w:tr>
    </w:tbl>
    <w:p w:rsidR="00F7397F" w:rsidRPr="00F7397F" w:rsidRDefault="00F7397F"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629"/>
        <w:gridCol w:w="3479"/>
        <w:gridCol w:w="1624"/>
        <w:gridCol w:w="2556"/>
        <w:tblGridChange w:id="315">
          <w:tblGrid>
            <w:gridCol w:w="1629"/>
            <w:gridCol w:w="3479"/>
            <w:gridCol w:w="1"/>
            <w:gridCol w:w="1623"/>
            <w:gridCol w:w="1"/>
            <w:gridCol w:w="2555"/>
          </w:tblGrid>
        </w:tblGridChange>
      </w:tblGrid>
      <w:tr w:rsidR="002D0A71" w:rsidRPr="002D0A71" w:rsidTr="00F7397F">
        <w:trPr>
          <w:cnfStyle w:val="100000000000"/>
        </w:trPr>
        <w:tc>
          <w:tcPr>
            <w:cnfStyle w:val="001000000000"/>
            <w:tcW w:w="0" w:type="auto"/>
            <w:hideMark/>
          </w:tcPr>
          <w:p w:rsidR="002D0A71" w:rsidRPr="002D0A71" w:rsidRDefault="002E3D72" w:rsidP="00B678E7">
            <w:pPr>
              <w:rPr>
                <w:rFonts w:eastAsia="Times New Roman"/>
                <w:lang w:eastAsia="de-CH"/>
              </w:rPr>
            </w:pPr>
            <w:r>
              <w:rPr>
                <w:rFonts w:eastAsia="Times New Roman"/>
                <w:lang w:eastAsia="de-CH"/>
              </w:rPr>
              <w:lastRenderedPageBreak/>
              <w:t>ID</w:t>
            </w:r>
          </w:p>
        </w:tc>
        <w:tc>
          <w:tcPr>
            <w:tcW w:w="0" w:type="auto"/>
            <w:hideMark/>
          </w:tcPr>
          <w:p w:rsidR="002D0A71" w:rsidRPr="002D0A71" w:rsidRDefault="002D0A71" w:rsidP="00D628EA">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2D0A71" w:rsidRPr="002D0A71" w:rsidRDefault="00E31637" w:rsidP="00B678E7">
            <w:pPr>
              <w:cnfStyle w:val="100000000000"/>
              <w:rPr>
                <w:rFonts w:eastAsia="Times New Roman"/>
                <w:lang w:eastAsia="de-CH"/>
              </w:rPr>
            </w:pPr>
            <w:r>
              <w:rPr>
                <w:rFonts w:eastAsia="Times New Roman"/>
                <w:lang w:eastAsia="de-CH"/>
              </w:rPr>
              <w:t>Assignee</w:t>
            </w:r>
          </w:p>
        </w:tc>
        <w:tc>
          <w:tcPr>
            <w:tcW w:w="0" w:type="auto"/>
            <w:hideMark/>
          </w:tcPr>
          <w:p w:rsidR="002D0A71" w:rsidRPr="002D0A71" w:rsidRDefault="002D0A71" w:rsidP="00B678E7">
            <w:pPr>
              <w:cnfStyle w:val="100000000000"/>
              <w:rPr>
                <w:rFonts w:eastAsia="Times New Roman"/>
                <w:lang w:eastAsia="de-CH"/>
              </w:rPr>
            </w:pPr>
            <w:r w:rsidRPr="002D0A71">
              <w:rPr>
                <w:rFonts w:eastAsia="Times New Roman"/>
                <w:lang w:eastAsia="de-CH"/>
              </w:rPr>
              <w:t xml:space="preserve">Work Estimate </w:t>
            </w:r>
          </w:p>
        </w:tc>
      </w:tr>
      <w:tr w:rsidR="007D1829" w:rsidRPr="002D0A71" w:rsidTr="007D1829">
        <w:tblPrEx>
          <w:tblW w:w="5000" w:type="pct"/>
          <w:tblPrExChange w:id="316" w:author="Janick Bernet" w:date="2009-03-09T12:10:00Z">
            <w:tblPrEx>
              <w:tblW w:w="5000" w:type="pct"/>
            </w:tblPrEx>
          </w:tblPrExChange>
        </w:tblPrEx>
        <w:trPr>
          <w:cnfStyle w:val="000000100000"/>
        </w:trPr>
        <w:tc>
          <w:tcPr>
            <w:cnfStyle w:val="001000000000"/>
            <w:tcW w:w="877" w:type="pct"/>
            <w:hideMark/>
            <w:tcPrChange w:id="317" w:author="Janick Bernet" w:date="2009-03-09T12:10:00Z">
              <w:tcPr>
                <w:tcW w:w="518" w:type="pct"/>
                <w:hideMark/>
              </w:tcPr>
            </w:tcPrChange>
          </w:tcPr>
          <w:p w:rsidR="007D1829" w:rsidRPr="002D0A71" w:rsidRDefault="007D1829" w:rsidP="00B678E7">
            <w:pPr>
              <w:cnfStyle w:val="001000100000"/>
              <w:rPr>
                <w:rFonts w:eastAsia="Times New Roman"/>
                <w:lang w:eastAsia="de-CH"/>
              </w:rPr>
            </w:pPr>
            <w:ins w:id="318" w:author="Janick Bernet" w:date="2009-03-09T12:10:00Z">
              <w:r w:rsidRPr="002D0A71">
                <w:rPr>
                  <w:rFonts w:eastAsia="Times New Roman"/>
                  <w:lang w:eastAsia="de-CH"/>
                </w:rPr>
                <w:t xml:space="preserve">ReqI05 </w:t>
              </w:r>
            </w:ins>
            <w:del w:id="319" w:author="Janick Bernet" w:date="2009-03-09T12:10:00Z">
              <w:r w:rsidDel="008E39B5">
                <w:rPr>
                  <w:rFonts w:eastAsia="Times New Roman"/>
                  <w:lang w:eastAsia="de-CH"/>
                </w:rPr>
                <w:delText>ReqG</w:delText>
              </w:r>
              <w:r w:rsidRPr="002D0A71" w:rsidDel="008E39B5">
                <w:rPr>
                  <w:rFonts w:eastAsia="Times New Roman"/>
                  <w:lang w:eastAsia="de-CH"/>
                </w:rPr>
                <w:delText xml:space="preserve">01 </w:delText>
              </w:r>
            </w:del>
          </w:p>
        </w:tc>
        <w:tc>
          <w:tcPr>
            <w:tcW w:w="1873" w:type="pct"/>
            <w:hideMark/>
            <w:tcPrChange w:id="320" w:author="Janick Bernet" w:date="2009-03-09T12:10:00Z">
              <w:tcPr>
                <w:tcW w:w="1993" w:type="pct"/>
                <w:gridSpan w:val="2"/>
                <w:hideMark/>
              </w:tcPr>
            </w:tcPrChange>
          </w:tcPr>
          <w:p w:rsidR="007D1829" w:rsidRPr="002D0A71" w:rsidRDefault="007D1829" w:rsidP="00B678E7">
            <w:pPr>
              <w:cnfStyle w:val="000000100000"/>
              <w:rPr>
                <w:rFonts w:eastAsia="Times New Roman"/>
                <w:lang w:eastAsia="de-CH"/>
              </w:rPr>
            </w:pPr>
            <w:ins w:id="321" w:author="Janick Bernet" w:date="2009-03-09T12:10:00Z">
              <w:r w:rsidRPr="002D0A71">
                <w:rPr>
                  <w:rFonts w:eastAsia="Times New Roman"/>
                  <w:lang w:eastAsia="de-CH"/>
                </w:rPr>
                <w:t xml:space="preserve">Crashing Islands </w:t>
              </w:r>
            </w:ins>
            <w:del w:id="322" w:author="Janick Bernet" w:date="2009-03-09T12:10:00Z">
              <w:r w:rsidRPr="002D0A71" w:rsidDel="008E39B5">
                <w:rPr>
                  <w:rFonts w:eastAsia="Times New Roman"/>
                  <w:lang w:eastAsia="de-CH"/>
                </w:rPr>
                <w:delText xml:space="preserve">Basic Camera </w:delText>
              </w:r>
            </w:del>
          </w:p>
        </w:tc>
        <w:tc>
          <w:tcPr>
            <w:tcW w:w="874" w:type="pct"/>
            <w:hideMark/>
            <w:tcPrChange w:id="323" w:author="Janick Bernet" w:date="2009-03-09T12:10:00Z">
              <w:tcPr>
                <w:tcW w:w="994" w:type="pct"/>
                <w:gridSpan w:val="2"/>
                <w:hideMark/>
              </w:tcPr>
            </w:tcPrChange>
          </w:tcPr>
          <w:p w:rsidR="007D1829" w:rsidRPr="002D0A71" w:rsidRDefault="007D1829" w:rsidP="00B678E7">
            <w:pPr>
              <w:cnfStyle w:val="000000100000"/>
              <w:rPr>
                <w:rFonts w:eastAsia="Times New Roman"/>
                <w:lang w:eastAsia="de-CH"/>
              </w:rPr>
            </w:pPr>
            <w:r w:rsidRPr="002D0A71">
              <w:rPr>
                <w:rFonts w:eastAsia="Times New Roman"/>
                <w:lang w:eastAsia="de-CH"/>
              </w:rPr>
              <w:t xml:space="preserve">cob </w:t>
            </w:r>
          </w:p>
        </w:tc>
        <w:tc>
          <w:tcPr>
            <w:tcW w:w="0" w:type="auto"/>
            <w:hideMark/>
            <w:tcPrChange w:id="324" w:author="Janick Bernet" w:date="2009-03-09T12:10:00Z">
              <w:tcPr>
                <w:tcW w:w="0" w:type="auto"/>
                <w:hideMark/>
              </w:tcPr>
            </w:tcPrChange>
          </w:tcPr>
          <w:p w:rsidR="007D1829" w:rsidRPr="002D0A71" w:rsidRDefault="007D1829" w:rsidP="00B678E7">
            <w:pPr>
              <w:cnfStyle w:val="000000100000"/>
              <w:rPr>
                <w:rFonts w:eastAsia="Times New Roman"/>
                <w:lang w:eastAsia="de-CH"/>
              </w:rPr>
            </w:pPr>
            <w:del w:id="325" w:author="Janick Bernet" w:date="2009-03-09T12:10:00Z">
              <w:r w:rsidRPr="002D0A71" w:rsidDel="007D1829">
                <w:rPr>
                  <w:rFonts w:eastAsia="Times New Roman"/>
                  <w:lang w:eastAsia="de-CH"/>
                </w:rPr>
                <w:delText xml:space="preserve">2h </w:delText>
              </w:r>
            </w:del>
            <w:proofErr w:type="spellStart"/>
            <w:ins w:id="326" w:author="Janick Bernet" w:date="2009-03-09T12:10:00Z">
              <w:r>
                <w:rPr>
                  <w:rFonts w:eastAsia="Times New Roman"/>
                  <w:lang w:eastAsia="de-CH"/>
                </w:rPr>
                <w:t>tbd</w:t>
              </w:r>
              <w:proofErr w:type="spellEnd"/>
              <w:r w:rsidRPr="002D0A71">
                <w:rPr>
                  <w:rFonts w:eastAsia="Times New Roman"/>
                  <w:lang w:eastAsia="de-CH"/>
                </w:rPr>
                <w:t xml:space="preserve"> </w:t>
              </w:r>
            </w:ins>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27" w:author="Janick Bernet" w:date="2009-03-09T12:10:00Z">
              <w:r w:rsidRPr="002D0A71">
                <w:rPr>
                  <w:rFonts w:eastAsia="Times New Roman"/>
                  <w:lang w:eastAsia="de-CH"/>
                </w:rPr>
                <w:t xml:space="preserve">ReqI06 </w:t>
              </w:r>
            </w:ins>
            <w:del w:id="328" w:author="Janick Bernet" w:date="2009-03-09T12:10:00Z">
              <w:r w:rsidDel="008E39B5">
                <w:rPr>
                  <w:rFonts w:eastAsia="Times New Roman"/>
                  <w:lang w:eastAsia="de-CH"/>
                </w:rPr>
                <w:delText>ReqG</w:delText>
              </w:r>
              <w:r w:rsidRPr="002D0A71" w:rsidDel="008E39B5">
                <w:rPr>
                  <w:rFonts w:eastAsia="Times New Roman"/>
                  <w:lang w:eastAsia="de-CH"/>
                </w:rPr>
                <w:delText xml:space="preserve">03 </w:delText>
              </w:r>
            </w:del>
          </w:p>
        </w:tc>
        <w:tc>
          <w:tcPr>
            <w:tcW w:w="0" w:type="auto"/>
            <w:hideMark/>
          </w:tcPr>
          <w:p w:rsidR="007D1829" w:rsidRPr="002D0A71" w:rsidRDefault="007D1829" w:rsidP="00B678E7">
            <w:pPr>
              <w:cnfStyle w:val="000000010000"/>
              <w:rPr>
                <w:rFonts w:eastAsia="Times New Roman"/>
                <w:lang w:eastAsia="de-CH"/>
              </w:rPr>
            </w:pPr>
            <w:ins w:id="329" w:author="Janick Bernet" w:date="2009-03-09T12:10:00Z">
              <w:r w:rsidRPr="002D0A71">
                <w:rPr>
                  <w:rFonts w:eastAsia="Times New Roman"/>
                  <w:lang w:eastAsia="de-CH"/>
                </w:rPr>
                <w:t xml:space="preserve">Islands and Pillars </w:t>
              </w:r>
            </w:ins>
            <w:del w:id="330" w:author="Janick Bernet" w:date="2009-03-09T12:10:00Z">
              <w:r w:rsidRPr="002D0A71" w:rsidDel="008E39B5">
                <w:rPr>
                  <w:rFonts w:eastAsia="Times New Roman"/>
                  <w:lang w:eastAsia="de-CH"/>
                </w:rPr>
                <w:delText xml:space="preserve">Basic Software Framework </w:delText>
              </w:r>
            </w:del>
          </w:p>
        </w:tc>
        <w:tc>
          <w:tcPr>
            <w:tcW w:w="0" w:type="auto"/>
            <w:hideMark/>
          </w:tcPr>
          <w:p w:rsidR="007D1829" w:rsidRPr="002D0A71" w:rsidRDefault="007D1829" w:rsidP="00B678E7">
            <w:pPr>
              <w:cnfStyle w:val="000000010000"/>
              <w:rPr>
                <w:rFonts w:eastAsia="Times New Roman"/>
                <w:lang w:eastAsia="de-CH"/>
              </w:rPr>
            </w:pPr>
            <w:r w:rsidRPr="002D0A71">
              <w:rPr>
                <w:rFonts w:eastAsia="Times New Roman"/>
                <w:lang w:eastAsia="de-CH"/>
              </w:rPr>
              <w:t xml:space="preserve">cob </w:t>
            </w:r>
          </w:p>
        </w:tc>
        <w:tc>
          <w:tcPr>
            <w:tcW w:w="0" w:type="auto"/>
            <w:hideMark/>
          </w:tcPr>
          <w:p w:rsidR="007D1829" w:rsidRPr="002D0A71" w:rsidRDefault="007D1829" w:rsidP="007D1829">
            <w:pPr>
              <w:cnfStyle w:val="000000010000"/>
              <w:rPr>
                <w:rFonts w:eastAsia="Times New Roman"/>
                <w:lang w:eastAsia="de-CH"/>
              </w:rPr>
            </w:pPr>
            <w:del w:id="331" w:author="Janick Bernet" w:date="2009-03-09T12:10:00Z">
              <w:r w:rsidRPr="002D0A71" w:rsidDel="007D1829">
                <w:rPr>
                  <w:rFonts w:eastAsia="Times New Roman"/>
                  <w:lang w:eastAsia="de-CH"/>
                </w:rPr>
                <w:delText>8h</w:delText>
              </w:r>
            </w:del>
            <w:proofErr w:type="spellStart"/>
            <w:ins w:id="332" w:author="Janick Bernet" w:date="2009-03-09T12:11:00Z">
              <w:r>
                <w:rPr>
                  <w:rFonts w:eastAsia="Times New Roman"/>
                  <w:lang w:eastAsia="de-CH"/>
                </w:rPr>
                <w:t>tbd</w:t>
              </w:r>
            </w:ins>
            <w:proofErr w:type="spellEnd"/>
            <w:r w:rsidRPr="002D0A71">
              <w:rPr>
                <w:rFonts w:eastAsia="Times New Roman"/>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33" w:author="Janick Bernet" w:date="2009-03-09T12:10:00Z">
              <w:r w:rsidRPr="002D0A71">
                <w:rPr>
                  <w:rFonts w:eastAsia="Times New Roman"/>
                  <w:lang w:eastAsia="de-CH"/>
                </w:rPr>
                <w:t xml:space="preserve">ReqP09 </w:t>
              </w:r>
            </w:ins>
            <w:del w:id="334" w:author="Janick Bernet" w:date="2009-03-09T12:10:00Z">
              <w:r w:rsidRPr="002D0A71" w:rsidDel="008E39B5">
                <w:rPr>
                  <w:rFonts w:eastAsia="Times New Roman"/>
                  <w:lang w:eastAsia="de-CH"/>
                </w:rPr>
                <w:delText xml:space="preserve">ReqL01 </w:delText>
              </w:r>
            </w:del>
          </w:p>
        </w:tc>
        <w:tc>
          <w:tcPr>
            <w:tcW w:w="0" w:type="auto"/>
            <w:hideMark/>
          </w:tcPr>
          <w:p w:rsidR="007D1829" w:rsidRPr="002D0A71" w:rsidRDefault="007D1829" w:rsidP="00B678E7">
            <w:pPr>
              <w:cnfStyle w:val="000000100000"/>
              <w:rPr>
                <w:rFonts w:eastAsia="Times New Roman"/>
                <w:lang w:eastAsia="de-CH"/>
              </w:rPr>
            </w:pPr>
            <w:ins w:id="335" w:author="Janick Bernet" w:date="2009-03-09T12:10:00Z">
              <w:r w:rsidRPr="002D0A71">
                <w:rPr>
                  <w:rFonts w:eastAsia="Times New Roman"/>
                  <w:lang w:eastAsia="de-CH"/>
                </w:rPr>
                <w:t xml:space="preserve">Direct Combat 2 </w:t>
              </w:r>
            </w:ins>
            <w:del w:id="336" w:author="Janick Bernet" w:date="2009-03-09T12:10:00Z">
              <w:r w:rsidRPr="002D0A71" w:rsidDel="008E39B5">
                <w:rPr>
                  <w:rFonts w:eastAsia="Times New Roman"/>
                  <w:lang w:eastAsia="de-CH"/>
                </w:rPr>
                <w:delText xml:space="preserve">Lava Ground </w:delText>
              </w:r>
            </w:del>
          </w:p>
        </w:tc>
        <w:tc>
          <w:tcPr>
            <w:tcW w:w="0" w:type="auto"/>
            <w:hideMark/>
          </w:tcPr>
          <w:p w:rsidR="007D1829" w:rsidRPr="002D0A71" w:rsidRDefault="007D1829" w:rsidP="00B678E7">
            <w:pPr>
              <w:cnfStyle w:val="00000010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7D1829" w:rsidRPr="002D0A71" w:rsidRDefault="007D1829" w:rsidP="00B678E7">
            <w:pPr>
              <w:cnfStyle w:val="000000100000"/>
              <w:rPr>
                <w:rFonts w:eastAsia="Times New Roman"/>
                <w:lang w:eastAsia="de-CH"/>
              </w:rPr>
            </w:pPr>
            <w:proofErr w:type="spellStart"/>
            <w:ins w:id="337" w:author="Janick Bernet" w:date="2009-03-09T12:11:00Z">
              <w:r>
                <w:rPr>
                  <w:rFonts w:eastAsia="Times New Roman"/>
                  <w:lang w:eastAsia="de-CH"/>
                </w:rPr>
                <w:t>tbd</w:t>
              </w:r>
            </w:ins>
            <w:proofErr w:type="spellEnd"/>
            <w:del w:id="338" w:author="Janick Bernet" w:date="2009-03-09T12:11:00Z">
              <w:r w:rsidRPr="002D0A71" w:rsidDel="007D1829">
                <w:rPr>
                  <w:rFonts w:eastAsia="Times New Roman"/>
                  <w:lang w:eastAsia="de-CH"/>
                </w:rPr>
                <w:delText xml:space="preserve">3h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39" w:author="Janick Bernet" w:date="2009-03-09T12:10:00Z">
              <w:r w:rsidRPr="002D0A71">
                <w:rPr>
                  <w:rFonts w:eastAsia="Times New Roman"/>
                  <w:lang w:eastAsia="de-CH"/>
                </w:rPr>
                <w:t xml:space="preserve">ReqI07 </w:t>
              </w:r>
            </w:ins>
            <w:del w:id="340" w:author="Janick Bernet" w:date="2009-03-09T12:10:00Z">
              <w:r w:rsidRPr="002D0A71" w:rsidDel="008E39B5">
                <w:rPr>
                  <w:rFonts w:eastAsia="Times New Roman"/>
                  <w:lang w:eastAsia="de-CH"/>
                </w:rPr>
                <w:delText xml:space="preserve">ReqL02 </w:delText>
              </w:r>
            </w:del>
          </w:p>
        </w:tc>
        <w:tc>
          <w:tcPr>
            <w:tcW w:w="0" w:type="auto"/>
            <w:hideMark/>
          </w:tcPr>
          <w:p w:rsidR="007D1829" w:rsidRPr="002D0A71" w:rsidRDefault="007D1829" w:rsidP="00B678E7">
            <w:pPr>
              <w:cnfStyle w:val="000000010000"/>
              <w:rPr>
                <w:rFonts w:eastAsia="Times New Roman"/>
                <w:lang w:eastAsia="de-CH"/>
              </w:rPr>
            </w:pPr>
            <w:ins w:id="341" w:author="Janick Bernet" w:date="2009-03-09T12:10:00Z">
              <w:r w:rsidRPr="002D0A71">
                <w:rPr>
                  <w:rFonts w:eastAsia="Times New Roman"/>
                  <w:lang w:eastAsia="de-CH"/>
                </w:rPr>
                <w:t xml:space="preserve">Sinking Islands </w:t>
              </w:r>
            </w:ins>
            <w:del w:id="342" w:author="Janick Bernet" w:date="2009-03-09T12:10:00Z">
              <w:r w:rsidRPr="002D0A71" w:rsidDel="008E39B5">
                <w:rPr>
                  <w:rFonts w:eastAsia="Times New Roman"/>
                  <w:lang w:eastAsia="de-CH"/>
                </w:rPr>
                <w:delText xml:space="preserve">Basic Lava Effect </w:delText>
              </w:r>
            </w:del>
          </w:p>
        </w:tc>
        <w:tc>
          <w:tcPr>
            <w:tcW w:w="0" w:type="auto"/>
            <w:hideMark/>
          </w:tcPr>
          <w:p w:rsidR="007D1829" w:rsidRPr="002D0A71" w:rsidRDefault="007D1829" w:rsidP="00B678E7">
            <w:pPr>
              <w:cnfStyle w:val="000000010000"/>
              <w:rPr>
                <w:rFonts w:eastAsia="Times New Roman"/>
                <w:lang w:eastAsia="de-CH"/>
              </w:rPr>
            </w:pPr>
            <w:del w:id="343" w:author="Janick Bernet" w:date="2009-03-09T12:11:00Z">
              <w:r w:rsidRPr="002D0A71" w:rsidDel="007D1829">
                <w:rPr>
                  <w:rFonts w:eastAsia="Times New Roman"/>
                  <w:lang w:eastAsia="de-CH"/>
                </w:rPr>
                <w:delText xml:space="preserve">cob </w:delText>
              </w:r>
            </w:del>
            <w:proofErr w:type="spellStart"/>
            <w:ins w:id="344" w:author="Janick Bernet" w:date="2009-03-09T12:11:00Z">
              <w:r>
                <w:rPr>
                  <w:rFonts w:eastAsia="Times New Roman"/>
                  <w:lang w:eastAsia="de-CH"/>
                </w:rPr>
                <w:t>dpk</w:t>
              </w:r>
              <w:proofErr w:type="spellEnd"/>
              <w:r w:rsidRPr="002D0A71">
                <w:rPr>
                  <w:rFonts w:eastAsia="Times New Roman"/>
                  <w:lang w:eastAsia="de-CH"/>
                </w:rPr>
                <w:t xml:space="preserve"> </w:t>
              </w:r>
            </w:ins>
          </w:p>
        </w:tc>
        <w:tc>
          <w:tcPr>
            <w:tcW w:w="0" w:type="auto"/>
            <w:hideMark/>
          </w:tcPr>
          <w:p w:rsidR="007D1829" w:rsidRPr="002D0A71" w:rsidRDefault="007D1829" w:rsidP="00B678E7">
            <w:pPr>
              <w:cnfStyle w:val="000000010000"/>
              <w:rPr>
                <w:rFonts w:eastAsia="Times New Roman"/>
                <w:lang w:eastAsia="de-CH"/>
              </w:rPr>
            </w:pPr>
            <w:proofErr w:type="spellStart"/>
            <w:ins w:id="345" w:author="Janick Bernet" w:date="2009-03-09T12:11:00Z">
              <w:r>
                <w:rPr>
                  <w:rFonts w:eastAsia="Times New Roman"/>
                  <w:lang w:eastAsia="de-CH"/>
                </w:rPr>
                <w:t>tbd</w:t>
              </w:r>
              <w:proofErr w:type="spellEnd"/>
              <w:r w:rsidRPr="002D0A71">
                <w:rPr>
                  <w:rFonts w:eastAsia="Times New Roman"/>
                  <w:lang w:eastAsia="de-CH"/>
                </w:rPr>
                <w:t xml:space="preserve"> </w:t>
              </w:r>
            </w:ins>
            <w:del w:id="346" w:author="Janick Bernet" w:date="2009-03-09T12:11:00Z">
              <w:r w:rsidRPr="002D0A71" w:rsidDel="00EB56E2">
                <w:rPr>
                  <w:rFonts w:eastAsia="Times New Roman"/>
                  <w:lang w:eastAsia="de-CH"/>
                </w:rPr>
                <w:delText xml:space="preserve">2h </w:delText>
              </w:r>
            </w:del>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47" w:author="Janick Bernet" w:date="2009-03-09T12:10:00Z">
              <w:r w:rsidRPr="002D0A71">
                <w:rPr>
                  <w:rFonts w:eastAsia="Times New Roman"/>
                  <w:lang w:eastAsia="de-CH"/>
                </w:rPr>
                <w:t xml:space="preserve">ReqI08 </w:t>
              </w:r>
            </w:ins>
            <w:del w:id="348" w:author="Janick Bernet" w:date="2009-03-09T12:10:00Z">
              <w:r w:rsidRPr="002D0A71" w:rsidDel="008E39B5">
                <w:rPr>
                  <w:rFonts w:eastAsia="Times New Roman"/>
                  <w:lang w:eastAsia="de-CH"/>
                </w:rPr>
                <w:delText xml:space="preserve">ReqL04 </w:delText>
              </w:r>
            </w:del>
          </w:p>
        </w:tc>
        <w:tc>
          <w:tcPr>
            <w:tcW w:w="0" w:type="auto"/>
            <w:hideMark/>
          </w:tcPr>
          <w:p w:rsidR="007D1829" w:rsidRPr="002D0A71" w:rsidRDefault="007D1829" w:rsidP="00B678E7">
            <w:pPr>
              <w:cnfStyle w:val="000000100000"/>
              <w:rPr>
                <w:rFonts w:eastAsia="Times New Roman"/>
                <w:lang w:eastAsia="de-CH"/>
              </w:rPr>
            </w:pPr>
            <w:ins w:id="349" w:author="Janick Bernet" w:date="2009-03-09T12:10:00Z">
              <w:r w:rsidRPr="002D0A71">
                <w:rPr>
                  <w:rFonts w:eastAsia="Times New Roman"/>
                  <w:lang w:eastAsia="de-CH"/>
                </w:rPr>
                <w:t xml:space="preserve">Rising Islands </w:t>
              </w:r>
            </w:ins>
            <w:del w:id="350" w:author="Janick Bernet" w:date="2009-03-09T12:10:00Z">
              <w:r w:rsidRPr="002D0A71" w:rsidDel="008E39B5">
                <w:rPr>
                  <w:rFonts w:eastAsia="Times New Roman"/>
                  <w:lang w:eastAsia="de-CH"/>
                </w:rPr>
                <w:delText xml:space="preserve">Deadly Lava </w:delText>
              </w:r>
            </w:del>
          </w:p>
        </w:tc>
        <w:tc>
          <w:tcPr>
            <w:tcW w:w="0" w:type="auto"/>
            <w:hideMark/>
          </w:tcPr>
          <w:p w:rsidR="007D1829" w:rsidRPr="002D0A71" w:rsidRDefault="007D1829" w:rsidP="00B678E7">
            <w:pPr>
              <w:cnfStyle w:val="000000100000"/>
              <w:rPr>
                <w:rFonts w:eastAsia="Times New Roman"/>
                <w:lang w:eastAsia="de-CH"/>
              </w:rPr>
            </w:pPr>
            <w:del w:id="351" w:author="Janick Bernet" w:date="2009-03-09T12:11:00Z">
              <w:r w:rsidDel="007D1829">
                <w:rPr>
                  <w:rFonts w:eastAsia="Times New Roman"/>
                  <w:lang w:eastAsia="de-CH"/>
                </w:rPr>
                <w:delText>jab</w:delText>
              </w:r>
              <w:r w:rsidRPr="002D0A71" w:rsidDel="007D1829">
                <w:rPr>
                  <w:rFonts w:eastAsia="Times New Roman"/>
                  <w:lang w:eastAsia="de-CH"/>
                </w:rPr>
                <w:delText xml:space="preserve"> </w:delText>
              </w:r>
            </w:del>
            <w:proofErr w:type="spellStart"/>
            <w:ins w:id="352" w:author="Janick Bernet" w:date="2009-03-09T12:11:00Z">
              <w:r>
                <w:rPr>
                  <w:rFonts w:eastAsia="Times New Roman"/>
                  <w:lang w:eastAsia="de-CH"/>
                </w:rPr>
                <w:t>dpk</w:t>
              </w:r>
            </w:ins>
            <w:proofErr w:type="spellEnd"/>
          </w:p>
        </w:tc>
        <w:tc>
          <w:tcPr>
            <w:tcW w:w="0" w:type="auto"/>
            <w:hideMark/>
          </w:tcPr>
          <w:p w:rsidR="007D1829" w:rsidRPr="002D0A71" w:rsidRDefault="007D1829" w:rsidP="00B678E7">
            <w:pPr>
              <w:cnfStyle w:val="000000100000"/>
              <w:rPr>
                <w:rFonts w:eastAsia="Times New Roman"/>
                <w:lang w:eastAsia="de-CH"/>
              </w:rPr>
            </w:pPr>
            <w:proofErr w:type="spellStart"/>
            <w:ins w:id="353" w:author="Janick Bernet" w:date="2009-03-09T12:11:00Z">
              <w:r>
                <w:rPr>
                  <w:rFonts w:eastAsia="Times New Roman"/>
                  <w:lang w:eastAsia="de-CH"/>
                </w:rPr>
                <w:t>tbd</w:t>
              </w:r>
              <w:proofErr w:type="spellEnd"/>
              <w:r w:rsidRPr="002D0A71">
                <w:rPr>
                  <w:rFonts w:eastAsia="Times New Roman"/>
                  <w:lang w:eastAsia="de-CH"/>
                </w:rPr>
                <w:t xml:space="preserve"> </w:t>
              </w:r>
            </w:ins>
            <w:del w:id="354" w:author="Janick Bernet" w:date="2009-03-09T12:11:00Z">
              <w:r w:rsidRPr="002D0A71" w:rsidDel="00EB56E2">
                <w:rPr>
                  <w:rFonts w:eastAsia="Times New Roman"/>
                  <w:lang w:eastAsia="de-CH"/>
                </w:rPr>
                <w:delText xml:space="preserve">3h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55" w:author="Janick Bernet" w:date="2009-03-09T12:10:00Z">
              <w:r>
                <w:rPr>
                  <w:rFonts w:eastAsia="Times New Roman"/>
                  <w:lang w:eastAsia="de-CH"/>
                </w:rPr>
                <w:t xml:space="preserve">ReqP13 </w:t>
              </w:r>
            </w:ins>
            <w:del w:id="356" w:author="Janick Bernet" w:date="2009-03-09T12:10:00Z">
              <w:r w:rsidRPr="002D0A71" w:rsidDel="008E39B5">
                <w:rPr>
                  <w:rFonts w:eastAsia="Times New Roman"/>
                  <w:lang w:eastAsia="de-CH"/>
                </w:rPr>
                <w:delText xml:space="preserve">ReqPi01 </w:delText>
              </w:r>
            </w:del>
          </w:p>
        </w:tc>
        <w:tc>
          <w:tcPr>
            <w:tcW w:w="0" w:type="auto"/>
            <w:hideMark/>
          </w:tcPr>
          <w:p w:rsidR="007D1829" w:rsidRPr="002D0A71" w:rsidRDefault="007D1829" w:rsidP="00B678E7">
            <w:pPr>
              <w:cnfStyle w:val="000000010000"/>
              <w:rPr>
                <w:rFonts w:eastAsia="Times New Roman"/>
                <w:lang w:eastAsia="de-CH"/>
              </w:rPr>
            </w:pPr>
            <w:ins w:id="357" w:author="Janick Bernet" w:date="2009-03-09T12:10:00Z">
              <w:r>
                <w:rPr>
                  <w:rFonts w:eastAsia="Times New Roman"/>
                  <w:lang w:eastAsia="de-CH"/>
                </w:rPr>
                <w:t xml:space="preserve">Flame Thrower Damage </w:t>
              </w:r>
            </w:ins>
            <w:del w:id="358" w:author="Janick Bernet" w:date="2009-03-09T12:10:00Z">
              <w:r w:rsidRPr="002D0A71" w:rsidDel="008E39B5">
                <w:rPr>
                  <w:rFonts w:eastAsia="Times New Roman"/>
                  <w:lang w:eastAsia="de-CH"/>
                </w:rPr>
                <w:delText xml:space="preserve">Pillars </w:delText>
              </w:r>
            </w:del>
          </w:p>
        </w:tc>
        <w:tc>
          <w:tcPr>
            <w:tcW w:w="0" w:type="auto"/>
            <w:hideMark/>
          </w:tcPr>
          <w:p w:rsidR="007D1829" w:rsidRPr="002D0A71" w:rsidRDefault="007D1829" w:rsidP="00B678E7">
            <w:pPr>
              <w:cnfStyle w:val="000000010000"/>
              <w:rPr>
                <w:rFonts w:eastAsia="Times New Roman"/>
                <w:lang w:eastAsia="de-CH"/>
              </w:rPr>
            </w:pPr>
            <w:del w:id="359" w:author="Janick Bernet" w:date="2009-03-09T12:11:00Z">
              <w:r w:rsidRPr="002D0A71" w:rsidDel="007D1829">
                <w:rPr>
                  <w:rFonts w:eastAsia="Times New Roman"/>
                  <w:lang w:eastAsia="de-CH"/>
                </w:rPr>
                <w:delText xml:space="preserve">cob </w:delText>
              </w:r>
            </w:del>
            <w:ins w:id="360" w:author="Janick Bernet" w:date="2009-03-09T12:11:00Z">
              <w:r>
                <w:rPr>
                  <w:rFonts w:eastAsia="Times New Roman"/>
                  <w:lang w:eastAsia="de-CH"/>
                </w:rPr>
                <w:t>jab</w:t>
              </w:r>
              <w:r w:rsidRPr="002D0A71">
                <w:rPr>
                  <w:rFonts w:eastAsia="Times New Roman"/>
                  <w:lang w:eastAsia="de-CH"/>
                </w:rPr>
                <w:t xml:space="preserve"> </w:t>
              </w:r>
            </w:ins>
          </w:p>
        </w:tc>
        <w:tc>
          <w:tcPr>
            <w:tcW w:w="0" w:type="auto"/>
            <w:hideMark/>
          </w:tcPr>
          <w:p w:rsidR="007D1829" w:rsidRPr="002D0A71" w:rsidRDefault="007D1829" w:rsidP="00B678E7">
            <w:pPr>
              <w:cnfStyle w:val="000000010000"/>
              <w:rPr>
                <w:rFonts w:eastAsia="Times New Roman"/>
                <w:lang w:eastAsia="de-CH"/>
              </w:rPr>
            </w:pPr>
            <w:proofErr w:type="spellStart"/>
            <w:ins w:id="361" w:author="Janick Bernet" w:date="2009-03-09T12:11:00Z">
              <w:r>
                <w:rPr>
                  <w:rFonts w:eastAsia="Times New Roman"/>
                  <w:lang w:eastAsia="de-CH"/>
                </w:rPr>
                <w:t>tbd</w:t>
              </w:r>
            </w:ins>
            <w:proofErr w:type="spellEnd"/>
            <w:del w:id="362" w:author="Janick Bernet" w:date="2009-03-09T12:11:00Z">
              <w:r w:rsidRPr="002D0A71" w:rsidDel="00EB56E2">
                <w:rPr>
                  <w:rFonts w:eastAsia="Times New Roman"/>
                  <w:lang w:eastAsia="de-CH"/>
                </w:rPr>
                <w:delText xml:space="preserve">3h </w:delText>
              </w:r>
            </w:del>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63" w:author="Janick Bernet" w:date="2009-03-09T12:10:00Z">
              <w:r>
                <w:rPr>
                  <w:rFonts w:eastAsia="Times New Roman"/>
                  <w:lang w:eastAsia="de-CH"/>
                </w:rPr>
                <w:t xml:space="preserve">ReqP14 </w:t>
              </w:r>
            </w:ins>
            <w:del w:id="364" w:author="Janick Bernet" w:date="2009-03-09T12:10:00Z">
              <w:r w:rsidRPr="002D0A71" w:rsidDel="008E39B5">
                <w:rPr>
                  <w:rFonts w:eastAsia="Times New Roman"/>
                  <w:lang w:eastAsia="de-CH"/>
                </w:rPr>
                <w:delText xml:space="preserve">ReqPi02 </w:delText>
              </w:r>
            </w:del>
          </w:p>
        </w:tc>
        <w:tc>
          <w:tcPr>
            <w:tcW w:w="0" w:type="auto"/>
            <w:hideMark/>
          </w:tcPr>
          <w:p w:rsidR="007D1829" w:rsidRPr="002D0A71" w:rsidRDefault="007D1829" w:rsidP="00B678E7">
            <w:pPr>
              <w:cnfStyle w:val="000000100000"/>
              <w:rPr>
                <w:rFonts w:eastAsia="Times New Roman"/>
                <w:lang w:eastAsia="de-CH"/>
              </w:rPr>
            </w:pPr>
            <w:ins w:id="365" w:author="Janick Bernet" w:date="2009-03-09T12:10:00Z">
              <w:r>
                <w:rPr>
                  <w:rFonts w:eastAsia="Times New Roman"/>
                  <w:lang w:eastAsia="de-CH"/>
                </w:rPr>
                <w:t>Flame Thrower Island Destruction</w:t>
              </w:r>
            </w:ins>
            <w:del w:id="366" w:author="Janick Bernet" w:date="2009-03-09T12:10:00Z">
              <w:r w:rsidRPr="002D0A71" w:rsidDel="008E39B5">
                <w:rPr>
                  <w:rFonts w:eastAsia="Times New Roman"/>
                  <w:lang w:eastAsia="de-CH"/>
                </w:rPr>
                <w:delText xml:space="preserve">Basic Pillar Rendering </w:delText>
              </w:r>
            </w:del>
          </w:p>
        </w:tc>
        <w:tc>
          <w:tcPr>
            <w:tcW w:w="0" w:type="auto"/>
            <w:hideMark/>
          </w:tcPr>
          <w:p w:rsidR="007D1829" w:rsidRPr="002D0A71" w:rsidRDefault="007D1829" w:rsidP="00B678E7">
            <w:pPr>
              <w:cnfStyle w:val="000000100000"/>
              <w:rPr>
                <w:rFonts w:eastAsia="Times New Roman"/>
                <w:lang w:eastAsia="de-CH"/>
              </w:rPr>
            </w:pPr>
            <w:del w:id="367" w:author="Janick Bernet" w:date="2009-03-09T12:11:00Z">
              <w:r w:rsidRPr="002D0A71" w:rsidDel="007D1829">
                <w:rPr>
                  <w:rFonts w:eastAsia="Times New Roman"/>
                  <w:lang w:eastAsia="de-CH"/>
                </w:rPr>
                <w:delText xml:space="preserve">cob </w:delText>
              </w:r>
            </w:del>
            <w:ins w:id="368" w:author="Janick Bernet" w:date="2009-03-09T12:11:00Z">
              <w:r>
                <w:rPr>
                  <w:rFonts w:eastAsia="Times New Roman"/>
                  <w:lang w:eastAsia="de-CH"/>
                </w:rPr>
                <w:t>cob</w:t>
              </w:r>
              <w:r w:rsidRPr="002D0A71">
                <w:rPr>
                  <w:rFonts w:eastAsia="Times New Roman"/>
                  <w:lang w:eastAsia="de-CH"/>
                </w:rPr>
                <w:t xml:space="preserve"> </w:t>
              </w:r>
            </w:ins>
          </w:p>
        </w:tc>
        <w:tc>
          <w:tcPr>
            <w:tcW w:w="0" w:type="auto"/>
            <w:hideMark/>
          </w:tcPr>
          <w:p w:rsidR="007D1829" w:rsidRPr="002D0A71" w:rsidRDefault="007D1829" w:rsidP="00B678E7">
            <w:pPr>
              <w:cnfStyle w:val="000000100000"/>
              <w:rPr>
                <w:rFonts w:eastAsia="Times New Roman"/>
                <w:lang w:eastAsia="de-CH"/>
              </w:rPr>
            </w:pPr>
            <w:proofErr w:type="spellStart"/>
            <w:ins w:id="369" w:author="Janick Bernet" w:date="2009-03-09T12:11:00Z">
              <w:r>
                <w:rPr>
                  <w:rFonts w:eastAsia="Times New Roman"/>
                  <w:lang w:eastAsia="de-CH"/>
                </w:rPr>
                <w:t>tbd</w:t>
              </w:r>
              <w:proofErr w:type="spellEnd"/>
              <w:r w:rsidRPr="002D0A71">
                <w:rPr>
                  <w:rFonts w:eastAsia="Times New Roman"/>
                  <w:lang w:eastAsia="de-CH"/>
                </w:rPr>
                <w:t xml:space="preserve"> </w:t>
              </w:r>
            </w:ins>
            <w:del w:id="370" w:author="Janick Bernet" w:date="2009-03-09T12:11:00Z">
              <w:r w:rsidRPr="002D0A71" w:rsidDel="00EE2994">
                <w:rPr>
                  <w:rFonts w:eastAsia="Times New Roman"/>
                  <w:lang w:eastAsia="de-CH"/>
                </w:rPr>
                <w:delText xml:space="preserve">2h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71" w:author="Janick Bernet" w:date="2009-03-09T12:10:00Z">
              <w:r w:rsidRPr="002D0A71">
                <w:rPr>
                  <w:rFonts w:eastAsia="Times New Roman"/>
                  <w:lang w:eastAsia="de-CH"/>
                </w:rPr>
                <w:t xml:space="preserve">ReqP11 </w:t>
              </w:r>
            </w:ins>
            <w:del w:id="372" w:author="Janick Bernet" w:date="2009-03-09T12:10:00Z">
              <w:r w:rsidRPr="002D0A71" w:rsidDel="008E39B5">
                <w:rPr>
                  <w:rFonts w:eastAsia="Times New Roman"/>
                  <w:lang w:eastAsia="de-CH"/>
                </w:rPr>
                <w:delText xml:space="preserve">ReqI01 </w:delText>
              </w:r>
            </w:del>
          </w:p>
        </w:tc>
        <w:tc>
          <w:tcPr>
            <w:tcW w:w="0" w:type="auto"/>
            <w:hideMark/>
          </w:tcPr>
          <w:p w:rsidR="007D1829" w:rsidRPr="002D0A71" w:rsidRDefault="007D1829" w:rsidP="00B678E7">
            <w:pPr>
              <w:cnfStyle w:val="000000010000"/>
              <w:rPr>
                <w:rFonts w:eastAsia="Times New Roman"/>
                <w:lang w:eastAsia="de-CH"/>
              </w:rPr>
            </w:pPr>
            <w:ins w:id="373" w:author="Janick Bernet" w:date="2009-03-09T12:10:00Z">
              <w:r w:rsidRPr="002D0A71">
                <w:rPr>
                  <w:rFonts w:eastAsia="Times New Roman"/>
                  <w:lang w:eastAsia="de-CH"/>
                </w:rPr>
                <w:t xml:space="preserve">Energy </w:t>
              </w:r>
            </w:ins>
            <w:del w:id="374" w:author="Janick Bernet" w:date="2009-03-09T12:10:00Z">
              <w:r w:rsidRPr="002D0A71" w:rsidDel="008E39B5">
                <w:rPr>
                  <w:rFonts w:eastAsia="Times New Roman"/>
                  <w:lang w:eastAsia="de-CH"/>
                </w:rPr>
                <w:delText xml:space="preserve">Floating Islands </w:delText>
              </w:r>
            </w:del>
          </w:p>
        </w:tc>
        <w:tc>
          <w:tcPr>
            <w:tcW w:w="0" w:type="auto"/>
            <w:hideMark/>
          </w:tcPr>
          <w:p w:rsidR="007D1829" w:rsidRPr="002D0A71" w:rsidRDefault="007D1829" w:rsidP="00B678E7">
            <w:pPr>
              <w:cnfStyle w:val="000000010000"/>
              <w:rPr>
                <w:rFonts w:eastAsia="Times New Roman"/>
                <w:lang w:eastAsia="de-CH"/>
              </w:rPr>
            </w:pPr>
            <w:r>
              <w:rPr>
                <w:rFonts w:eastAsia="Times New Roman"/>
                <w:lang w:eastAsia="de-CH"/>
              </w:rPr>
              <w:t>jab</w:t>
            </w:r>
            <w:r w:rsidRPr="002D0A71">
              <w:rPr>
                <w:rFonts w:eastAsia="Times New Roman"/>
                <w:lang w:eastAsia="de-CH"/>
              </w:rPr>
              <w:t xml:space="preserve"> </w:t>
            </w:r>
          </w:p>
        </w:tc>
        <w:tc>
          <w:tcPr>
            <w:tcW w:w="0" w:type="auto"/>
            <w:hideMark/>
          </w:tcPr>
          <w:p w:rsidR="007D1829" w:rsidRPr="002D0A71" w:rsidRDefault="007D1829" w:rsidP="00B678E7">
            <w:pPr>
              <w:cnfStyle w:val="000000010000"/>
              <w:rPr>
                <w:rFonts w:eastAsia="Times New Roman"/>
                <w:lang w:eastAsia="de-CH"/>
              </w:rPr>
            </w:pPr>
            <w:proofErr w:type="spellStart"/>
            <w:ins w:id="375" w:author="Janick Bernet" w:date="2009-03-09T12:11:00Z">
              <w:r>
                <w:rPr>
                  <w:rFonts w:eastAsia="Times New Roman"/>
                  <w:lang w:eastAsia="de-CH"/>
                </w:rPr>
                <w:t>tbd</w:t>
              </w:r>
              <w:proofErr w:type="spellEnd"/>
              <w:r w:rsidRPr="002D0A71">
                <w:rPr>
                  <w:rFonts w:eastAsia="Times New Roman"/>
                  <w:lang w:eastAsia="de-CH"/>
                </w:rPr>
                <w:t xml:space="preserve"> </w:t>
              </w:r>
            </w:ins>
            <w:del w:id="376" w:author="Janick Bernet" w:date="2009-03-09T12:11:00Z">
              <w:r w:rsidRPr="002D0A71" w:rsidDel="00EE2994">
                <w:rPr>
                  <w:rFonts w:eastAsia="Times New Roman"/>
                  <w:lang w:eastAsia="de-CH"/>
                </w:rPr>
                <w:delText xml:space="preserve">2h </w:delText>
              </w:r>
            </w:del>
          </w:p>
        </w:tc>
      </w:tr>
      <w:tr w:rsidR="007D1829" w:rsidRPr="002D0A71" w:rsidTr="00F7397F">
        <w:trPr>
          <w:cnfStyle w:val="000000100000"/>
        </w:trPr>
        <w:tc>
          <w:tcPr>
            <w:cnfStyle w:val="001000000000"/>
            <w:tcW w:w="0" w:type="auto"/>
            <w:hideMark/>
          </w:tcPr>
          <w:p w:rsidR="007D1829" w:rsidRPr="002D0A71" w:rsidRDefault="007D1829" w:rsidP="00B678E7">
            <w:pPr>
              <w:rPr>
                <w:rFonts w:eastAsia="Times New Roman"/>
                <w:lang w:eastAsia="de-CH"/>
              </w:rPr>
            </w:pPr>
            <w:ins w:id="377" w:author="Janick Bernet" w:date="2009-03-09T12:10:00Z">
              <w:r>
                <w:rPr>
                  <w:rFonts w:eastAsia="Times New Roman"/>
                  <w:lang w:eastAsia="de-CH"/>
                </w:rPr>
                <w:t>ReqUI06</w:t>
              </w:r>
            </w:ins>
            <w:del w:id="378" w:author="Janick Bernet" w:date="2009-03-09T12:10:00Z">
              <w:r w:rsidRPr="002D0A71" w:rsidDel="008E39B5">
                <w:rPr>
                  <w:rFonts w:eastAsia="Times New Roman"/>
                  <w:lang w:eastAsia="de-CH"/>
                </w:rPr>
                <w:delText xml:space="preserve">ReqI02 </w:delText>
              </w:r>
            </w:del>
          </w:p>
        </w:tc>
        <w:tc>
          <w:tcPr>
            <w:tcW w:w="0" w:type="auto"/>
            <w:hideMark/>
          </w:tcPr>
          <w:p w:rsidR="007D1829" w:rsidRPr="002D0A71" w:rsidRDefault="007D1829" w:rsidP="00B678E7">
            <w:pPr>
              <w:cnfStyle w:val="000000100000"/>
              <w:rPr>
                <w:rFonts w:eastAsia="Times New Roman"/>
                <w:lang w:eastAsia="de-CH"/>
              </w:rPr>
            </w:pPr>
            <w:ins w:id="379" w:author="Janick Bernet" w:date="2009-03-09T12:10:00Z">
              <w:r>
                <w:rPr>
                  <w:rFonts w:eastAsia="Times New Roman"/>
                  <w:lang w:eastAsia="de-CH"/>
                </w:rPr>
                <w:t>Simple HUD</w:t>
              </w:r>
            </w:ins>
            <w:del w:id="380" w:author="Janick Bernet" w:date="2009-03-09T12:10:00Z">
              <w:r w:rsidRPr="002D0A71" w:rsidDel="008E39B5">
                <w:rPr>
                  <w:rFonts w:eastAsia="Times New Roman"/>
                  <w:lang w:eastAsia="de-CH"/>
                </w:rPr>
                <w:delText xml:space="preserve">Basic Island Rendering </w:delText>
              </w:r>
            </w:del>
          </w:p>
        </w:tc>
        <w:tc>
          <w:tcPr>
            <w:tcW w:w="0" w:type="auto"/>
            <w:hideMark/>
          </w:tcPr>
          <w:p w:rsidR="007D1829" w:rsidRPr="002D0A71" w:rsidRDefault="007D1829" w:rsidP="00B678E7">
            <w:pPr>
              <w:cnfStyle w:val="000000100000"/>
              <w:rPr>
                <w:rFonts w:eastAsia="Times New Roman"/>
                <w:lang w:eastAsia="de-CH"/>
              </w:rPr>
            </w:pPr>
            <w:del w:id="381" w:author="Janick Bernet" w:date="2009-03-09T12:11:00Z">
              <w:r w:rsidDel="007D1829">
                <w:rPr>
                  <w:rFonts w:eastAsia="Times New Roman"/>
                  <w:lang w:eastAsia="de-CH"/>
                </w:rPr>
                <w:delText>dpk</w:delText>
              </w:r>
              <w:r w:rsidRPr="002D0A71" w:rsidDel="007D1829">
                <w:rPr>
                  <w:rFonts w:eastAsia="Times New Roman"/>
                  <w:lang w:eastAsia="de-CH"/>
                </w:rPr>
                <w:delText xml:space="preserve"> </w:delText>
              </w:r>
            </w:del>
            <w:ins w:id="382" w:author="Janick Bernet" w:date="2009-03-09T12:11:00Z">
              <w:r>
                <w:rPr>
                  <w:rFonts w:eastAsia="Times New Roman"/>
                  <w:lang w:eastAsia="de-CH"/>
                </w:rPr>
                <w:t>jab</w:t>
              </w:r>
              <w:r w:rsidRPr="002D0A71">
                <w:rPr>
                  <w:rFonts w:eastAsia="Times New Roman"/>
                  <w:lang w:eastAsia="de-CH"/>
                </w:rPr>
                <w:t xml:space="preserve"> </w:t>
              </w:r>
            </w:ins>
          </w:p>
        </w:tc>
        <w:tc>
          <w:tcPr>
            <w:tcW w:w="0" w:type="auto"/>
            <w:hideMark/>
          </w:tcPr>
          <w:p w:rsidR="007D1829" w:rsidRPr="002D0A71" w:rsidRDefault="007D1829" w:rsidP="00B678E7">
            <w:pPr>
              <w:cnfStyle w:val="000000100000"/>
              <w:rPr>
                <w:rFonts w:eastAsia="Times New Roman"/>
                <w:lang w:eastAsia="de-CH"/>
              </w:rPr>
            </w:pPr>
            <w:proofErr w:type="spellStart"/>
            <w:ins w:id="383" w:author="Janick Bernet" w:date="2009-03-09T12:11:00Z">
              <w:r>
                <w:rPr>
                  <w:rFonts w:eastAsia="Times New Roman"/>
                  <w:lang w:eastAsia="de-CH"/>
                </w:rPr>
                <w:t>tbd</w:t>
              </w:r>
            </w:ins>
            <w:proofErr w:type="spellEnd"/>
            <w:del w:id="384" w:author="Janick Bernet" w:date="2009-03-09T12:11:00Z">
              <w:r w:rsidRPr="002D0A71" w:rsidDel="00EE2994">
                <w:rPr>
                  <w:rFonts w:eastAsia="Times New Roman"/>
                  <w:lang w:eastAsia="de-CH"/>
                </w:rPr>
                <w:delText xml:space="preserve">4h </w:delText>
              </w:r>
            </w:del>
          </w:p>
        </w:tc>
      </w:tr>
      <w:tr w:rsidR="007D1829" w:rsidRPr="002D0A71" w:rsidTr="00F7397F">
        <w:trPr>
          <w:cnfStyle w:val="000000010000"/>
        </w:trPr>
        <w:tc>
          <w:tcPr>
            <w:cnfStyle w:val="001000000000"/>
            <w:tcW w:w="0" w:type="auto"/>
            <w:hideMark/>
          </w:tcPr>
          <w:p w:rsidR="007D1829" w:rsidRPr="002D0A71" w:rsidRDefault="007D1829" w:rsidP="00B678E7">
            <w:pPr>
              <w:rPr>
                <w:rFonts w:eastAsia="Times New Roman"/>
                <w:lang w:eastAsia="de-CH"/>
              </w:rPr>
            </w:pPr>
            <w:ins w:id="385" w:author="Janick Bernet" w:date="2009-03-09T12:10:00Z">
              <w:r>
                <w:rPr>
                  <w:rFonts w:eastAsia="Times New Roman"/>
                  <w:lang w:eastAsia="de-CH"/>
                </w:rPr>
                <w:t>ReqP19</w:t>
              </w:r>
            </w:ins>
            <w:del w:id="386" w:author="Janick Bernet" w:date="2009-03-09T12:10:00Z">
              <w:r w:rsidRPr="002D0A71" w:rsidDel="008E39B5">
                <w:rPr>
                  <w:rFonts w:eastAsia="Times New Roman"/>
                  <w:lang w:eastAsia="de-CH"/>
                </w:rPr>
                <w:delText xml:space="preserve">ReqP01 </w:delText>
              </w:r>
            </w:del>
          </w:p>
        </w:tc>
        <w:tc>
          <w:tcPr>
            <w:tcW w:w="0" w:type="auto"/>
            <w:hideMark/>
          </w:tcPr>
          <w:p w:rsidR="007D1829" w:rsidRPr="002D0A71" w:rsidRDefault="007D1829" w:rsidP="00B678E7">
            <w:pPr>
              <w:cnfStyle w:val="000000010000"/>
              <w:rPr>
                <w:rFonts w:eastAsia="Times New Roman"/>
                <w:lang w:eastAsia="de-CH"/>
              </w:rPr>
            </w:pPr>
            <w:ins w:id="387" w:author="Janick Bernet" w:date="2009-03-09T12:10:00Z">
              <w:r>
                <w:rPr>
                  <w:rFonts w:eastAsia="Times New Roman"/>
                  <w:lang w:eastAsia="de-CH"/>
                </w:rPr>
                <w:t>Aiming Aids</w:t>
              </w:r>
            </w:ins>
            <w:del w:id="388" w:author="Janick Bernet" w:date="2009-03-09T12:10:00Z">
              <w:r w:rsidRPr="002D0A71" w:rsidDel="008E39B5">
                <w:rPr>
                  <w:rFonts w:eastAsia="Times New Roman"/>
                  <w:lang w:eastAsia="de-CH"/>
                </w:rPr>
                <w:delText xml:space="preserve">Player </w:delText>
              </w:r>
            </w:del>
          </w:p>
        </w:tc>
        <w:tc>
          <w:tcPr>
            <w:tcW w:w="0" w:type="auto"/>
            <w:hideMark/>
          </w:tcPr>
          <w:p w:rsidR="007D1829" w:rsidRPr="002D0A71" w:rsidRDefault="007D1829" w:rsidP="00B678E7">
            <w:pPr>
              <w:cnfStyle w:val="000000010000"/>
              <w:rPr>
                <w:rFonts w:eastAsia="Times New Roman"/>
                <w:lang w:eastAsia="de-CH"/>
              </w:rPr>
            </w:pPr>
            <w:del w:id="389" w:author="Janick Bernet" w:date="2009-03-09T12:11:00Z">
              <w:r w:rsidDel="007D1829">
                <w:rPr>
                  <w:rFonts w:eastAsia="Times New Roman"/>
                  <w:lang w:eastAsia="de-CH"/>
                </w:rPr>
                <w:delText>jab</w:delText>
              </w:r>
              <w:r w:rsidRPr="002D0A71" w:rsidDel="007D1829">
                <w:rPr>
                  <w:rFonts w:eastAsia="Times New Roman"/>
                  <w:lang w:eastAsia="de-CH"/>
                </w:rPr>
                <w:delText xml:space="preserve"> </w:delText>
              </w:r>
            </w:del>
            <w:proofErr w:type="spellStart"/>
            <w:ins w:id="390" w:author="Janick Bernet" w:date="2009-03-09T12:11:00Z">
              <w:r>
                <w:rPr>
                  <w:rFonts w:eastAsia="Times New Roman"/>
                  <w:lang w:eastAsia="de-CH"/>
                </w:rPr>
                <w:t>dpk</w:t>
              </w:r>
              <w:proofErr w:type="spellEnd"/>
              <w:r w:rsidRPr="002D0A71">
                <w:rPr>
                  <w:rFonts w:eastAsia="Times New Roman"/>
                  <w:lang w:eastAsia="de-CH"/>
                </w:rPr>
                <w:t xml:space="preserve"> </w:t>
              </w:r>
            </w:ins>
          </w:p>
        </w:tc>
        <w:tc>
          <w:tcPr>
            <w:tcW w:w="0" w:type="auto"/>
            <w:hideMark/>
          </w:tcPr>
          <w:p w:rsidR="007D1829" w:rsidRPr="002D0A71" w:rsidRDefault="007D1829" w:rsidP="007D1829">
            <w:pPr>
              <w:cnfStyle w:val="000000010000"/>
              <w:rPr>
                <w:rFonts w:eastAsia="Times New Roman"/>
                <w:lang w:eastAsia="de-CH"/>
              </w:rPr>
            </w:pPr>
            <w:del w:id="391" w:author="Janick Bernet" w:date="2009-03-09T12:11:00Z">
              <w:r w:rsidRPr="002D0A71" w:rsidDel="007D1829">
                <w:rPr>
                  <w:rFonts w:eastAsia="Times New Roman"/>
                  <w:lang w:eastAsia="de-CH"/>
                </w:rPr>
                <w:delText>4h</w:delText>
              </w:r>
            </w:del>
            <w:ins w:id="392" w:author="Janick Bernet" w:date="2009-03-09T12:11:00Z">
              <w:r>
                <w:rPr>
                  <w:rFonts w:eastAsia="Times New Roman"/>
                  <w:lang w:eastAsia="de-CH"/>
                </w:rPr>
                <w:t>8h</w:t>
              </w:r>
            </w:ins>
            <w:r w:rsidRPr="002D0A71">
              <w:rPr>
                <w:rFonts w:eastAsia="Times New Roman"/>
                <w:lang w:eastAsia="de-CH"/>
              </w:rPr>
              <w:t xml:space="preserve"> </w:t>
            </w:r>
          </w:p>
        </w:tc>
      </w:tr>
      <w:tr w:rsidR="007D1829" w:rsidRPr="002D0A71" w:rsidDel="007D1829" w:rsidTr="00F7397F">
        <w:trPr>
          <w:cnfStyle w:val="000000100000"/>
          <w:del w:id="393" w:author="Janick Bernet" w:date="2009-03-09T12:10:00Z"/>
        </w:trPr>
        <w:tc>
          <w:tcPr>
            <w:cnfStyle w:val="001000000000"/>
            <w:tcW w:w="0" w:type="auto"/>
            <w:hideMark/>
          </w:tcPr>
          <w:p w:rsidR="007D1829" w:rsidRPr="002D0A71" w:rsidDel="007D1829" w:rsidRDefault="007D1829" w:rsidP="00B678E7">
            <w:pPr>
              <w:rPr>
                <w:del w:id="394" w:author="Janick Bernet" w:date="2009-03-09T12:10:00Z"/>
                <w:rFonts w:eastAsia="Times New Roman"/>
                <w:lang w:eastAsia="de-CH"/>
              </w:rPr>
            </w:pPr>
            <w:del w:id="395" w:author="Janick Bernet" w:date="2009-03-09T12:10:00Z">
              <w:r w:rsidRPr="002D0A71" w:rsidDel="007D1829">
                <w:rPr>
                  <w:rFonts w:eastAsia="Times New Roman"/>
                  <w:lang w:eastAsia="de-CH"/>
                </w:rPr>
                <w:delText xml:space="preserve">ReqP02 </w:delText>
              </w:r>
            </w:del>
          </w:p>
        </w:tc>
        <w:tc>
          <w:tcPr>
            <w:tcW w:w="0" w:type="auto"/>
            <w:hideMark/>
          </w:tcPr>
          <w:p w:rsidR="007D1829" w:rsidRPr="002D0A71" w:rsidDel="007D1829" w:rsidRDefault="007D1829" w:rsidP="00B678E7">
            <w:pPr>
              <w:cnfStyle w:val="000000100000"/>
              <w:rPr>
                <w:del w:id="396" w:author="Janick Bernet" w:date="2009-03-09T12:10:00Z"/>
                <w:rFonts w:eastAsia="Times New Roman"/>
                <w:lang w:eastAsia="de-CH"/>
              </w:rPr>
            </w:pPr>
            <w:del w:id="397" w:author="Janick Bernet" w:date="2009-03-09T12:10:00Z">
              <w:r w:rsidRPr="002D0A71" w:rsidDel="007D1829">
                <w:rPr>
                  <w:rFonts w:eastAsia="Times New Roman"/>
                  <w:lang w:eastAsia="de-CH"/>
                </w:rPr>
                <w:delText xml:space="preserve">Basic Player Model </w:delText>
              </w:r>
            </w:del>
          </w:p>
        </w:tc>
        <w:tc>
          <w:tcPr>
            <w:tcW w:w="0" w:type="auto"/>
            <w:hideMark/>
          </w:tcPr>
          <w:p w:rsidR="007D1829" w:rsidRPr="002D0A71" w:rsidDel="007D1829" w:rsidRDefault="007D1829" w:rsidP="00B678E7">
            <w:pPr>
              <w:cnfStyle w:val="000000100000"/>
              <w:rPr>
                <w:del w:id="398" w:author="Janick Bernet" w:date="2009-03-09T12:10:00Z"/>
                <w:rFonts w:eastAsia="Times New Roman"/>
                <w:lang w:eastAsia="de-CH"/>
              </w:rPr>
            </w:pPr>
            <w:del w:id="399" w:author="Janick Bernet" w:date="2009-03-09T12:10:00Z">
              <w:r w:rsidDel="007D1829">
                <w:rPr>
                  <w:rFonts w:eastAsia="Times New Roman"/>
                  <w:lang w:eastAsia="de-CH"/>
                </w:rPr>
                <w:delText>dpk</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100000"/>
              <w:rPr>
                <w:del w:id="400" w:author="Janick Bernet" w:date="2009-03-09T12:10:00Z"/>
                <w:rFonts w:eastAsia="Times New Roman"/>
                <w:lang w:eastAsia="de-CH"/>
              </w:rPr>
            </w:pPr>
            <w:del w:id="401" w:author="Janick Bernet" w:date="2009-03-09T12:10:00Z">
              <w:r w:rsidRPr="002D0A71" w:rsidDel="007D1829">
                <w:rPr>
                  <w:rFonts w:eastAsia="Times New Roman"/>
                  <w:lang w:eastAsia="de-CH"/>
                </w:rPr>
                <w:delText xml:space="preserve">10h </w:delText>
              </w:r>
            </w:del>
          </w:p>
        </w:tc>
      </w:tr>
      <w:tr w:rsidR="007D1829" w:rsidRPr="002D0A71" w:rsidDel="007D1829" w:rsidTr="00F7397F">
        <w:trPr>
          <w:cnfStyle w:val="000000010000"/>
          <w:del w:id="402" w:author="Janick Bernet" w:date="2009-03-09T12:10:00Z"/>
        </w:trPr>
        <w:tc>
          <w:tcPr>
            <w:cnfStyle w:val="001000000000"/>
            <w:tcW w:w="0" w:type="auto"/>
            <w:hideMark/>
          </w:tcPr>
          <w:p w:rsidR="007D1829" w:rsidRPr="002D0A71" w:rsidDel="007D1829" w:rsidRDefault="007D1829" w:rsidP="00B678E7">
            <w:pPr>
              <w:rPr>
                <w:del w:id="403" w:author="Janick Bernet" w:date="2009-03-09T12:10:00Z"/>
                <w:rFonts w:eastAsia="Times New Roman"/>
                <w:lang w:eastAsia="de-CH"/>
              </w:rPr>
            </w:pPr>
            <w:del w:id="404" w:author="Janick Bernet" w:date="2009-03-09T12:10:00Z">
              <w:r w:rsidRPr="002D0A71" w:rsidDel="007D1829">
                <w:rPr>
                  <w:rFonts w:eastAsia="Times New Roman"/>
                  <w:lang w:eastAsia="de-CH"/>
                </w:rPr>
                <w:delText xml:space="preserve">ReqP06 </w:delText>
              </w:r>
            </w:del>
          </w:p>
        </w:tc>
        <w:tc>
          <w:tcPr>
            <w:tcW w:w="0" w:type="auto"/>
            <w:hideMark/>
          </w:tcPr>
          <w:p w:rsidR="007D1829" w:rsidRPr="002D0A71" w:rsidDel="007D1829" w:rsidRDefault="007D1829" w:rsidP="00B678E7">
            <w:pPr>
              <w:cnfStyle w:val="000000010000"/>
              <w:rPr>
                <w:del w:id="405" w:author="Janick Bernet" w:date="2009-03-09T12:10:00Z"/>
                <w:rFonts w:eastAsia="Times New Roman"/>
                <w:lang w:eastAsia="de-CH"/>
              </w:rPr>
            </w:pPr>
            <w:del w:id="406" w:author="Janick Bernet" w:date="2009-03-09T12:10:00Z">
              <w:r w:rsidRPr="002D0A71" w:rsidDel="007D1829">
                <w:rPr>
                  <w:rFonts w:eastAsia="Times New Roman"/>
                  <w:lang w:eastAsia="de-CH"/>
                </w:rPr>
                <w:delText xml:space="preserve">Island Jumping </w:delText>
              </w:r>
            </w:del>
          </w:p>
        </w:tc>
        <w:tc>
          <w:tcPr>
            <w:tcW w:w="0" w:type="auto"/>
            <w:hideMark/>
          </w:tcPr>
          <w:p w:rsidR="007D1829" w:rsidRPr="002D0A71" w:rsidDel="007D1829" w:rsidRDefault="007D1829" w:rsidP="00B678E7">
            <w:pPr>
              <w:cnfStyle w:val="000000010000"/>
              <w:rPr>
                <w:del w:id="407" w:author="Janick Bernet" w:date="2009-03-09T12:10:00Z"/>
                <w:rFonts w:eastAsia="Times New Roman"/>
                <w:lang w:eastAsia="de-CH"/>
              </w:rPr>
            </w:pPr>
            <w:del w:id="408" w:author="Janick Bernet" w:date="2009-03-09T12:10:00Z">
              <w:r w:rsidDel="007D1829">
                <w:rPr>
                  <w:rFonts w:eastAsia="Times New Roman"/>
                  <w:lang w:eastAsia="de-CH"/>
                </w:rPr>
                <w:delText>jab</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010000"/>
              <w:rPr>
                <w:del w:id="409" w:author="Janick Bernet" w:date="2009-03-09T12:10:00Z"/>
                <w:rFonts w:eastAsia="Times New Roman"/>
                <w:lang w:eastAsia="de-CH"/>
              </w:rPr>
            </w:pPr>
            <w:del w:id="410" w:author="Janick Bernet" w:date="2009-03-09T12:10:00Z">
              <w:r w:rsidRPr="002D0A71" w:rsidDel="007D1829">
                <w:rPr>
                  <w:rFonts w:eastAsia="Times New Roman"/>
                  <w:lang w:eastAsia="de-CH"/>
                </w:rPr>
                <w:delText xml:space="preserve">4h </w:delText>
              </w:r>
            </w:del>
          </w:p>
        </w:tc>
      </w:tr>
      <w:tr w:rsidR="007D1829" w:rsidRPr="002D0A71" w:rsidDel="007D1829" w:rsidTr="00F7397F">
        <w:trPr>
          <w:cnfStyle w:val="000000100000"/>
          <w:del w:id="411" w:author="Janick Bernet" w:date="2009-03-09T12:10:00Z"/>
        </w:trPr>
        <w:tc>
          <w:tcPr>
            <w:cnfStyle w:val="001000000000"/>
            <w:tcW w:w="0" w:type="auto"/>
            <w:hideMark/>
          </w:tcPr>
          <w:p w:rsidR="007D1829" w:rsidRPr="002D0A71" w:rsidDel="007D1829" w:rsidRDefault="007D1829" w:rsidP="00B678E7">
            <w:pPr>
              <w:rPr>
                <w:del w:id="412" w:author="Janick Bernet" w:date="2009-03-09T12:10:00Z"/>
                <w:rFonts w:eastAsia="Times New Roman"/>
                <w:lang w:eastAsia="de-CH"/>
              </w:rPr>
            </w:pPr>
            <w:del w:id="413" w:author="Janick Bernet" w:date="2009-03-09T12:10:00Z">
              <w:r w:rsidRPr="002D0A71" w:rsidDel="007D1829">
                <w:rPr>
                  <w:rFonts w:eastAsia="Times New Roman"/>
                  <w:lang w:eastAsia="de-CH"/>
                </w:rPr>
                <w:delText xml:space="preserve">ReqP08 </w:delText>
              </w:r>
            </w:del>
          </w:p>
        </w:tc>
        <w:tc>
          <w:tcPr>
            <w:tcW w:w="0" w:type="auto"/>
            <w:hideMark/>
          </w:tcPr>
          <w:p w:rsidR="007D1829" w:rsidRPr="002D0A71" w:rsidDel="007D1829" w:rsidRDefault="007D1829" w:rsidP="00B678E7">
            <w:pPr>
              <w:cnfStyle w:val="000000100000"/>
              <w:rPr>
                <w:del w:id="414" w:author="Janick Bernet" w:date="2009-03-09T12:10:00Z"/>
                <w:rFonts w:eastAsia="Times New Roman"/>
                <w:lang w:eastAsia="de-CH"/>
              </w:rPr>
            </w:pPr>
            <w:del w:id="415" w:author="Janick Bernet" w:date="2009-03-09T12:10:00Z">
              <w:r w:rsidRPr="002D0A71" w:rsidDel="007D1829">
                <w:rPr>
                  <w:rFonts w:eastAsia="Times New Roman"/>
                  <w:lang w:eastAsia="de-CH"/>
                </w:rPr>
                <w:delText xml:space="preserve">Direct Combat </w:delText>
              </w:r>
            </w:del>
          </w:p>
        </w:tc>
        <w:tc>
          <w:tcPr>
            <w:tcW w:w="0" w:type="auto"/>
            <w:hideMark/>
          </w:tcPr>
          <w:p w:rsidR="007D1829" w:rsidRPr="002D0A71" w:rsidDel="007D1829" w:rsidRDefault="007D1829" w:rsidP="00B678E7">
            <w:pPr>
              <w:cnfStyle w:val="000000100000"/>
              <w:rPr>
                <w:del w:id="416" w:author="Janick Bernet" w:date="2009-03-09T12:10:00Z"/>
                <w:rFonts w:eastAsia="Times New Roman"/>
                <w:lang w:eastAsia="de-CH"/>
              </w:rPr>
            </w:pPr>
            <w:del w:id="417" w:author="Janick Bernet" w:date="2009-03-09T12:10:00Z">
              <w:r w:rsidDel="007D1829">
                <w:rPr>
                  <w:rFonts w:eastAsia="Times New Roman"/>
                  <w:lang w:eastAsia="de-CH"/>
                </w:rPr>
                <w:delText>jab</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100000"/>
              <w:rPr>
                <w:del w:id="418" w:author="Janick Bernet" w:date="2009-03-09T12:10:00Z"/>
                <w:rFonts w:eastAsia="Times New Roman"/>
                <w:lang w:eastAsia="de-CH"/>
              </w:rPr>
            </w:pPr>
            <w:del w:id="419" w:author="Janick Bernet" w:date="2009-03-09T12:10:00Z">
              <w:r w:rsidRPr="002D0A71" w:rsidDel="007D1829">
                <w:rPr>
                  <w:rFonts w:eastAsia="Times New Roman"/>
                  <w:lang w:eastAsia="de-CH"/>
                </w:rPr>
                <w:delText xml:space="preserve">4h </w:delText>
              </w:r>
            </w:del>
          </w:p>
        </w:tc>
      </w:tr>
    </w:tbl>
    <w:p w:rsidR="002D0A71" w:rsidRDefault="002D0A71" w:rsidP="00B46930">
      <w:pPr>
        <w:pStyle w:val="Heading2"/>
        <w:rPr>
          <w:rFonts w:eastAsia="Times New Roman"/>
          <w:lang w:eastAsia="de-CH"/>
        </w:rPr>
      </w:pPr>
      <w:bookmarkStart w:id="420" w:name="Development_Timetable"/>
      <w:bookmarkEnd w:id="420"/>
      <w:r w:rsidRPr="002D0A71">
        <w:rPr>
          <w:rFonts w:eastAsia="Times New Roman"/>
          <w:lang w:eastAsia="de-CH"/>
        </w:rPr>
        <w:t>Development Timetable</w:t>
      </w:r>
    </w:p>
    <w:p w:rsidR="00DE016E" w:rsidRPr="001A4D71" w:rsidRDefault="00DE016E" w:rsidP="00DE016E">
      <w:pPr>
        <w:pStyle w:val="Subtitle"/>
        <w:rPr>
          <w:ins w:id="421" w:author="Janick Bernet" w:date="2009-03-09T12:13:00Z"/>
          <w:szCs w:val="36"/>
        </w:rPr>
      </w:pPr>
      <w:ins w:id="422" w:author="Janick Bernet" w:date="2009-03-09T12:13:00Z">
        <w:r w:rsidRPr="001A4D71">
          <w:t xml:space="preserve">Week </w:t>
        </w:r>
        <w:r>
          <w:t>11</w:t>
        </w:r>
        <w:r w:rsidRPr="001A4D71">
          <w:t xml:space="preserve">: </w:t>
        </w:r>
        <w:r>
          <w:t>9</w:t>
        </w:r>
        <w:r w:rsidRPr="001A4D71">
          <w:t>.3.-</w:t>
        </w:r>
      </w:ins>
      <w:ins w:id="423" w:author="Janick Bernet" w:date="2009-03-09T12:14:00Z">
        <w:r>
          <w:t>15</w:t>
        </w:r>
      </w:ins>
      <w:ins w:id="424" w:author="Janick Bernet" w:date="2009-03-09T12:13:00Z">
        <w:r w:rsidRPr="001A4D71">
          <w:t>.3. Working towards MS0</w:t>
        </w:r>
      </w:ins>
      <w:ins w:id="425" w:author="Janick Bernet" w:date="2009-03-09T12:14:00Z">
        <w:r>
          <w:t>1</w:t>
        </w:r>
      </w:ins>
    </w:p>
    <w:tbl>
      <w:tblPr>
        <w:tblStyle w:val="MediumShading1-Accent11"/>
        <w:tblW w:w="5000" w:type="pct"/>
        <w:tblLook w:val="04A0"/>
      </w:tblPr>
      <w:tblGrid>
        <w:gridCol w:w="965"/>
        <w:gridCol w:w="1743"/>
        <w:gridCol w:w="1323"/>
        <w:gridCol w:w="685"/>
        <w:gridCol w:w="685"/>
        <w:gridCol w:w="685"/>
        <w:gridCol w:w="687"/>
        <w:gridCol w:w="687"/>
        <w:gridCol w:w="689"/>
        <w:gridCol w:w="1139"/>
      </w:tblGrid>
      <w:tr w:rsidR="00DE016E" w:rsidRPr="002D0A71" w:rsidTr="00DD0601">
        <w:trPr>
          <w:cnfStyle w:val="100000000000"/>
          <w:ins w:id="426" w:author="Janick Bernet" w:date="2009-03-09T12:13:00Z"/>
        </w:trPr>
        <w:tc>
          <w:tcPr>
            <w:cnfStyle w:val="001000000000"/>
            <w:tcW w:w="0" w:type="auto"/>
            <w:hideMark/>
          </w:tcPr>
          <w:p w:rsidR="00DE016E" w:rsidRPr="002D0A71" w:rsidRDefault="00DE016E" w:rsidP="00DD0601">
            <w:pPr>
              <w:rPr>
                <w:ins w:id="427" w:author="Janick Bernet" w:date="2009-03-09T12:13:00Z"/>
                <w:rFonts w:eastAsia="Times New Roman"/>
                <w:lang w:eastAsia="de-CH"/>
              </w:rPr>
            </w:pPr>
            <w:ins w:id="428" w:author="Janick Bernet" w:date="2009-03-09T12:13:00Z">
              <w:r>
                <w:rPr>
                  <w:rFonts w:eastAsia="Times New Roman"/>
                  <w:lang w:eastAsia="de-CH"/>
                </w:rPr>
                <w:t>ID</w:t>
              </w:r>
            </w:ins>
          </w:p>
        </w:tc>
        <w:tc>
          <w:tcPr>
            <w:tcW w:w="0" w:type="auto"/>
            <w:hideMark/>
          </w:tcPr>
          <w:p w:rsidR="00DE016E" w:rsidRPr="002D0A71" w:rsidRDefault="00DE016E" w:rsidP="00DD0601">
            <w:pPr>
              <w:cnfStyle w:val="100000000000"/>
              <w:rPr>
                <w:ins w:id="429" w:author="Janick Bernet" w:date="2009-03-09T12:13:00Z"/>
                <w:rFonts w:eastAsia="Times New Roman"/>
                <w:lang w:eastAsia="de-CH"/>
              </w:rPr>
            </w:pPr>
            <w:ins w:id="430" w:author="Janick Bernet" w:date="2009-03-09T12:13:00Z">
              <w:r w:rsidRPr="002D0A71">
                <w:rPr>
                  <w:rFonts w:eastAsia="Times New Roman"/>
                  <w:lang w:eastAsia="de-CH"/>
                </w:rPr>
                <w:t xml:space="preserve">Requirement </w:t>
              </w:r>
            </w:ins>
          </w:p>
        </w:tc>
        <w:tc>
          <w:tcPr>
            <w:tcW w:w="0" w:type="auto"/>
            <w:hideMark/>
          </w:tcPr>
          <w:p w:rsidR="00DE016E" w:rsidRPr="002D0A71" w:rsidRDefault="00DE016E" w:rsidP="00DD0601">
            <w:pPr>
              <w:cnfStyle w:val="100000000000"/>
              <w:rPr>
                <w:ins w:id="431" w:author="Janick Bernet" w:date="2009-03-09T12:13:00Z"/>
                <w:rFonts w:eastAsia="Times New Roman"/>
                <w:lang w:eastAsia="de-CH"/>
              </w:rPr>
            </w:pPr>
            <w:ins w:id="432" w:author="Janick Bernet" w:date="2009-03-09T12:13:00Z">
              <w:r>
                <w:rPr>
                  <w:rFonts w:eastAsia="Times New Roman"/>
                  <w:lang w:eastAsia="de-CH"/>
                </w:rPr>
                <w:t>Assignee</w:t>
              </w:r>
            </w:ins>
          </w:p>
        </w:tc>
        <w:tc>
          <w:tcPr>
            <w:tcW w:w="0" w:type="auto"/>
            <w:hideMark/>
          </w:tcPr>
          <w:p w:rsidR="00DE016E" w:rsidRPr="002D0A71" w:rsidRDefault="00DE016E" w:rsidP="00DD0601">
            <w:pPr>
              <w:cnfStyle w:val="100000000000"/>
              <w:rPr>
                <w:ins w:id="433" w:author="Janick Bernet" w:date="2009-03-09T12:13:00Z"/>
                <w:rFonts w:eastAsia="Times New Roman"/>
                <w:lang w:eastAsia="de-CH"/>
              </w:rPr>
            </w:pPr>
            <w:ins w:id="434" w:author="Janick Bernet" w:date="2009-03-09T12:13:00Z">
              <w:r w:rsidRPr="002D0A71">
                <w:rPr>
                  <w:rFonts w:eastAsia="Times New Roman"/>
                  <w:lang w:eastAsia="de-CH"/>
                </w:rPr>
                <w:t xml:space="preserve">Mo </w:t>
              </w:r>
            </w:ins>
          </w:p>
        </w:tc>
        <w:tc>
          <w:tcPr>
            <w:tcW w:w="0" w:type="auto"/>
            <w:hideMark/>
          </w:tcPr>
          <w:p w:rsidR="00DE016E" w:rsidRPr="002D0A71" w:rsidRDefault="00DE016E" w:rsidP="00DD0601">
            <w:pPr>
              <w:cnfStyle w:val="100000000000"/>
              <w:rPr>
                <w:ins w:id="435" w:author="Janick Bernet" w:date="2009-03-09T12:13:00Z"/>
                <w:rFonts w:eastAsia="Times New Roman"/>
                <w:lang w:eastAsia="de-CH"/>
              </w:rPr>
            </w:pPr>
            <w:ins w:id="436" w:author="Janick Bernet" w:date="2009-03-09T12:13:00Z">
              <w:r w:rsidRPr="002D0A71">
                <w:rPr>
                  <w:rFonts w:eastAsia="Times New Roman"/>
                  <w:lang w:eastAsia="de-CH"/>
                </w:rPr>
                <w:t xml:space="preserve">Tue </w:t>
              </w:r>
            </w:ins>
          </w:p>
        </w:tc>
        <w:tc>
          <w:tcPr>
            <w:tcW w:w="0" w:type="auto"/>
            <w:hideMark/>
          </w:tcPr>
          <w:p w:rsidR="00DE016E" w:rsidRPr="002D0A71" w:rsidRDefault="00DE016E" w:rsidP="00DD0601">
            <w:pPr>
              <w:cnfStyle w:val="100000000000"/>
              <w:rPr>
                <w:ins w:id="437" w:author="Janick Bernet" w:date="2009-03-09T12:13:00Z"/>
                <w:rFonts w:eastAsia="Times New Roman"/>
                <w:lang w:eastAsia="de-CH"/>
              </w:rPr>
            </w:pPr>
            <w:ins w:id="438" w:author="Janick Bernet" w:date="2009-03-09T12:13:00Z">
              <w:r w:rsidRPr="002D0A71">
                <w:rPr>
                  <w:rFonts w:eastAsia="Times New Roman"/>
                  <w:lang w:eastAsia="de-CH"/>
                </w:rPr>
                <w:t xml:space="preserve">Wed </w:t>
              </w:r>
            </w:ins>
          </w:p>
        </w:tc>
        <w:tc>
          <w:tcPr>
            <w:tcW w:w="0" w:type="auto"/>
            <w:hideMark/>
          </w:tcPr>
          <w:p w:rsidR="00DE016E" w:rsidRPr="002D0A71" w:rsidRDefault="00DE016E" w:rsidP="00DD0601">
            <w:pPr>
              <w:cnfStyle w:val="100000000000"/>
              <w:rPr>
                <w:ins w:id="439" w:author="Janick Bernet" w:date="2009-03-09T12:13:00Z"/>
                <w:rFonts w:eastAsia="Times New Roman"/>
                <w:lang w:eastAsia="de-CH"/>
              </w:rPr>
            </w:pPr>
            <w:ins w:id="440" w:author="Janick Bernet" w:date="2009-03-09T12:13:00Z">
              <w:r w:rsidRPr="002D0A71">
                <w:rPr>
                  <w:rFonts w:eastAsia="Times New Roman"/>
                  <w:lang w:eastAsia="de-CH"/>
                </w:rPr>
                <w:t xml:space="preserve">Thu </w:t>
              </w:r>
            </w:ins>
          </w:p>
        </w:tc>
        <w:tc>
          <w:tcPr>
            <w:tcW w:w="0" w:type="auto"/>
            <w:hideMark/>
          </w:tcPr>
          <w:p w:rsidR="00DE016E" w:rsidRPr="002D0A71" w:rsidRDefault="00DE016E" w:rsidP="00DD0601">
            <w:pPr>
              <w:cnfStyle w:val="100000000000"/>
              <w:rPr>
                <w:ins w:id="441" w:author="Janick Bernet" w:date="2009-03-09T12:13:00Z"/>
                <w:rFonts w:eastAsia="Times New Roman"/>
                <w:lang w:eastAsia="de-CH"/>
              </w:rPr>
            </w:pPr>
            <w:ins w:id="442" w:author="Janick Bernet" w:date="2009-03-09T12:13:00Z">
              <w:r w:rsidRPr="002D0A71">
                <w:rPr>
                  <w:rFonts w:eastAsia="Times New Roman"/>
                  <w:lang w:eastAsia="de-CH"/>
                </w:rPr>
                <w:t xml:space="preserve">Fri </w:t>
              </w:r>
            </w:ins>
          </w:p>
        </w:tc>
        <w:tc>
          <w:tcPr>
            <w:tcW w:w="0" w:type="auto"/>
            <w:hideMark/>
          </w:tcPr>
          <w:p w:rsidR="00DE016E" w:rsidRPr="002D0A71" w:rsidRDefault="00DE016E" w:rsidP="00DD0601">
            <w:pPr>
              <w:cnfStyle w:val="100000000000"/>
              <w:rPr>
                <w:ins w:id="443" w:author="Janick Bernet" w:date="2009-03-09T12:13:00Z"/>
                <w:rFonts w:eastAsia="Times New Roman"/>
                <w:lang w:eastAsia="de-CH"/>
              </w:rPr>
            </w:pPr>
            <w:ins w:id="444" w:author="Janick Bernet" w:date="2009-03-09T12:13:00Z">
              <w:r w:rsidRPr="002D0A71">
                <w:rPr>
                  <w:rFonts w:eastAsia="Times New Roman"/>
                  <w:lang w:eastAsia="de-CH"/>
                </w:rPr>
                <w:t xml:space="preserve">Sat </w:t>
              </w:r>
            </w:ins>
          </w:p>
        </w:tc>
        <w:tc>
          <w:tcPr>
            <w:tcW w:w="615" w:type="pct"/>
            <w:hideMark/>
          </w:tcPr>
          <w:p w:rsidR="00DE016E" w:rsidRPr="002D0A71" w:rsidRDefault="00DE016E" w:rsidP="00DD0601">
            <w:pPr>
              <w:cnfStyle w:val="100000000000"/>
              <w:rPr>
                <w:ins w:id="445" w:author="Janick Bernet" w:date="2009-03-09T12:13:00Z"/>
                <w:rFonts w:eastAsia="Times New Roman"/>
                <w:lang w:eastAsia="de-CH"/>
              </w:rPr>
            </w:pPr>
            <w:ins w:id="446" w:author="Janick Bernet" w:date="2009-03-09T12:13:00Z">
              <w:r w:rsidRPr="002D0A71">
                <w:rPr>
                  <w:rFonts w:eastAsia="Times New Roman"/>
                  <w:lang w:eastAsia="de-CH"/>
                </w:rPr>
                <w:t xml:space="preserve">Sun </w:t>
              </w:r>
            </w:ins>
          </w:p>
        </w:tc>
      </w:tr>
      <w:tr w:rsidR="00D41226" w:rsidRPr="002D0A71" w:rsidTr="00D41226">
        <w:trPr>
          <w:cnfStyle w:val="000000100000"/>
          <w:ins w:id="447" w:author="Janick Bernet" w:date="2009-03-09T12:13:00Z"/>
        </w:trPr>
        <w:tc>
          <w:tcPr>
            <w:cnfStyle w:val="001000000000"/>
            <w:tcW w:w="519" w:type="pct"/>
            <w:hideMark/>
          </w:tcPr>
          <w:p w:rsidR="00D41226" w:rsidRPr="002D0A71" w:rsidRDefault="00D41226" w:rsidP="00DD0601">
            <w:pPr>
              <w:jc w:val="left"/>
              <w:rPr>
                <w:ins w:id="448" w:author="Janick Bernet" w:date="2009-03-09T12:13:00Z"/>
                <w:rFonts w:eastAsia="Times New Roman"/>
                <w:lang w:eastAsia="de-CH"/>
              </w:rPr>
            </w:pPr>
            <w:ins w:id="449" w:author="Janick Bernet" w:date="2009-03-09T12:16:00Z">
              <w:r>
                <w:rPr>
                  <w:rFonts w:eastAsia="Times New Roman"/>
                  <w:lang w:eastAsia="de-CH"/>
                </w:rPr>
                <w:t>ReqG</w:t>
              </w:r>
              <w:r w:rsidRPr="002D0A71">
                <w:rPr>
                  <w:rFonts w:eastAsia="Times New Roman"/>
                  <w:lang w:eastAsia="de-CH"/>
                </w:rPr>
                <w:t xml:space="preserve">01 </w:t>
              </w:r>
            </w:ins>
          </w:p>
        </w:tc>
        <w:tc>
          <w:tcPr>
            <w:tcW w:w="938" w:type="pct"/>
            <w:hideMark/>
          </w:tcPr>
          <w:p w:rsidR="00D41226" w:rsidRPr="002D0A71" w:rsidRDefault="00D41226" w:rsidP="00DD0601">
            <w:pPr>
              <w:jc w:val="left"/>
              <w:cnfStyle w:val="000000100000"/>
              <w:rPr>
                <w:ins w:id="450" w:author="Janick Bernet" w:date="2009-03-09T12:13:00Z"/>
                <w:rFonts w:eastAsia="Times New Roman"/>
                <w:lang w:eastAsia="de-CH"/>
              </w:rPr>
            </w:pPr>
            <w:ins w:id="451" w:author="Janick Bernet" w:date="2009-03-09T12:16:00Z">
              <w:r w:rsidRPr="002D0A71">
                <w:rPr>
                  <w:rFonts w:eastAsia="Times New Roman"/>
                  <w:lang w:eastAsia="de-CH"/>
                </w:rPr>
                <w:t xml:space="preserve">Basic Camera </w:t>
              </w:r>
            </w:ins>
          </w:p>
        </w:tc>
        <w:tc>
          <w:tcPr>
            <w:tcW w:w="712" w:type="pct"/>
            <w:hideMark/>
          </w:tcPr>
          <w:p w:rsidR="00D41226" w:rsidRPr="002D0A71" w:rsidRDefault="00D41226" w:rsidP="00DD0601">
            <w:pPr>
              <w:jc w:val="left"/>
              <w:cnfStyle w:val="000000100000"/>
              <w:rPr>
                <w:ins w:id="452" w:author="Janick Bernet" w:date="2009-03-09T12:13:00Z"/>
                <w:rFonts w:eastAsia="Times New Roman"/>
                <w:lang w:eastAsia="de-CH"/>
              </w:rPr>
            </w:pPr>
            <w:ins w:id="453" w:author="Janick Bernet" w:date="2009-03-09T12:16:00Z">
              <w:r w:rsidRPr="002D0A71">
                <w:rPr>
                  <w:rFonts w:eastAsia="Times New Roman"/>
                  <w:lang w:eastAsia="de-CH"/>
                </w:rPr>
                <w:t xml:space="preserve">cob </w:t>
              </w:r>
            </w:ins>
          </w:p>
        </w:tc>
        <w:tc>
          <w:tcPr>
            <w:tcW w:w="369" w:type="pct"/>
            <w:hideMark/>
          </w:tcPr>
          <w:p w:rsidR="00D41226" w:rsidRPr="002D0A71" w:rsidRDefault="00D41226" w:rsidP="00DD0601">
            <w:pPr>
              <w:jc w:val="left"/>
              <w:cnfStyle w:val="000000100000"/>
              <w:rPr>
                <w:ins w:id="454" w:author="Janick Bernet" w:date="2009-03-09T12:13:00Z"/>
                <w:rFonts w:eastAsia="Times New Roman"/>
                <w:lang w:eastAsia="de-CH"/>
              </w:rPr>
            </w:pPr>
          </w:p>
        </w:tc>
        <w:tc>
          <w:tcPr>
            <w:tcW w:w="369" w:type="pct"/>
            <w:hideMark/>
          </w:tcPr>
          <w:p w:rsidR="00D41226" w:rsidRPr="002D0A71" w:rsidRDefault="00D41226" w:rsidP="00DD0601">
            <w:pPr>
              <w:jc w:val="left"/>
              <w:cnfStyle w:val="000000100000"/>
              <w:rPr>
                <w:ins w:id="455" w:author="Janick Bernet" w:date="2009-03-09T12:13:00Z"/>
                <w:rFonts w:eastAsia="Times New Roman"/>
                <w:lang w:eastAsia="de-CH"/>
              </w:rPr>
            </w:pPr>
            <w:ins w:id="456" w:author="Janick Bernet" w:date="2009-03-09T12:13:00Z">
              <w:r w:rsidRPr="002D0A71">
                <w:rPr>
                  <w:rFonts w:eastAsia="Times New Roman"/>
                  <w:lang w:eastAsia="de-CH"/>
                </w:rPr>
                <w:t xml:space="preserve">2 </w:t>
              </w:r>
            </w:ins>
          </w:p>
        </w:tc>
        <w:tc>
          <w:tcPr>
            <w:tcW w:w="369" w:type="pct"/>
            <w:hideMark/>
          </w:tcPr>
          <w:p w:rsidR="00D41226" w:rsidRPr="002D0A71" w:rsidRDefault="00D41226" w:rsidP="00DD0601">
            <w:pPr>
              <w:jc w:val="left"/>
              <w:cnfStyle w:val="000000100000"/>
              <w:rPr>
                <w:ins w:id="457" w:author="Janick Bernet" w:date="2009-03-09T12:13:00Z"/>
                <w:rFonts w:eastAsia="Times New Roman"/>
                <w:lang w:eastAsia="de-CH"/>
              </w:rPr>
            </w:pPr>
          </w:p>
        </w:tc>
        <w:tc>
          <w:tcPr>
            <w:tcW w:w="370" w:type="pct"/>
            <w:hideMark/>
          </w:tcPr>
          <w:p w:rsidR="00D41226" w:rsidRPr="002D0A71" w:rsidRDefault="00D41226" w:rsidP="00DD0601">
            <w:pPr>
              <w:jc w:val="left"/>
              <w:cnfStyle w:val="000000100000"/>
              <w:rPr>
                <w:ins w:id="458" w:author="Janick Bernet" w:date="2009-03-09T12:13:00Z"/>
                <w:rFonts w:eastAsia="Times New Roman"/>
                <w:lang w:eastAsia="de-CH"/>
              </w:rPr>
            </w:pPr>
          </w:p>
        </w:tc>
        <w:tc>
          <w:tcPr>
            <w:tcW w:w="370" w:type="pct"/>
            <w:hideMark/>
          </w:tcPr>
          <w:p w:rsidR="00D41226" w:rsidRPr="002D0A71" w:rsidRDefault="00D41226" w:rsidP="00DD0601">
            <w:pPr>
              <w:jc w:val="left"/>
              <w:cnfStyle w:val="000000100000"/>
              <w:rPr>
                <w:ins w:id="459" w:author="Janick Bernet" w:date="2009-03-09T12:13:00Z"/>
                <w:rFonts w:eastAsia="Times New Roman"/>
                <w:lang w:eastAsia="de-CH"/>
              </w:rPr>
            </w:pPr>
          </w:p>
        </w:tc>
        <w:tc>
          <w:tcPr>
            <w:tcW w:w="371" w:type="pct"/>
            <w:hideMark/>
          </w:tcPr>
          <w:p w:rsidR="00D41226" w:rsidRPr="002D0A71" w:rsidRDefault="00D41226" w:rsidP="00DD0601">
            <w:pPr>
              <w:jc w:val="left"/>
              <w:cnfStyle w:val="000000100000"/>
              <w:rPr>
                <w:ins w:id="460"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461" w:author="Janick Bernet" w:date="2009-03-09T12:13:00Z"/>
                <w:rFonts w:eastAsia="Times New Roman"/>
                <w:lang w:eastAsia="de-CH"/>
              </w:rPr>
            </w:pPr>
          </w:p>
        </w:tc>
      </w:tr>
      <w:tr w:rsidR="00D41226" w:rsidRPr="002D0A71" w:rsidTr="00DD0601">
        <w:trPr>
          <w:cnfStyle w:val="000000010000"/>
          <w:ins w:id="462" w:author="Janick Bernet" w:date="2009-03-09T12:13:00Z"/>
        </w:trPr>
        <w:tc>
          <w:tcPr>
            <w:cnfStyle w:val="001000000000"/>
            <w:tcW w:w="0" w:type="auto"/>
            <w:hideMark/>
          </w:tcPr>
          <w:p w:rsidR="00D41226" w:rsidRPr="002D0A71" w:rsidRDefault="00D41226" w:rsidP="00DD0601">
            <w:pPr>
              <w:jc w:val="left"/>
              <w:rPr>
                <w:ins w:id="463" w:author="Janick Bernet" w:date="2009-03-09T12:13:00Z"/>
                <w:rFonts w:eastAsia="Times New Roman"/>
                <w:lang w:eastAsia="de-CH"/>
              </w:rPr>
            </w:pPr>
            <w:ins w:id="464" w:author="Janick Bernet" w:date="2009-03-09T12:16:00Z">
              <w:r>
                <w:rPr>
                  <w:rFonts w:eastAsia="Times New Roman"/>
                  <w:lang w:eastAsia="de-CH"/>
                </w:rPr>
                <w:t>ReqG</w:t>
              </w:r>
              <w:r w:rsidRPr="002D0A71">
                <w:rPr>
                  <w:rFonts w:eastAsia="Times New Roman"/>
                  <w:lang w:eastAsia="de-CH"/>
                </w:rPr>
                <w:t xml:space="preserve">03 </w:t>
              </w:r>
            </w:ins>
          </w:p>
        </w:tc>
        <w:tc>
          <w:tcPr>
            <w:tcW w:w="0" w:type="auto"/>
            <w:hideMark/>
          </w:tcPr>
          <w:p w:rsidR="00D41226" w:rsidRPr="002D0A71" w:rsidRDefault="00D41226" w:rsidP="00DD0601">
            <w:pPr>
              <w:jc w:val="left"/>
              <w:cnfStyle w:val="000000010000"/>
              <w:rPr>
                <w:ins w:id="465" w:author="Janick Bernet" w:date="2009-03-09T12:13:00Z"/>
                <w:rFonts w:eastAsia="Times New Roman"/>
                <w:lang w:eastAsia="de-CH"/>
              </w:rPr>
            </w:pPr>
            <w:ins w:id="466" w:author="Janick Bernet" w:date="2009-03-09T12:16:00Z">
              <w:r w:rsidRPr="002D0A71">
                <w:rPr>
                  <w:rFonts w:eastAsia="Times New Roman"/>
                  <w:lang w:eastAsia="de-CH"/>
                </w:rPr>
                <w:t xml:space="preserve">Basic Software Framework </w:t>
              </w:r>
            </w:ins>
          </w:p>
        </w:tc>
        <w:tc>
          <w:tcPr>
            <w:tcW w:w="0" w:type="auto"/>
            <w:hideMark/>
          </w:tcPr>
          <w:p w:rsidR="00D41226" w:rsidRPr="002D0A71" w:rsidRDefault="00D41226" w:rsidP="00DD0601">
            <w:pPr>
              <w:jc w:val="left"/>
              <w:cnfStyle w:val="000000010000"/>
              <w:rPr>
                <w:ins w:id="467" w:author="Janick Bernet" w:date="2009-03-09T12:13:00Z"/>
                <w:rFonts w:eastAsia="Times New Roman"/>
                <w:lang w:eastAsia="de-CH"/>
              </w:rPr>
            </w:pPr>
            <w:ins w:id="468" w:author="Janick Bernet" w:date="2009-03-09T12:16:00Z">
              <w:r w:rsidRPr="002D0A71">
                <w:rPr>
                  <w:rFonts w:eastAsia="Times New Roman"/>
                  <w:lang w:eastAsia="de-CH"/>
                </w:rPr>
                <w:t xml:space="preserve">cob </w:t>
              </w:r>
            </w:ins>
          </w:p>
        </w:tc>
        <w:tc>
          <w:tcPr>
            <w:tcW w:w="0" w:type="auto"/>
            <w:hideMark/>
          </w:tcPr>
          <w:p w:rsidR="00D41226" w:rsidRPr="002D0A71" w:rsidRDefault="00D41226" w:rsidP="00DD0601">
            <w:pPr>
              <w:jc w:val="left"/>
              <w:cnfStyle w:val="000000010000"/>
              <w:rPr>
                <w:ins w:id="469" w:author="Janick Bernet" w:date="2009-03-09T12:13:00Z"/>
                <w:rFonts w:eastAsia="Times New Roman"/>
                <w:lang w:eastAsia="de-CH"/>
              </w:rPr>
            </w:pPr>
            <w:ins w:id="470" w:author="Janick Bernet" w:date="2009-03-09T12:13:00Z">
              <w:r w:rsidRPr="002D0A71">
                <w:rPr>
                  <w:rFonts w:eastAsia="Times New Roman"/>
                  <w:lang w:eastAsia="de-CH"/>
                </w:rPr>
                <w:t xml:space="preserve">8 </w:t>
              </w:r>
            </w:ins>
          </w:p>
        </w:tc>
        <w:tc>
          <w:tcPr>
            <w:tcW w:w="0" w:type="auto"/>
            <w:hideMark/>
          </w:tcPr>
          <w:p w:rsidR="00D41226" w:rsidRPr="002D0A71" w:rsidRDefault="00D41226" w:rsidP="00DD0601">
            <w:pPr>
              <w:jc w:val="left"/>
              <w:cnfStyle w:val="000000010000"/>
              <w:rPr>
                <w:ins w:id="471"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472"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473"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474"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475" w:author="Janick Bernet" w:date="2009-03-09T12:13:00Z"/>
                <w:rFonts w:eastAsia="Times New Roman"/>
                <w:lang w:eastAsia="de-CH"/>
              </w:rPr>
            </w:pPr>
          </w:p>
        </w:tc>
        <w:tc>
          <w:tcPr>
            <w:tcW w:w="615" w:type="pct"/>
            <w:hideMark/>
          </w:tcPr>
          <w:p w:rsidR="00D41226" w:rsidRPr="002D0A71" w:rsidRDefault="00D41226" w:rsidP="00DD0601">
            <w:pPr>
              <w:jc w:val="left"/>
              <w:cnfStyle w:val="000000010000"/>
              <w:rPr>
                <w:ins w:id="476" w:author="Janick Bernet" w:date="2009-03-09T12:13:00Z"/>
                <w:rFonts w:eastAsia="Times New Roman"/>
                <w:lang w:eastAsia="de-CH"/>
              </w:rPr>
            </w:pPr>
          </w:p>
        </w:tc>
      </w:tr>
      <w:tr w:rsidR="00D41226" w:rsidRPr="002D0A71" w:rsidTr="00DD0601">
        <w:trPr>
          <w:cnfStyle w:val="000000100000"/>
          <w:ins w:id="477" w:author="Janick Bernet" w:date="2009-03-09T12:13:00Z"/>
        </w:trPr>
        <w:tc>
          <w:tcPr>
            <w:cnfStyle w:val="001000000000"/>
            <w:tcW w:w="0" w:type="auto"/>
            <w:hideMark/>
          </w:tcPr>
          <w:p w:rsidR="00D41226" w:rsidRPr="002D0A71" w:rsidRDefault="00D41226" w:rsidP="00DD0601">
            <w:pPr>
              <w:jc w:val="left"/>
              <w:rPr>
                <w:ins w:id="478" w:author="Janick Bernet" w:date="2009-03-09T12:13:00Z"/>
                <w:rFonts w:eastAsia="Times New Roman"/>
                <w:lang w:eastAsia="de-CH"/>
              </w:rPr>
            </w:pPr>
            <w:ins w:id="479" w:author="Janick Bernet" w:date="2009-03-09T12:16:00Z">
              <w:r w:rsidRPr="002D0A71">
                <w:rPr>
                  <w:rFonts w:eastAsia="Times New Roman"/>
                  <w:lang w:eastAsia="de-CH"/>
                </w:rPr>
                <w:t xml:space="preserve">ReqL01 </w:t>
              </w:r>
            </w:ins>
          </w:p>
        </w:tc>
        <w:tc>
          <w:tcPr>
            <w:tcW w:w="0" w:type="auto"/>
            <w:hideMark/>
          </w:tcPr>
          <w:p w:rsidR="00D41226" w:rsidRPr="002D0A71" w:rsidRDefault="00D41226" w:rsidP="00DD0601">
            <w:pPr>
              <w:jc w:val="left"/>
              <w:cnfStyle w:val="000000100000"/>
              <w:rPr>
                <w:ins w:id="480" w:author="Janick Bernet" w:date="2009-03-09T12:13:00Z"/>
                <w:rFonts w:eastAsia="Times New Roman"/>
                <w:lang w:eastAsia="de-CH"/>
              </w:rPr>
            </w:pPr>
            <w:ins w:id="481" w:author="Janick Bernet" w:date="2009-03-09T12:16:00Z">
              <w:r w:rsidRPr="002D0A71">
                <w:rPr>
                  <w:rFonts w:eastAsia="Times New Roman"/>
                  <w:lang w:eastAsia="de-CH"/>
                </w:rPr>
                <w:t xml:space="preserve">Lava Ground </w:t>
              </w:r>
            </w:ins>
          </w:p>
        </w:tc>
        <w:tc>
          <w:tcPr>
            <w:tcW w:w="0" w:type="auto"/>
            <w:hideMark/>
          </w:tcPr>
          <w:p w:rsidR="00D41226" w:rsidRPr="002D0A71" w:rsidRDefault="00D41226" w:rsidP="00DD0601">
            <w:pPr>
              <w:jc w:val="left"/>
              <w:cnfStyle w:val="000000100000"/>
              <w:rPr>
                <w:ins w:id="482" w:author="Janick Bernet" w:date="2009-03-09T12:13:00Z"/>
                <w:rFonts w:eastAsia="Times New Roman"/>
                <w:lang w:eastAsia="de-CH"/>
              </w:rPr>
            </w:pPr>
            <w:ins w:id="483"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DD0601">
            <w:pPr>
              <w:jc w:val="left"/>
              <w:cnfStyle w:val="000000100000"/>
              <w:rPr>
                <w:ins w:id="484"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485" w:author="Janick Bernet" w:date="2009-03-09T12:13:00Z"/>
                <w:rFonts w:eastAsia="Times New Roman"/>
                <w:lang w:eastAsia="de-CH"/>
              </w:rPr>
            </w:pPr>
            <w:ins w:id="486" w:author="Janick Bernet" w:date="2009-03-09T12:13:00Z">
              <w:r w:rsidRPr="002D0A71">
                <w:rPr>
                  <w:rFonts w:eastAsia="Times New Roman"/>
                  <w:lang w:eastAsia="de-CH"/>
                </w:rPr>
                <w:t xml:space="preserve">3 </w:t>
              </w:r>
            </w:ins>
          </w:p>
        </w:tc>
        <w:tc>
          <w:tcPr>
            <w:tcW w:w="0" w:type="auto"/>
            <w:hideMark/>
          </w:tcPr>
          <w:p w:rsidR="00D41226" w:rsidRPr="002D0A71" w:rsidRDefault="00D41226" w:rsidP="00DD0601">
            <w:pPr>
              <w:jc w:val="left"/>
              <w:cnfStyle w:val="000000100000"/>
              <w:rPr>
                <w:ins w:id="487"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488"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489"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490"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491" w:author="Janick Bernet" w:date="2009-03-09T12:13:00Z"/>
                <w:rFonts w:eastAsia="Times New Roman"/>
                <w:lang w:eastAsia="de-CH"/>
              </w:rPr>
            </w:pPr>
          </w:p>
        </w:tc>
      </w:tr>
      <w:tr w:rsidR="00D41226" w:rsidRPr="002D0A71" w:rsidTr="00DD0601">
        <w:trPr>
          <w:cnfStyle w:val="000000010000"/>
          <w:ins w:id="492" w:author="Janick Bernet" w:date="2009-03-09T12:13:00Z"/>
        </w:trPr>
        <w:tc>
          <w:tcPr>
            <w:cnfStyle w:val="001000000000"/>
            <w:tcW w:w="0" w:type="auto"/>
            <w:hideMark/>
          </w:tcPr>
          <w:p w:rsidR="00D41226" w:rsidRPr="002D0A71" w:rsidRDefault="00D41226" w:rsidP="00DD0601">
            <w:pPr>
              <w:jc w:val="left"/>
              <w:rPr>
                <w:ins w:id="493" w:author="Janick Bernet" w:date="2009-03-09T12:13:00Z"/>
                <w:rFonts w:eastAsia="Times New Roman"/>
                <w:lang w:eastAsia="de-CH"/>
              </w:rPr>
            </w:pPr>
            <w:ins w:id="494" w:author="Janick Bernet" w:date="2009-03-09T12:16:00Z">
              <w:r w:rsidRPr="002D0A71">
                <w:rPr>
                  <w:rFonts w:eastAsia="Times New Roman"/>
                  <w:lang w:eastAsia="de-CH"/>
                </w:rPr>
                <w:t xml:space="preserve">ReqL02 </w:t>
              </w:r>
            </w:ins>
          </w:p>
        </w:tc>
        <w:tc>
          <w:tcPr>
            <w:tcW w:w="0" w:type="auto"/>
            <w:hideMark/>
          </w:tcPr>
          <w:p w:rsidR="00D41226" w:rsidRPr="002D0A71" w:rsidRDefault="00D41226" w:rsidP="00DD0601">
            <w:pPr>
              <w:jc w:val="left"/>
              <w:cnfStyle w:val="000000010000"/>
              <w:rPr>
                <w:ins w:id="495" w:author="Janick Bernet" w:date="2009-03-09T12:13:00Z"/>
                <w:rFonts w:eastAsia="Times New Roman"/>
                <w:lang w:eastAsia="de-CH"/>
              </w:rPr>
            </w:pPr>
            <w:ins w:id="496" w:author="Janick Bernet" w:date="2009-03-09T12:16:00Z">
              <w:r w:rsidRPr="002D0A71">
                <w:rPr>
                  <w:rFonts w:eastAsia="Times New Roman"/>
                  <w:lang w:eastAsia="de-CH"/>
                </w:rPr>
                <w:t xml:space="preserve">Basic Lava Effect </w:t>
              </w:r>
            </w:ins>
          </w:p>
        </w:tc>
        <w:tc>
          <w:tcPr>
            <w:tcW w:w="0" w:type="auto"/>
            <w:hideMark/>
          </w:tcPr>
          <w:p w:rsidR="00D41226" w:rsidRPr="002D0A71" w:rsidRDefault="00D41226" w:rsidP="00DD0601">
            <w:pPr>
              <w:jc w:val="left"/>
              <w:cnfStyle w:val="000000010000"/>
              <w:rPr>
                <w:ins w:id="497" w:author="Janick Bernet" w:date="2009-03-09T12:13:00Z"/>
                <w:rFonts w:eastAsia="Times New Roman"/>
                <w:lang w:eastAsia="de-CH"/>
              </w:rPr>
            </w:pPr>
            <w:ins w:id="498" w:author="Janick Bernet" w:date="2009-03-09T12:16:00Z">
              <w:r w:rsidRPr="002D0A71">
                <w:rPr>
                  <w:rFonts w:eastAsia="Times New Roman"/>
                  <w:lang w:eastAsia="de-CH"/>
                </w:rPr>
                <w:t xml:space="preserve">cob </w:t>
              </w:r>
            </w:ins>
          </w:p>
        </w:tc>
        <w:tc>
          <w:tcPr>
            <w:tcW w:w="0" w:type="auto"/>
            <w:hideMark/>
          </w:tcPr>
          <w:p w:rsidR="00D41226" w:rsidRPr="002D0A71" w:rsidRDefault="00D41226" w:rsidP="00DD0601">
            <w:pPr>
              <w:jc w:val="left"/>
              <w:cnfStyle w:val="000000010000"/>
              <w:rPr>
                <w:ins w:id="499"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00"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01" w:author="Janick Bernet" w:date="2009-03-09T12:13:00Z"/>
                <w:rFonts w:eastAsia="Times New Roman"/>
                <w:lang w:eastAsia="de-CH"/>
              </w:rPr>
            </w:pPr>
            <w:ins w:id="502" w:author="Janick Bernet" w:date="2009-03-09T12:13:00Z">
              <w:r w:rsidRPr="002D0A71">
                <w:rPr>
                  <w:rFonts w:eastAsia="Times New Roman"/>
                  <w:lang w:eastAsia="de-CH"/>
                </w:rPr>
                <w:t xml:space="preserve">2 </w:t>
              </w:r>
            </w:ins>
          </w:p>
        </w:tc>
        <w:tc>
          <w:tcPr>
            <w:tcW w:w="0" w:type="auto"/>
            <w:hideMark/>
          </w:tcPr>
          <w:p w:rsidR="00D41226" w:rsidRPr="002D0A71" w:rsidRDefault="00D41226" w:rsidP="00DD0601">
            <w:pPr>
              <w:jc w:val="left"/>
              <w:cnfStyle w:val="000000010000"/>
              <w:rPr>
                <w:ins w:id="503"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04"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05" w:author="Janick Bernet" w:date="2009-03-09T12:13:00Z"/>
                <w:rFonts w:eastAsia="Times New Roman"/>
                <w:lang w:eastAsia="de-CH"/>
              </w:rPr>
            </w:pPr>
          </w:p>
        </w:tc>
        <w:tc>
          <w:tcPr>
            <w:tcW w:w="615" w:type="pct"/>
            <w:hideMark/>
          </w:tcPr>
          <w:p w:rsidR="00D41226" w:rsidRPr="002D0A71" w:rsidRDefault="00D41226" w:rsidP="00DD0601">
            <w:pPr>
              <w:jc w:val="left"/>
              <w:cnfStyle w:val="000000010000"/>
              <w:rPr>
                <w:ins w:id="506" w:author="Janick Bernet" w:date="2009-03-09T12:13:00Z"/>
                <w:rFonts w:eastAsia="Times New Roman"/>
                <w:lang w:eastAsia="de-CH"/>
              </w:rPr>
            </w:pPr>
          </w:p>
        </w:tc>
      </w:tr>
      <w:tr w:rsidR="00D41226" w:rsidRPr="002D0A71" w:rsidTr="00DD0601">
        <w:trPr>
          <w:cnfStyle w:val="000000100000"/>
          <w:ins w:id="507" w:author="Janick Bernet" w:date="2009-03-09T12:13:00Z"/>
        </w:trPr>
        <w:tc>
          <w:tcPr>
            <w:cnfStyle w:val="001000000000"/>
            <w:tcW w:w="0" w:type="auto"/>
            <w:hideMark/>
          </w:tcPr>
          <w:p w:rsidR="00D41226" w:rsidRPr="002D0A71" w:rsidRDefault="00D41226" w:rsidP="00DD0601">
            <w:pPr>
              <w:jc w:val="left"/>
              <w:rPr>
                <w:ins w:id="508" w:author="Janick Bernet" w:date="2009-03-09T12:13:00Z"/>
                <w:rFonts w:eastAsia="Times New Roman"/>
                <w:lang w:eastAsia="de-CH"/>
              </w:rPr>
            </w:pPr>
            <w:ins w:id="509" w:author="Janick Bernet" w:date="2009-03-09T12:16:00Z">
              <w:r w:rsidRPr="002D0A71">
                <w:rPr>
                  <w:rFonts w:eastAsia="Times New Roman"/>
                  <w:lang w:eastAsia="de-CH"/>
                </w:rPr>
                <w:t xml:space="preserve">ReqL04 </w:t>
              </w:r>
            </w:ins>
          </w:p>
        </w:tc>
        <w:tc>
          <w:tcPr>
            <w:tcW w:w="0" w:type="auto"/>
            <w:hideMark/>
          </w:tcPr>
          <w:p w:rsidR="00D41226" w:rsidRPr="002D0A71" w:rsidRDefault="00D41226" w:rsidP="00DD0601">
            <w:pPr>
              <w:jc w:val="left"/>
              <w:cnfStyle w:val="000000100000"/>
              <w:rPr>
                <w:ins w:id="510" w:author="Janick Bernet" w:date="2009-03-09T12:13:00Z"/>
                <w:rFonts w:eastAsia="Times New Roman"/>
                <w:lang w:eastAsia="de-CH"/>
              </w:rPr>
            </w:pPr>
            <w:ins w:id="511" w:author="Janick Bernet" w:date="2009-03-09T12:16:00Z">
              <w:r w:rsidRPr="002D0A71">
                <w:rPr>
                  <w:rFonts w:eastAsia="Times New Roman"/>
                  <w:lang w:eastAsia="de-CH"/>
                </w:rPr>
                <w:t xml:space="preserve">Deadly Lava </w:t>
              </w:r>
            </w:ins>
          </w:p>
        </w:tc>
        <w:tc>
          <w:tcPr>
            <w:tcW w:w="0" w:type="auto"/>
            <w:hideMark/>
          </w:tcPr>
          <w:p w:rsidR="00D41226" w:rsidRPr="002D0A71" w:rsidRDefault="00D41226" w:rsidP="00DD0601">
            <w:pPr>
              <w:jc w:val="left"/>
              <w:cnfStyle w:val="000000100000"/>
              <w:rPr>
                <w:ins w:id="512" w:author="Janick Bernet" w:date="2009-03-09T12:13:00Z"/>
                <w:rFonts w:eastAsia="Times New Roman"/>
                <w:lang w:eastAsia="de-CH"/>
              </w:rPr>
            </w:pPr>
            <w:ins w:id="513"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DD0601">
            <w:pPr>
              <w:jc w:val="left"/>
              <w:cnfStyle w:val="000000100000"/>
              <w:rPr>
                <w:ins w:id="514"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15" w:author="Janick Bernet" w:date="2009-03-09T12:13:00Z"/>
                <w:rFonts w:eastAsia="Times New Roman"/>
                <w:lang w:eastAsia="de-CH"/>
              </w:rPr>
            </w:pPr>
            <w:ins w:id="516" w:author="Janick Bernet" w:date="2009-03-09T12:13:00Z">
              <w:r w:rsidRPr="002D0A71">
                <w:rPr>
                  <w:rFonts w:eastAsia="Times New Roman"/>
                  <w:lang w:eastAsia="de-CH"/>
                </w:rPr>
                <w:t xml:space="preserve">3 </w:t>
              </w:r>
            </w:ins>
          </w:p>
        </w:tc>
        <w:tc>
          <w:tcPr>
            <w:tcW w:w="0" w:type="auto"/>
            <w:hideMark/>
          </w:tcPr>
          <w:p w:rsidR="00D41226" w:rsidRPr="002D0A71" w:rsidRDefault="00D41226" w:rsidP="00DD0601">
            <w:pPr>
              <w:jc w:val="left"/>
              <w:cnfStyle w:val="000000100000"/>
              <w:rPr>
                <w:ins w:id="517"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18"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19"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20"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521" w:author="Janick Bernet" w:date="2009-03-09T12:13:00Z"/>
                <w:rFonts w:eastAsia="Times New Roman"/>
                <w:lang w:eastAsia="de-CH"/>
              </w:rPr>
            </w:pPr>
          </w:p>
        </w:tc>
      </w:tr>
      <w:tr w:rsidR="00D41226" w:rsidRPr="002D0A71" w:rsidTr="00DD0601">
        <w:trPr>
          <w:cnfStyle w:val="000000010000"/>
          <w:ins w:id="522" w:author="Janick Bernet" w:date="2009-03-09T12:13:00Z"/>
        </w:trPr>
        <w:tc>
          <w:tcPr>
            <w:cnfStyle w:val="001000000000"/>
            <w:tcW w:w="0" w:type="auto"/>
            <w:hideMark/>
          </w:tcPr>
          <w:p w:rsidR="00D41226" w:rsidRPr="002D0A71" w:rsidRDefault="00D41226" w:rsidP="00DD0601">
            <w:pPr>
              <w:jc w:val="left"/>
              <w:rPr>
                <w:ins w:id="523" w:author="Janick Bernet" w:date="2009-03-09T12:13:00Z"/>
                <w:rFonts w:eastAsia="Times New Roman"/>
                <w:lang w:eastAsia="de-CH"/>
              </w:rPr>
            </w:pPr>
            <w:ins w:id="524" w:author="Janick Bernet" w:date="2009-03-09T12:16:00Z">
              <w:r w:rsidRPr="002D0A71">
                <w:rPr>
                  <w:rFonts w:eastAsia="Times New Roman"/>
                  <w:lang w:eastAsia="de-CH"/>
                </w:rPr>
                <w:t xml:space="preserve">ReqPi01 </w:t>
              </w:r>
            </w:ins>
          </w:p>
        </w:tc>
        <w:tc>
          <w:tcPr>
            <w:tcW w:w="0" w:type="auto"/>
            <w:hideMark/>
          </w:tcPr>
          <w:p w:rsidR="00D41226" w:rsidRPr="002D0A71" w:rsidRDefault="00D41226" w:rsidP="00DD0601">
            <w:pPr>
              <w:jc w:val="left"/>
              <w:cnfStyle w:val="000000010000"/>
              <w:rPr>
                <w:ins w:id="525" w:author="Janick Bernet" w:date="2009-03-09T12:13:00Z"/>
                <w:rFonts w:eastAsia="Times New Roman"/>
                <w:lang w:eastAsia="de-CH"/>
              </w:rPr>
            </w:pPr>
            <w:ins w:id="526" w:author="Janick Bernet" w:date="2009-03-09T12:16:00Z">
              <w:r w:rsidRPr="002D0A71">
                <w:rPr>
                  <w:rFonts w:eastAsia="Times New Roman"/>
                  <w:lang w:eastAsia="de-CH"/>
                </w:rPr>
                <w:t xml:space="preserve">Pillars </w:t>
              </w:r>
            </w:ins>
          </w:p>
        </w:tc>
        <w:tc>
          <w:tcPr>
            <w:tcW w:w="0" w:type="auto"/>
            <w:hideMark/>
          </w:tcPr>
          <w:p w:rsidR="00D41226" w:rsidRPr="002D0A71" w:rsidRDefault="00D41226" w:rsidP="00DD0601">
            <w:pPr>
              <w:jc w:val="left"/>
              <w:cnfStyle w:val="000000010000"/>
              <w:rPr>
                <w:ins w:id="527" w:author="Janick Bernet" w:date="2009-03-09T12:13:00Z"/>
                <w:rFonts w:eastAsia="Times New Roman"/>
                <w:lang w:eastAsia="de-CH"/>
              </w:rPr>
            </w:pPr>
            <w:ins w:id="528" w:author="Janick Bernet" w:date="2009-03-09T12:16:00Z">
              <w:r w:rsidRPr="002D0A71">
                <w:rPr>
                  <w:rFonts w:eastAsia="Times New Roman"/>
                  <w:lang w:eastAsia="de-CH"/>
                </w:rPr>
                <w:t xml:space="preserve">cob </w:t>
              </w:r>
            </w:ins>
          </w:p>
        </w:tc>
        <w:tc>
          <w:tcPr>
            <w:tcW w:w="0" w:type="auto"/>
            <w:hideMark/>
          </w:tcPr>
          <w:p w:rsidR="00D41226" w:rsidRPr="002D0A71" w:rsidRDefault="00D41226" w:rsidP="00DD0601">
            <w:pPr>
              <w:jc w:val="left"/>
              <w:cnfStyle w:val="000000010000"/>
              <w:rPr>
                <w:ins w:id="529"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30"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31" w:author="Janick Bernet" w:date="2009-03-09T12:13:00Z"/>
                <w:rFonts w:eastAsia="Times New Roman"/>
                <w:lang w:eastAsia="de-CH"/>
              </w:rPr>
            </w:pPr>
            <w:ins w:id="532" w:author="Janick Bernet" w:date="2009-03-09T12:13:00Z">
              <w:r w:rsidRPr="002D0A71">
                <w:rPr>
                  <w:rFonts w:eastAsia="Times New Roman"/>
                  <w:lang w:eastAsia="de-CH"/>
                </w:rPr>
                <w:t xml:space="preserve">3 </w:t>
              </w:r>
            </w:ins>
          </w:p>
        </w:tc>
        <w:tc>
          <w:tcPr>
            <w:tcW w:w="0" w:type="auto"/>
            <w:hideMark/>
          </w:tcPr>
          <w:p w:rsidR="00D41226" w:rsidRPr="002D0A71" w:rsidRDefault="00D41226" w:rsidP="00DD0601">
            <w:pPr>
              <w:jc w:val="left"/>
              <w:cnfStyle w:val="000000010000"/>
              <w:rPr>
                <w:ins w:id="533"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34"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35" w:author="Janick Bernet" w:date="2009-03-09T12:13:00Z"/>
                <w:rFonts w:eastAsia="Times New Roman"/>
                <w:lang w:eastAsia="de-CH"/>
              </w:rPr>
            </w:pPr>
          </w:p>
        </w:tc>
        <w:tc>
          <w:tcPr>
            <w:tcW w:w="615" w:type="pct"/>
            <w:hideMark/>
          </w:tcPr>
          <w:p w:rsidR="00D41226" w:rsidRPr="002D0A71" w:rsidRDefault="00D41226" w:rsidP="00DD0601">
            <w:pPr>
              <w:jc w:val="left"/>
              <w:cnfStyle w:val="000000010000"/>
              <w:rPr>
                <w:ins w:id="536" w:author="Janick Bernet" w:date="2009-03-09T12:13:00Z"/>
                <w:rFonts w:eastAsia="Times New Roman"/>
                <w:lang w:eastAsia="de-CH"/>
              </w:rPr>
            </w:pPr>
          </w:p>
        </w:tc>
      </w:tr>
      <w:tr w:rsidR="00D41226" w:rsidRPr="002D0A71" w:rsidTr="00DD0601">
        <w:trPr>
          <w:cnfStyle w:val="000000100000"/>
          <w:ins w:id="537" w:author="Janick Bernet" w:date="2009-03-09T12:13:00Z"/>
        </w:trPr>
        <w:tc>
          <w:tcPr>
            <w:cnfStyle w:val="001000000000"/>
            <w:tcW w:w="0" w:type="auto"/>
            <w:hideMark/>
          </w:tcPr>
          <w:p w:rsidR="00D41226" w:rsidRPr="002D0A71" w:rsidRDefault="00D41226" w:rsidP="00DD0601">
            <w:pPr>
              <w:jc w:val="left"/>
              <w:rPr>
                <w:ins w:id="538" w:author="Janick Bernet" w:date="2009-03-09T12:13:00Z"/>
                <w:rFonts w:eastAsia="Times New Roman"/>
                <w:lang w:eastAsia="de-CH"/>
              </w:rPr>
            </w:pPr>
            <w:ins w:id="539" w:author="Janick Bernet" w:date="2009-03-09T12:16:00Z">
              <w:r w:rsidRPr="002D0A71">
                <w:rPr>
                  <w:rFonts w:eastAsia="Times New Roman"/>
                  <w:lang w:eastAsia="de-CH"/>
                </w:rPr>
                <w:t xml:space="preserve">ReqPi02 </w:t>
              </w:r>
            </w:ins>
          </w:p>
        </w:tc>
        <w:tc>
          <w:tcPr>
            <w:tcW w:w="0" w:type="auto"/>
            <w:hideMark/>
          </w:tcPr>
          <w:p w:rsidR="00D41226" w:rsidRPr="002D0A71" w:rsidRDefault="00D41226" w:rsidP="00DD0601">
            <w:pPr>
              <w:jc w:val="left"/>
              <w:cnfStyle w:val="000000100000"/>
              <w:rPr>
                <w:ins w:id="540" w:author="Janick Bernet" w:date="2009-03-09T12:13:00Z"/>
                <w:rFonts w:eastAsia="Times New Roman"/>
                <w:lang w:eastAsia="de-CH"/>
              </w:rPr>
            </w:pPr>
            <w:ins w:id="541" w:author="Janick Bernet" w:date="2009-03-09T12:16:00Z">
              <w:r w:rsidRPr="002D0A71">
                <w:rPr>
                  <w:rFonts w:eastAsia="Times New Roman"/>
                  <w:lang w:eastAsia="de-CH"/>
                </w:rPr>
                <w:t xml:space="preserve">Basic Pillar Rendering </w:t>
              </w:r>
            </w:ins>
          </w:p>
        </w:tc>
        <w:tc>
          <w:tcPr>
            <w:tcW w:w="0" w:type="auto"/>
            <w:hideMark/>
          </w:tcPr>
          <w:p w:rsidR="00D41226" w:rsidRPr="002D0A71" w:rsidRDefault="00D41226" w:rsidP="00DD0601">
            <w:pPr>
              <w:jc w:val="left"/>
              <w:cnfStyle w:val="000000100000"/>
              <w:rPr>
                <w:ins w:id="542" w:author="Janick Bernet" w:date="2009-03-09T12:13:00Z"/>
                <w:rFonts w:eastAsia="Times New Roman"/>
                <w:lang w:eastAsia="de-CH"/>
              </w:rPr>
            </w:pPr>
            <w:ins w:id="543" w:author="Janick Bernet" w:date="2009-03-09T12:16:00Z">
              <w:r w:rsidRPr="002D0A71">
                <w:rPr>
                  <w:rFonts w:eastAsia="Times New Roman"/>
                  <w:lang w:eastAsia="de-CH"/>
                </w:rPr>
                <w:t xml:space="preserve">cob </w:t>
              </w:r>
            </w:ins>
          </w:p>
        </w:tc>
        <w:tc>
          <w:tcPr>
            <w:tcW w:w="0" w:type="auto"/>
            <w:hideMark/>
          </w:tcPr>
          <w:p w:rsidR="00D41226" w:rsidRPr="002D0A71" w:rsidRDefault="00D41226" w:rsidP="00DD0601">
            <w:pPr>
              <w:jc w:val="left"/>
              <w:cnfStyle w:val="000000100000"/>
              <w:rPr>
                <w:ins w:id="544"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45"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46" w:author="Janick Bernet" w:date="2009-03-09T12:13:00Z"/>
                <w:rFonts w:eastAsia="Times New Roman"/>
                <w:lang w:eastAsia="de-CH"/>
              </w:rPr>
            </w:pPr>
            <w:ins w:id="547" w:author="Janick Bernet" w:date="2009-03-09T12:13:00Z">
              <w:r w:rsidRPr="002D0A71">
                <w:rPr>
                  <w:rFonts w:eastAsia="Times New Roman"/>
                  <w:lang w:eastAsia="de-CH"/>
                </w:rPr>
                <w:t xml:space="preserve">2 </w:t>
              </w:r>
            </w:ins>
          </w:p>
        </w:tc>
        <w:tc>
          <w:tcPr>
            <w:tcW w:w="0" w:type="auto"/>
            <w:hideMark/>
          </w:tcPr>
          <w:p w:rsidR="00D41226" w:rsidRPr="002D0A71" w:rsidRDefault="00D41226" w:rsidP="00DD0601">
            <w:pPr>
              <w:jc w:val="left"/>
              <w:cnfStyle w:val="000000100000"/>
              <w:rPr>
                <w:ins w:id="548"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49"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50"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551" w:author="Janick Bernet" w:date="2009-03-09T12:13:00Z"/>
                <w:rFonts w:eastAsia="Times New Roman"/>
                <w:lang w:eastAsia="de-CH"/>
              </w:rPr>
            </w:pPr>
          </w:p>
        </w:tc>
      </w:tr>
      <w:tr w:rsidR="00D41226" w:rsidRPr="002D0A71" w:rsidTr="00DD0601">
        <w:trPr>
          <w:cnfStyle w:val="000000010000"/>
          <w:ins w:id="552" w:author="Janick Bernet" w:date="2009-03-09T12:13:00Z"/>
        </w:trPr>
        <w:tc>
          <w:tcPr>
            <w:cnfStyle w:val="001000000000"/>
            <w:tcW w:w="0" w:type="auto"/>
            <w:hideMark/>
          </w:tcPr>
          <w:p w:rsidR="00D41226" w:rsidRPr="002D0A71" w:rsidRDefault="00D41226" w:rsidP="00DD0601">
            <w:pPr>
              <w:jc w:val="left"/>
              <w:rPr>
                <w:ins w:id="553" w:author="Janick Bernet" w:date="2009-03-09T12:13:00Z"/>
                <w:rFonts w:eastAsia="Times New Roman"/>
                <w:lang w:eastAsia="de-CH"/>
              </w:rPr>
            </w:pPr>
            <w:ins w:id="554" w:author="Janick Bernet" w:date="2009-03-09T12:16:00Z">
              <w:r w:rsidRPr="002D0A71">
                <w:rPr>
                  <w:rFonts w:eastAsia="Times New Roman"/>
                  <w:lang w:eastAsia="de-CH"/>
                </w:rPr>
                <w:t xml:space="preserve">ReqI01 </w:t>
              </w:r>
            </w:ins>
          </w:p>
        </w:tc>
        <w:tc>
          <w:tcPr>
            <w:tcW w:w="0" w:type="auto"/>
            <w:hideMark/>
          </w:tcPr>
          <w:p w:rsidR="00D41226" w:rsidRPr="002D0A71" w:rsidRDefault="00D41226" w:rsidP="00DD0601">
            <w:pPr>
              <w:jc w:val="left"/>
              <w:cnfStyle w:val="000000010000"/>
              <w:rPr>
                <w:ins w:id="555" w:author="Janick Bernet" w:date="2009-03-09T12:13:00Z"/>
                <w:rFonts w:eastAsia="Times New Roman"/>
                <w:lang w:eastAsia="de-CH"/>
              </w:rPr>
            </w:pPr>
            <w:ins w:id="556" w:author="Janick Bernet" w:date="2009-03-09T12:16:00Z">
              <w:r w:rsidRPr="002D0A71">
                <w:rPr>
                  <w:rFonts w:eastAsia="Times New Roman"/>
                  <w:lang w:eastAsia="de-CH"/>
                </w:rPr>
                <w:t xml:space="preserve">Floating Islands </w:t>
              </w:r>
            </w:ins>
          </w:p>
        </w:tc>
        <w:tc>
          <w:tcPr>
            <w:tcW w:w="0" w:type="auto"/>
            <w:hideMark/>
          </w:tcPr>
          <w:p w:rsidR="00D41226" w:rsidRPr="002D0A71" w:rsidRDefault="00D41226" w:rsidP="00DD0601">
            <w:pPr>
              <w:jc w:val="left"/>
              <w:cnfStyle w:val="000000010000"/>
              <w:rPr>
                <w:ins w:id="557" w:author="Janick Bernet" w:date="2009-03-09T12:13:00Z"/>
                <w:rFonts w:eastAsia="Times New Roman"/>
                <w:lang w:eastAsia="de-CH"/>
              </w:rPr>
            </w:pPr>
            <w:ins w:id="558"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DD0601">
            <w:pPr>
              <w:jc w:val="left"/>
              <w:cnfStyle w:val="000000010000"/>
              <w:rPr>
                <w:ins w:id="559"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60"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61" w:author="Janick Bernet" w:date="2009-03-09T12:13:00Z"/>
                <w:rFonts w:eastAsia="Times New Roman"/>
                <w:lang w:eastAsia="de-CH"/>
              </w:rPr>
            </w:pPr>
            <w:ins w:id="562" w:author="Janick Bernet" w:date="2009-03-09T12:13:00Z">
              <w:r w:rsidRPr="002D0A71">
                <w:rPr>
                  <w:rFonts w:eastAsia="Times New Roman"/>
                  <w:lang w:eastAsia="de-CH"/>
                </w:rPr>
                <w:t xml:space="preserve">2 </w:t>
              </w:r>
            </w:ins>
          </w:p>
        </w:tc>
        <w:tc>
          <w:tcPr>
            <w:tcW w:w="0" w:type="auto"/>
            <w:hideMark/>
          </w:tcPr>
          <w:p w:rsidR="00D41226" w:rsidRPr="002D0A71" w:rsidRDefault="00D41226" w:rsidP="00DD0601">
            <w:pPr>
              <w:jc w:val="left"/>
              <w:cnfStyle w:val="000000010000"/>
              <w:rPr>
                <w:ins w:id="563"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64"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65" w:author="Janick Bernet" w:date="2009-03-09T12:13:00Z"/>
                <w:rFonts w:eastAsia="Times New Roman"/>
                <w:lang w:eastAsia="de-CH"/>
              </w:rPr>
            </w:pPr>
          </w:p>
        </w:tc>
        <w:tc>
          <w:tcPr>
            <w:tcW w:w="615" w:type="pct"/>
            <w:hideMark/>
          </w:tcPr>
          <w:p w:rsidR="00D41226" w:rsidRPr="002D0A71" w:rsidRDefault="00D41226" w:rsidP="00DD0601">
            <w:pPr>
              <w:jc w:val="left"/>
              <w:cnfStyle w:val="000000010000"/>
              <w:rPr>
                <w:ins w:id="566" w:author="Janick Bernet" w:date="2009-03-09T12:13:00Z"/>
                <w:rFonts w:eastAsia="Times New Roman"/>
                <w:lang w:eastAsia="de-CH"/>
              </w:rPr>
            </w:pPr>
          </w:p>
        </w:tc>
      </w:tr>
      <w:tr w:rsidR="00D41226" w:rsidRPr="002D0A71" w:rsidTr="00DD0601">
        <w:trPr>
          <w:cnfStyle w:val="000000100000"/>
          <w:ins w:id="567" w:author="Janick Bernet" w:date="2009-03-09T12:13:00Z"/>
        </w:trPr>
        <w:tc>
          <w:tcPr>
            <w:cnfStyle w:val="001000000000"/>
            <w:tcW w:w="0" w:type="auto"/>
            <w:hideMark/>
          </w:tcPr>
          <w:p w:rsidR="00D41226" w:rsidRPr="002D0A71" w:rsidRDefault="00D41226" w:rsidP="00DD0601">
            <w:pPr>
              <w:jc w:val="left"/>
              <w:rPr>
                <w:ins w:id="568" w:author="Janick Bernet" w:date="2009-03-09T12:13:00Z"/>
                <w:rFonts w:eastAsia="Times New Roman"/>
                <w:lang w:eastAsia="de-CH"/>
              </w:rPr>
            </w:pPr>
            <w:ins w:id="569" w:author="Janick Bernet" w:date="2009-03-09T12:16:00Z">
              <w:r w:rsidRPr="002D0A71">
                <w:rPr>
                  <w:rFonts w:eastAsia="Times New Roman"/>
                  <w:lang w:eastAsia="de-CH"/>
                </w:rPr>
                <w:t xml:space="preserve">ReqI02 </w:t>
              </w:r>
            </w:ins>
          </w:p>
        </w:tc>
        <w:tc>
          <w:tcPr>
            <w:tcW w:w="0" w:type="auto"/>
            <w:hideMark/>
          </w:tcPr>
          <w:p w:rsidR="00D41226" w:rsidRPr="002D0A71" w:rsidRDefault="00D41226" w:rsidP="00DD0601">
            <w:pPr>
              <w:jc w:val="left"/>
              <w:cnfStyle w:val="000000100000"/>
              <w:rPr>
                <w:ins w:id="570" w:author="Janick Bernet" w:date="2009-03-09T12:13:00Z"/>
                <w:rFonts w:eastAsia="Times New Roman"/>
                <w:lang w:eastAsia="de-CH"/>
              </w:rPr>
            </w:pPr>
            <w:ins w:id="571" w:author="Janick Bernet" w:date="2009-03-09T12:16:00Z">
              <w:r w:rsidRPr="002D0A71">
                <w:rPr>
                  <w:rFonts w:eastAsia="Times New Roman"/>
                  <w:lang w:eastAsia="de-CH"/>
                </w:rPr>
                <w:t xml:space="preserve">Basic Island Rendering </w:t>
              </w:r>
            </w:ins>
          </w:p>
        </w:tc>
        <w:tc>
          <w:tcPr>
            <w:tcW w:w="0" w:type="auto"/>
            <w:hideMark/>
          </w:tcPr>
          <w:p w:rsidR="00D41226" w:rsidRPr="002D0A71" w:rsidRDefault="00D41226" w:rsidP="00DD0601">
            <w:pPr>
              <w:jc w:val="left"/>
              <w:cnfStyle w:val="000000100000"/>
              <w:rPr>
                <w:ins w:id="572" w:author="Janick Bernet" w:date="2009-03-09T12:13:00Z"/>
                <w:rFonts w:eastAsia="Times New Roman"/>
                <w:lang w:eastAsia="de-CH"/>
              </w:rPr>
            </w:pPr>
            <w:proofErr w:type="spellStart"/>
            <w:ins w:id="573" w:author="Janick Bernet" w:date="2009-03-09T12:16:00Z">
              <w:r>
                <w:rPr>
                  <w:rFonts w:eastAsia="Times New Roman"/>
                  <w:lang w:eastAsia="de-CH"/>
                </w:rPr>
                <w:t>dpk</w:t>
              </w:r>
              <w:proofErr w:type="spellEnd"/>
              <w:r w:rsidRPr="002D0A71">
                <w:rPr>
                  <w:rFonts w:eastAsia="Times New Roman"/>
                  <w:lang w:eastAsia="de-CH"/>
                </w:rPr>
                <w:t xml:space="preserve"> </w:t>
              </w:r>
            </w:ins>
          </w:p>
        </w:tc>
        <w:tc>
          <w:tcPr>
            <w:tcW w:w="0" w:type="auto"/>
            <w:hideMark/>
          </w:tcPr>
          <w:p w:rsidR="00D41226" w:rsidRPr="002D0A71" w:rsidRDefault="00D41226" w:rsidP="00DD0601">
            <w:pPr>
              <w:jc w:val="left"/>
              <w:cnfStyle w:val="000000100000"/>
              <w:rPr>
                <w:ins w:id="574"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75" w:author="Janick Bernet" w:date="2009-03-09T12:13:00Z"/>
                <w:rFonts w:eastAsia="Times New Roman"/>
                <w:lang w:eastAsia="de-CH"/>
              </w:rPr>
            </w:pPr>
            <w:ins w:id="576" w:author="Janick Bernet" w:date="2009-03-09T12:13:00Z">
              <w:r w:rsidRPr="002D0A71">
                <w:rPr>
                  <w:rFonts w:eastAsia="Times New Roman"/>
                  <w:lang w:eastAsia="de-CH"/>
                </w:rPr>
                <w:t xml:space="preserve">4 </w:t>
              </w:r>
            </w:ins>
          </w:p>
        </w:tc>
        <w:tc>
          <w:tcPr>
            <w:tcW w:w="0" w:type="auto"/>
            <w:hideMark/>
          </w:tcPr>
          <w:p w:rsidR="00D41226" w:rsidRPr="002D0A71" w:rsidRDefault="00D41226" w:rsidP="00DD0601">
            <w:pPr>
              <w:jc w:val="left"/>
              <w:cnfStyle w:val="000000100000"/>
              <w:rPr>
                <w:ins w:id="577"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78"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79"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580"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581" w:author="Janick Bernet" w:date="2009-03-09T12:13:00Z"/>
                <w:rFonts w:eastAsia="Times New Roman"/>
                <w:lang w:eastAsia="de-CH"/>
              </w:rPr>
            </w:pPr>
          </w:p>
        </w:tc>
      </w:tr>
      <w:tr w:rsidR="00D41226" w:rsidRPr="002D0A71" w:rsidTr="00DD0601">
        <w:trPr>
          <w:cnfStyle w:val="000000010000"/>
          <w:ins w:id="582" w:author="Janick Bernet" w:date="2009-03-09T12:13:00Z"/>
        </w:trPr>
        <w:tc>
          <w:tcPr>
            <w:cnfStyle w:val="001000000000"/>
            <w:tcW w:w="0" w:type="auto"/>
            <w:hideMark/>
          </w:tcPr>
          <w:p w:rsidR="00D41226" w:rsidRPr="002D0A71" w:rsidRDefault="00D41226" w:rsidP="00DD0601">
            <w:pPr>
              <w:jc w:val="left"/>
              <w:rPr>
                <w:ins w:id="583" w:author="Janick Bernet" w:date="2009-03-09T12:13:00Z"/>
                <w:rFonts w:eastAsia="Times New Roman"/>
                <w:lang w:eastAsia="de-CH"/>
              </w:rPr>
            </w:pPr>
            <w:ins w:id="584" w:author="Janick Bernet" w:date="2009-03-09T12:16:00Z">
              <w:r w:rsidRPr="002D0A71">
                <w:rPr>
                  <w:rFonts w:eastAsia="Times New Roman"/>
                  <w:lang w:eastAsia="de-CH"/>
                </w:rPr>
                <w:t xml:space="preserve">ReqI04 </w:t>
              </w:r>
            </w:ins>
          </w:p>
        </w:tc>
        <w:tc>
          <w:tcPr>
            <w:tcW w:w="0" w:type="auto"/>
            <w:hideMark/>
          </w:tcPr>
          <w:p w:rsidR="00D41226" w:rsidRPr="002D0A71" w:rsidRDefault="00D41226" w:rsidP="00DD0601">
            <w:pPr>
              <w:jc w:val="left"/>
              <w:cnfStyle w:val="000000010000"/>
              <w:rPr>
                <w:ins w:id="585" w:author="Janick Bernet" w:date="2009-03-09T12:13:00Z"/>
                <w:rFonts w:eastAsia="Times New Roman"/>
                <w:lang w:eastAsia="de-CH"/>
              </w:rPr>
            </w:pPr>
            <w:ins w:id="586" w:author="Janick Bernet" w:date="2009-03-09T12:16:00Z">
              <w:r w:rsidRPr="002D0A71">
                <w:rPr>
                  <w:rFonts w:eastAsia="Times New Roman"/>
                  <w:lang w:eastAsia="de-CH"/>
                </w:rPr>
                <w:t xml:space="preserve">Moving Floating Islands </w:t>
              </w:r>
            </w:ins>
          </w:p>
        </w:tc>
        <w:tc>
          <w:tcPr>
            <w:tcW w:w="0" w:type="auto"/>
            <w:hideMark/>
          </w:tcPr>
          <w:p w:rsidR="00D41226" w:rsidRPr="002D0A71" w:rsidRDefault="00D41226" w:rsidP="00DD0601">
            <w:pPr>
              <w:jc w:val="left"/>
              <w:cnfStyle w:val="000000010000"/>
              <w:rPr>
                <w:ins w:id="587" w:author="Janick Bernet" w:date="2009-03-09T12:13:00Z"/>
                <w:rFonts w:eastAsia="Times New Roman"/>
                <w:lang w:eastAsia="de-CH"/>
              </w:rPr>
            </w:pPr>
            <w:ins w:id="588"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DD0601">
            <w:pPr>
              <w:jc w:val="left"/>
              <w:cnfStyle w:val="000000010000"/>
              <w:rPr>
                <w:ins w:id="589"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90"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91"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92" w:author="Janick Bernet" w:date="2009-03-09T12:13:00Z"/>
                <w:rFonts w:eastAsia="Times New Roman"/>
                <w:lang w:eastAsia="de-CH"/>
              </w:rPr>
            </w:pPr>
            <w:ins w:id="593" w:author="Janick Bernet" w:date="2009-03-09T12:13:00Z">
              <w:r w:rsidRPr="002D0A71">
                <w:rPr>
                  <w:rFonts w:eastAsia="Times New Roman"/>
                  <w:lang w:eastAsia="de-CH"/>
                </w:rPr>
                <w:t xml:space="preserve">4 </w:t>
              </w:r>
            </w:ins>
          </w:p>
        </w:tc>
        <w:tc>
          <w:tcPr>
            <w:tcW w:w="0" w:type="auto"/>
            <w:hideMark/>
          </w:tcPr>
          <w:p w:rsidR="00D41226" w:rsidRPr="002D0A71" w:rsidRDefault="00D41226" w:rsidP="00DD0601">
            <w:pPr>
              <w:jc w:val="left"/>
              <w:cnfStyle w:val="000000010000"/>
              <w:rPr>
                <w:ins w:id="594"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595" w:author="Janick Bernet" w:date="2009-03-09T12:13:00Z"/>
                <w:rFonts w:eastAsia="Times New Roman"/>
                <w:lang w:eastAsia="de-CH"/>
              </w:rPr>
            </w:pPr>
          </w:p>
        </w:tc>
        <w:tc>
          <w:tcPr>
            <w:tcW w:w="615" w:type="pct"/>
            <w:hideMark/>
          </w:tcPr>
          <w:p w:rsidR="00D41226" w:rsidRPr="002D0A71" w:rsidRDefault="00D41226" w:rsidP="00DD0601">
            <w:pPr>
              <w:jc w:val="left"/>
              <w:cnfStyle w:val="000000010000"/>
              <w:rPr>
                <w:ins w:id="596" w:author="Janick Bernet" w:date="2009-03-09T12:13:00Z"/>
                <w:rFonts w:eastAsia="Times New Roman"/>
                <w:lang w:eastAsia="de-CH"/>
              </w:rPr>
            </w:pPr>
          </w:p>
        </w:tc>
      </w:tr>
      <w:tr w:rsidR="00D41226" w:rsidRPr="002D0A71" w:rsidTr="00DD0601">
        <w:trPr>
          <w:cnfStyle w:val="000000100000"/>
          <w:ins w:id="597" w:author="Janick Bernet" w:date="2009-03-09T12:13:00Z"/>
        </w:trPr>
        <w:tc>
          <w:tcPr>
            <w:cnfStyle w:val="001000000000"/>
            <w:tcW w:w="0" w:type="auto"/>
            <w:hideMark/>
          </w:tcPr>
          <w:p w:rsidR="00D41226" w:rsidRPr="002D0A71" w:rsidRDefault="00D41226" w:rsidP="00DD0601">
            <w:pPr>
              <w:jc w:val="left"/>
              <w:rPr>
                <w:ins w:id="598" w:author="Janick Bernet" w:date="2009-03-09T12:13:00Z"/>
                <w:rFonts w:eastAsia="Times New Roman"/>
                <w:lang w:eastAsia="de-CH"/>
              </w:rPr>
            </w:pPr>
            <w:ins w:id="599" w:author="Janick Bernet" w:date="2009-03-09T12:16:00Z">
              <w:r w:rsidRPr="002D0A71">
                <w:rPr>
                  <w:rFonts w:eastAsia="Times New Roman"/>
                  <w:lang w:eastAsia="de-CH"/>
                </w:rPr>
                <w:t xml:space="preserve">ReqP01 </w:t>
              </w:r>
            </w:ins>
          </w:p>
        </w:tc>
        <w:tc>
          <w:tcPr>
            <w:tcW w:w="0" w:type="auto"/>
            <w:hideMark/>
          </w:tcPr>
          <w:p w:rsidR="00D41226" w:rsidRPr="002D0A71" w:rsidRDefault="00D41226" w:rsidP="00DD0601">
            <w:pPr>
              <w:jc w:val="left"/>
              <w:cnfStyle w:val="000000100000"/>
              <w:rPr>
                <w:ins w:id="600" w:author="Janick Bernet" w:date="2009-03-09T12:13:00Z"/>
                <w:rFonts w:eastAsia="Times New Roman"/>
                <w:lang w:eastAsia="de-CH"/>
              </w:rPr>
            </w:pPr>
            <w:ins w:id="601" w:author="Janick Bernet" w:date="2009-03-09T12:16:00Z">
              <w:r w:rsidRPr="002D0A71">
                <w:rPr>
                  <w:rFonts w:eastAsia="Times New Roman"/>
                  <w:lang w:eastAsia="de-CH"/>
                </w:rPr>
                <w:t xml:space="preserve">Player </w:t>
              </w:r>
            </w:ins>
          </w:p>
        </w:tc>
        <w:tc>
          <w:tcPr>
            <w:tcW w:w="0" w:type="auto"/>
            <w:hideMark/>
          </w:tcPr>
          <w:p w:rsidR="00D41226" w:rsidRPr="002D0A71" w:rsidRDefault="00D41226" w:rsidP="00DD0601">
            <w:pPr>
              <w:jc w:val="left"/>
              <w:cnfStyle w:val="000000100000"/>
              <w:rPr>
                <w:ins w:id="602" w:author="Janick Bernet" w:date="2009-03-09T12:13:00Z"/>
                <w:rFonts w:eastAsia="Times New Roman"/>
                <w:lang w:eastAsia="de-CH"/>
              </w:rPr>
            </w:pPr>
            <w:proofErr w:type="spellStart"/>
            <w:ins w:id="603" w:author="Janick Bernet" w:date="2009-03-09T12:16:00Z">
              <w:r>
                <w:rPr>
                  <w:rFonts w:eastAsia="Times New Roman"/>
                  <w:lang w:eastAsia="de-CH"/>
                </w:rPr>
                <w:t>dpk</w:t>
              </w:r>
              <w:proofErr w:type="spellEnd"/>
              <w:r w:rsidRPr="002D0A71">
                <w:rPr>
                  <w:rFonts w:eastAsia="Times New Roman"/>
                  <w:lang w:eastAsia="de-CH"/>
                </w:rPr>
                <w:t xml:space="preserve"> </w:t>
              </w:r>
            </w:ins>
          </w:p>
        </w:tc>
        <w:tc>
          <w:tcPr>
            <w:tcW w:w="0" w:type="auto"/>
            <w:hideMark/>
          </w:tcPr>
          <w:p w:rsidR="00D41226" w:rsidRPr="002D0A71" w:rsidRDefault="00D41226" w:rsidP="00DD0601">
            <w:pPr>
              <w:jc w:val="left"/>
              <w:cnfStyle w:val="000000100000"/>
              <w:rPr>
                <w:ins w:id="604"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605" w:author="Janick Bernet" w:date="2009-03-09T12:13:00Z"/>
                <w:rFonts w:eastAsia="Times New Roman"/>
                <w:lang w:eastAsia="de-CH"/>
              </w:rPr>
            </w:pPr>
            <w:ins w:id="606" w:author="Janick Bernet" w:date="2009-03-09T12:13:00Z">
              <w:r w:rsidRPr="002D0A71">
                <w:rPr>
                  <w:rFonts w:eastAsia="Times New Roman"/>
                  <w:lang w:eastAsia="de-CH"/>
                </w:rPr>
                <w:t xml:space="preserve">4 </w:t>
              </w:r>
            </w:ins>
          </w:p>
        </w:tc>
        <w:tc>
          <w:tcPr>
            <w:tcW w:w="0" w:type="auto"/>
            <w:hideMark/>
          </w:tcPr>
          <w:p w:rsidR="00D41226" w:rsidRPr="002D0A71" w:rsidRDefault="00D41226" w:rsidP="00DD0601">
            <w:pPr>
              <w:jc w:val="left"/>
              <w:cnfStyle w:val="000000100000"/>
              <w:rPr>
                <w:ins w:id="607" w:author="Janick Bernet" w:date="2009-03-09T12:13:00Z"/>
                <w:rFonts w:eastAsia="Times New Roman"/>
                <w:lang w:eastAsia="de-CH"/>
              </w:rPr>
            </w:pPr>
            <w:ins w:id="608" w:author="Janick Bernet" w:date="2009-03-09T12:13:00Z">
              <w:r w:rsidRPr="002D0A71">
                <w:rPr>
                  <w:rFonts w:eastAsia="Times New Roman"/>
                  <w:lang w:eastAsia="de-CH"/>
                </w:rPr>
                <w:t xml:space="preserve">4 </w:t>
              </w:r>
            </w:ins>
          </w:p>
        </w:tc>
        <w:tc>
          <w:tcPr>
            <w:tcW w:w="0" w:type="auto"/>
            <w:hideMark/>
          </w:tcPr>
          <w:p w:rsidR="00D41226" w:rsidRPr="002D0A71" w:rsidRDefault="00D41226" w:rsidP="00DD0601">
            <w:pPr>
              <w:jc w:val="left"/>
              <w:cnfStyle w:val="000000100000"/>
              <w:rPr>
                <w:ins w:id="609" w:author="Janick Bernet" w:date="2009-03-09T12:13:00Z"/>
                <w:rFonts w:eastAsia="Times New Roman"/>
                <w:lang w:eastAsia="de-CH"/>
              </w:rPr>
            </w:pPr>
            <w:ins w:id="610" w:author="Janick Bernet" w:date="2009-03-09T12:13:00Z">
              <w:r w:rsidRPr="002D0A71">
                <w:rPr>
                  <w:rFonts w:eastAsia="Times New Roman"/>
                  <w:lang w:eastAsia="de-CH"/>
                </w:rPr>
                <w:t xml:space="preserve">2 </w:t>
              </w:r>
            </w:ins>
          </w:p>
        </w:tc>
        <w:tc>
          <w:tcPr>
            <w:tcW w:w="0" w:type="auto"/>
            <w:hideMark/>
          </w:tcPr>
          <w:p w:rsidR="00D41226" w:rsidRPr="002D0A71" w:rsidRDefault="00D41226" w:rsidP="00DD0601">
            <w:pPr>
              <w:jc w:val="left"/>
              <w:cnfStyle w:val="000000100000"/>
              <w:rPr>
                <w:ins w:id="611"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612"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613" w:author="Janick Bernet" w:date="2009-03-09T12:13:00Z"/>
                <w:rFonts w:eastAsia="Times New Roman"/>
                <w:lang w:eastAsia="de-CH"/>
              </w:rPr>
            </w:pPr>
          </w:p>
        </w:tc>
      </w:tr>
      <w:tr w:rsidR="00D41226" w:rsidRPr="002D0A71" w:rsidTr="00DD0601">
        <w:trPr>
          <w:cnfStyle w:val="000000010000"/>
          <w:ins w:id="614" w:author="Janick Bernet" w:date="2009-03-09T12:13:00Z"/>
        </w:trPr>
        <w:tc>
          <w:tcPr>
            <w:cnfStyle w:val="001000000000"/>
            <w:tcW w:w="0" w:type="auto"/>
            <w:hideMark/>
          </w:tcPr>
          <w:p w:rsidR="00D41226" w:rsidRPr="002D0A71" w:rsidRDefault="00D41226" w:rsidP="00DD0601">
            <w:pPr>
              <w:jc w:val="left"/>
              <w:rPr>
                <w:ins w:id="615" w:author="Janick Bernet" w:date="2009-03-09T12:13:00Z"/>
                <w:rFonts w:eastAsia="Times New Roman"/>
                <w:lang w:eastAsia="de-CH"/>
              </w:rPr>
            </w:pPr>
            <w:ins w:id="616" w:author="Janick Bernet" w:date="2009-03-09T12:16:00Z">
              <w:r w:rsidRPr="002D0A71">
                <w:rPr>
                  <w:rFonts w:eastAsia="Times New Roman"/>
                  <w:lang w:eastAsia="de-CH"/>
                </w:rPr>
                <w:t xml:space="preserve">ReqP02 </w:t>
              </w:r>
            </w:ins>
          </w:p>
        </w:tc>
        <w:tc>
          <w:tcPr>
            <w:tcW w:w="0" w:type="auto"/>
            <w:hideMark/>
          </w:tcPr>
          <w:p w:rsidR="00D41226" w:rsidRPr="002D0A71" w:rsidRDefault="00D41226" w:rsidP="00DD0601">
            <w:pPr>
              <w:jc w:val="left"/>
              <w:cnfStyle w:val="000000010000"/>
              <w:rPr>
                <w:ins w:id="617" w:author="Janick Bernet" w:date="2009-03-09T12:13:00Z"/>
                <w:rFonts w:eastAsia="Times New Roman"/>
                <w:lang w:eastAsia="de-CH"/>
              </w:rPr>
            </w:pPr>
            <w:ins w:id="618" w:author="Janick Bernet" w:date="2009-03-09T12:16:00Z">
              <w:r w:rsidRPr="002D0A71">
                <w:rPr>
                  <w:rFonts w:eastAsia="Times New Roman"/>
                  <w:lang w:eastAsia="de-CH"/>
                </w:rPr>
                <w:t xml:space="preserve">Basic Player Model </w:t>
              </w:r>
            </w:ins>
          </w:p>
        </w:tc>
        <w:tc>
          <w:tcPr>
            <w:tcW w:w="0" w:type="auto"/>
            <w:hideMark/>
          </w:tcPr>
          <w:p w:rsidR="00D41226" w:rsidRPr="002D0A71" w:rsidRDefault="00D41226" w:rsidP="00DD0601">
            <w:pPr>
              <w:jc w:val="left"/>
              <w:cnfStyle w:val="000000010000"/>
              <w:rPr>
                <w:ins w:id="619" w:author="Janick Bernet" w:date="2009-03-09T12:13:00Z"/>
                <w:rFonts w:eastAsia="Times New Roman"/>
                <w:lang w:eastAsia="de-CH"/>
              </w:rPr>
            </w:pPr>
            <w:ins w:id="620"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DD0601">
            <w:pPr>
              <w:jc w:val="left"/>
              <w:cnfStyle w:val="000000010000"/>
              <w:rPr>
                <w:ins w:id="621"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622"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623"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624" w:author="Janick Bernet" w:date="2009-03-09T12:13:00Z"/>
                <w:rFonts w:eastAsia="Times New Roman"/>
                <w:lang w:eastAsia="de-CH"/>
              </w:rPr>
            </w:pPr>
            <w:ins w:id="625" w:author="Janick Bernet" w:date="2009-03-09T12:13:00Z">
              <w:r w:rsidRPr="002D0A71">
                <w:rPr>
                  <w:rFonts w:eastAsia="Times New Roman"/>
                  <w:lang w:eastAsia="de-CH"/>
                </w:rPr>
                <w:t xml:space="preserve">4 </w:t>
              </w:r>
            </w:ins>
          </w:p>
        </w:tc>
        <w:tc>
          <w:tcPr>
            <w:tcW w:w="0" w:type="auto"/>
            <w:hideMark/>
          </w:tcPr>
          <w:p w:rsidR="00D41226" w:rsidRPr="002D0A71" w:rsidRDefault="00D41226" w:rsidP="00DD0601">
            <w:pPr>
              <w:jc w:val="left"/>
              <w:cnfStyle w:val="000000010000"/>
              <w:rPr>
                <w:ins w:id="626"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627" w:author="Janick Bernet" w:date="2009-03-09T12:13:00Z"/>
                <w:rFonts w:eastAsia="Times New Roman"/>
                <w:lang w:eastAsia="de-CH"/>
              </w:rPr>
            </w:pPr>
          </w:p>
        </w:tc>
        <w:tc>
          <w:tcPr>
            <w:tcW w:w="615" w:type="pct"/>
            <w:hideMark/>
          </w:tcPr>
          <w:p w:rsidR="00D41226" w:rsidRPr="002D0A71" w:rsidRDefault="00D41226" w:rsidP="00DD0601">
            <w:pPr>
              <w:jc w:val="left"/>
              <w:cnfStyle w:val="000000010000"/>
              <w:rPr>
                <w:ins w:id="628" w:author="Janick Bernet" w:date="2009-03-09T12:13:00Z"/>
                <w:rFonts w:eastAsia="Times New Roman"/>
                <w:lang w:eastAsia="de-CH"/>
              </w:rPr>
            </w:pPr>
          </w:p>
        </w:tc>
      </w:tr>
      <w:tr w:rsidR="00D41226" w:rsidRPr="002D0A71" w:rsidTr="00DD0601">
        <w:trPr>
          <w:cnfStyle w:val="000000100000"/>
          <w:ins w:id="629" w:author="Janick Bernet" w:date="2009-03-09T12:13:00Z"/>
        </w:trPr>
        <w:tc>
          <w:tcPr>
            <w:cnfStyle w:val="001000000000"/>
            <w:tcW w:w="0" w:type="auto"/>
            <w:hideMark/>
          </w:tcPr>
          <w:p w:rsidR="00D41226" w:rsidRPr="002D0A71" w:rsidRDefault="00D41226" w:rsidP="00DD0601">
            <w:pPr>
              <w:jc w:val="left"/>
              <w:rPr>
                <w:ins w:id="630" w:author="Janick Bernet" w:date="2009-03-09T12:13:00Z"/>
                <w:rFonts w:eastAsia="Times New Roman"/>
                <w:lang w:eastAsia="de-CH"/>
              </w:rPr>
            </w:pPr>
            <w:ins w:id="631" w:author="Janick Bernet" w:date="2009-03-09T12:16:00Z">
              <w:r w:rsidRPr="002D0A71">
                <w:rPr>
                  <w:rFonts w:eastAsia="Times New Roman"/>
                  <w:lang w:eastAsia="de-CH"/>
                </w:rPr>
                <w:t xml:space="preserve">ReqP06 </w:t>
              </w:r>
            </w:ins>
          </w:p>
        </w:tc>
        <w:tc>
          <w:tcPr>
            <w:tcW w:w="0" w:type="auto"/>
            <w:hideMark/>
          </w:tcPr>
          <w:p w:rsidR="00D41226" w:rsidRPr="002D0A71" w:rsidRDefault="00D41226" w:rsidP="00DD0601">
            <w:pPr>
              <w:jc w:val="left"/>
              <w:cnfStyle w:val="000000100000"/>
              <w:rPr>
                <w:ins w:id="632" w:author="Janick Bernet" w:date="2009-03-09T12:13:00Z"/>
                <w:rFonts w:eastAsia="Times New Roman"/>
                <w:lang w:eastAsia="de-CH"/>
              </w:rPr>
            </w:pPr>
            <w:ins w:id="633" w:author="Janick Bernet" w:date="2009-03-09T12:16:00Z">
              <w:r w:rsidRPr="002D0A71">
                <w:rPr>
                  <w:rFonts w:eastAsia="Times New Roman"/>
                  <w:lang w:eastAsia="de-CH"/>
                </w:rPr>
                <w:t xml:space="preserve">Island Jumping </w:t>
              </w:r>
            </w:ins>
          </w:p>
        </w:tc>
        <w:tc>
          <w:tcPr>
            <w:tcW w:w="0" w:type="auto"/>
            <w:hideMark/>
          </w:tcPr>
          <w:p w:rsidR="00D41226" w:rsidRPr="002D0A71" w:rsidRDefault="00D41226" w:rsidP="00DD0601">
            <w:pPr>
              <w:jc w:val="left"/>
              <w:cnfStyle w:val="000000100000"/>
              <w:rPr>
                <w:ins w:id="634" w:author="Janick Bernet" w:date="2009-03-09T12:13:00Z"/>
                <w:rFonts w:eastAsia="Times New Roman"/>
                <w:lang w:eastAsia="de-CH"/>
              </w:rPr>
            </w:pPr>
            <w:ins w:id="635" w:author="Janick Bernet" w:date="2009-03-09T12:16:00Z">
              <w:r>
                <w:rPr>
                  <w:rFonts w:eastAsia="Times New Roman"/>
                  <w:lang w:eastAsia="de-CH"/>
                </w:rPr>
                <w:t>jab</w:t>
              </w:r>
              <w:r w:rsidRPr="002D0A71">
                <w:rPr>
                  <w:rFonts w:eastAsia="Times New Roman"/>
                  <w:lang w:eastAsia="de-CH"/>
                </w:rPr>
                <w:t xml:space="preserve"> </w:t>
              </w:r>
            </w:ins>
          </w:p>
        </w:tc>
        <w:tc>
          <w:tcPr>
            <w:tcW w:w="0" w:type="auto"/>
            <w:hideMark/>
          </w:tcPr>
          <w:p w:rsidR="00D41226" w:rsidRPr="002D0A71" w:rsidRDefault="00D41226" w:rsidP="00DD0601">
            <w:pPr>
              <w:jc w:val="left"/>
              <w:cnfStyle w:val="000000100000"/>
              <w:rPr>
                <w:ins w:id="636"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637"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638"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639"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640" w:author="Janick Bernet" w:date="2009-03-09T12:13:00Z"/>
                <w:rFonts w:eastAsia="Times New Roman"/>
                <w:lang w:eastAsia="de-CH"/>
              </w:rPr>
            </w:pPr>
            <w:ins w:id="641" w:author="Janick Bernet" w:date="2009-03-09T12:13:00Z">
              <w:r w:rsidRPr="002D0A71">
                <w:rPr>
                  <w:rFonts w:eastAsia="Times New Roman"/>
                  <w:lang w:eastAsia="de-CH"/>
                </w:rPr>
                <w:t xml:space="preserve">4 </w:t>
              </w:r>
            </w:ins>
          </w:p>
        </w:tc>
        <w:tc>
          <w:tcPr>
            <w:tcW w:w="0" w:type="auto"/>
            <w:hideMark/>
          </w:tcPr>
          <w:p w:rsidR="00D41226" w:rsidRPr="002D0A71" w:rsidRDefault="00D41226" w:rsidP="00DD0601">
            <w:pPr>
              <w:jc w:val="left"/>
              <w:cnfStyle w:val="000000100000"/>
              <w:rPr>
                <w:ins w:id="642" w:author="Janick Bernet" w:date="2009-03-09T12:13:00Z"/>
                <w:rFonts w:eastAsia="Times New Roman"/>
                <w:lang w:eastAsia="de-CH"/>
              </w:rPr>
            </w:pPr>
          </w:p>
        </w:tc>
        <w:tc>
          <w:tcPr>
            <w:tcW w:w="615" w:type="pct"/>
            <w:hideMark/>
          </w:tcPr>
          <w:p w:rsidR="00D41226" w:rsidRPr="002D0A71" w:rsidRDefault="00D41226" w:rsidP="00DD0601">
            <w:pPr>
              <w:jc w:val="left"/>
              <w:cnfStyle w:val="000000100000"/>
              <w:rPr>
                <w:ins w:id="643" w:author="Janick Bernet" w:date="2009-03-09T12:13:00Z"/>
                <w:rFonts w:eastAsia="Times New Roman"/>
                <w:lang w:eastAsia="de-CH"/>
              </w:rPr>
            </w:pPr>
          </w:p>
        </w:tc>
      </w:tr>
      <w:tr w:rsidR="00D41226" w:rsidRPr="002D0A71" w:rsidTr="00DD0601">
        <w:trPr>
          <w:cnfStyle w:val="000000010000"/>
          <w:ins w:id="644" w:author="Janick Bernet" w:date="2009-03-09T12:15:00Z"/>
        </w:trPr>
        <w:tc>
          <w:tcPr>
            <w:cnfStyle w:val="001000000000"/>
            <w:tcW w:w="0" w:type="auto"/>
            <w:hideMark/>
          </w:tcPr>
          <w:p w:rsidR="00D41226" w:rsidRPr="002D0A71" w:rsidRDefault="00D41226" w:rsidP="00DD0601">
            <w:pPr>
              <w:jc w:val="left"/>
              <w:rPr>
                <w:ins w:id="645" w:author="Janick Bernet" w:date="2009-03-09T12:15:00Z"/>
                <w:rFonts w:eastAsia="Times New Roman"/>
                <w:lang w:eastAsia="de-CH"/>
              </w:rPr>
            </w:pPr>
            <w:ins w:id="646" w:author="Janick Bernet" w:date="2009-03-09T12:16:00Z">
              <w:r w:rsidRPr="002D0A71">
                <w:rPr>
                  <w:rFonts w:eastAsia="Times New Roman"/>
                  <w:lang w:eastAsia="de-CH"/>
                </w:rPr>
                <w:t xml:space="preserve">ReqP08 </w:t>
              </w:r>
            </w:ins>
          </w:p>
        </w:tc>
        <w:tc>
          <w:tcPr>
            <w:tcW w:w="0" w:type="auto"/>
            <w:hideMark/>
          </w:tcPr>
          <w:p w:rsidR="00D41226" w:rsidRPr="002D0A71" w:rsidRDefault="00D41226" w:rsidP="00DD0601">
            <w:pPr>
              <w:jc w:val="left"/>
              <w:cnfStyle w:val="000000010000"/>
              <w:rPr>
                <w:ins w:id="647" w:author="Janick Bernet" w:date="2009-03-09T12:15:00Z"/>
                <w:rFonts w:eastAsia="Times New Roman"/>
                <w:lang w:eastAsia="de-CH"/>
              </w:rPr>
            </w:pPr>
            <w:ins w:id="648" w:author="Janick Bernet" w:date="2009-03-09T12:16:00Z">
              <w:r w:rsidRPr="002D0A71">
                <w:rPr>
                  <w:rFonts w:eastAsia="Times New Roman"/>
                  <w:lang w:eastAsia="de-CH"/>
                </w:rPr>
                <w:t xml:space="preserve">Direct Combat 1 </w:t>
              </w:r>
            </w:ins>
          </w:p>
        </w:tc>
        <w:tc>
          <w:tcPr>
            <w:tcW w:w="0" w:type="auto"/>
            <w:hideMark/>
          </w:tcPr>
          <w:p w:rsidR="00D41226" w:rsidRDefault="00D41226" w:rsidP="00DD0601">
            <w:pPr>
              <w:jc w:val="left"/>
              <w:cnfStyle w:val="000000010000"/>
              <w:rPr>
                <w:ins w:id="649" w:author="Janick Bernet" w:date="2009-03-09T12:15:00Z"/>
                <w:rFonts w:eastAsia="Times New Roman"/>
                <w:lang w:eastAsia="de-CH"/>
              </w:rPr>
            </w:pPr>
            <w:ins w:id="650" w:author="Janick Bernet" w:date="2009-03-09T12:16:00Z">
              <w:r>
                <w:rPr>
                  <w:rFonts w:eastAsia="Times New Roman"/>
                  <w:lang w:eastAsia="de-CH"/>
                </w:rPr>
                <w:t>jab</w:t>
              </w:r>
            </w:ins>
          </w:p>
        </w:tc>
        <w:tc>
          <w:tcPr>
            <w:tcW w:w="0" w:type="auto"/>
            <w:hideMark/>
          </w:tcPr>
          <w:p w:rsidR="00D41226" w:rsidRPr="002D0A71" w:rsidRDefault="00D41226" w:rsidP="00DD0601">
            <w:pPr>
              <w:jc w:val="left"/>
              <w:cnfStyle w:val="000000010000"/>
              <w:rPr>
                <w:ins w:id="651" w:author="Janick Bernet" w:date="2009-03-09T12:15:00Z"/>
                <w:rFonts w:eastAsia="Times New Roman"/>
                <w:lang w:eastAsia="de-CH"/>
              </w:rPr>
            </w:pPr>
          </w:p>
        </w:tc>
        <w:tc>
          <w:tcPr>
            <w:tcW w:w="0" w:type="auto"/>
            <w:hideMark/>
          </w:tcPr>
          <w:p w:rsidR="00D41226" w:rsidRPr="002D0A71" w:rsidRDefault="00D41226" w:rsidP="00DD0601">
            <w:pPr>
              <w:jc w:val="left"/>
              <w:cnfStyle w:val="000000010000"/>
              <w:rPr>
                <w:ins w:id="652" w:author="Janick Bernet" w:date="2009-03-09T12:15:00Z"/>
                <w:rFonts w:eastAsia="Times New Roman"/>
                <w:lang w:eastAsia="de-CH"/>
              </w:rPr>
            </w:pPr>
          </w:p>
        </w:tc>
        <w:tc>
          <w:tcPr>
            <w:tcW w:w="0" w:type="auto"/>
            <w:hideMark/>
          </w:tcPr>
          <w:p w:rsidR="00D41226" w:rsidRPr="002D0A71" w:rsidRDefault="00317E30" w:rsidP="00DD0601">
            <w:pPr>
              <w:jc w:val="left"/>
              <w:cnfStyle w:val="000000010000"/>
              <w:rPr>
                <w:ins w:id="653" w:author="Janick Bernet" w:date="2009-03-09T12:15:00Z"/>
                <w:rFonts w:eastAsia="Times New Roman"/>
                <w:lang w:eastAsia="de-CH"/>
              </w:rPr>
            </w:pPr>
            <w:ins w:id="654" w:author="Janick Bernet" w:date="2009-03-09T12:16:00Z">
              <w:r>
                <w:rPr>
                  <w:rFonts w:eastAsia="Times New Roman"/>
                  <w:lang w:eastAsia="de-CH"/>
                </w:rPr>
                <w:t>1</w:t>
              </w:r>
            </w:ins>
          </w:p>
        </w:tc>
        <w:tc>
          <w:tcPr>
            <w:tcW w:w="0" w:type="auto"/>
            <w:hideMark/>
          </w:tcPr>
          <w:p w:rsidR="00D41226" w:rsidRPr="002D0A71" w:rsidRDefault="00D41226" w:rsidP="00DD0601">
            <w:pPr>
              <w:jc w:val="left"/>
              <w:cnfStyle w:val="000000010000"/>
              <w:rPr>
                <w:ins w:id="655" w:author="Janick Bernet" w:date="2009-03-09T12:15:00Z"/>
                <w:rFonts w:eastAsia="Times New Roman"/>
                <w:lang w:eastAsia="de-CH"/>
              </w:rPr>
            </w:pPr>
          </w:p>
        </w:tc>
        <w:tc>
          <w:tcPr>
            <w:tcW w:w="0" w:type="auto"/>
            <w:hideMark/>
          </w:tcPr>
          <w:p w:rsidR="00D41226" w:rsidRPr="002D0A71" w:rsidRDefault="00D41226" w:rsidP="00DD0601">
            <w:pPr>
              <w:jc w:val="left"/>
              <w:cnfStyle w:val="000000010000"/>
              <w:rPr>
                <w:ins w:id="656" w:author="Janick Bernet" w:date="2009-03-09T12:15:00Z"/>
                <w:rFonts w:eastAsia="Times New Roman"/>
                <w:lang w:eastAsia="de-CH"/>
              </w:rPr>
            </w:pPr>
          </w:p>
        </w:tc>
        <w:tc>
          <w:tcPr>
            <w:tcW w:w="0" w:type="auto"/>
            <w:hideMark/>
          </w:tcPr>
          <w:p w:rsidR="00D41226" w:rsidRPr="002D0A71" w:rsidRDefault="00D41226" w:rsidP="00DD0601">
            <w:pPr>
              <w:jc w:val="left"/>
              <w:cnfStyle w:val="000000010000"/>
              <w:rPr>
                <w:ins w:id="657" w:author="Janick Bernet" w:date="2009-03-09T12:15:00Z"/>
                <w:rFonts w:eastAsia="Times New Roman"/>
                <w:lang w:eastAsia="de-CH"/>
              </w:rPr>
            </w:pPr>
          </w:p>
        </w:tc>
        <w:tc>
          <w:tcPr>
            <w:tcW w:w="615" w:type="pct"/>
            <w:hideMark/>
          </w:tcPr>
          <w:p w:rsidR="00D41226" w:rsidRPr="002D0A71" w:rsidRDefault="00D41226" w:rsidP="00DD0601">
            <w:pPr>
              <w:jc w:val="left"/>
              <w:cnfStyle w:val="000000010000"/>
              <w:rPr>
                <w:ins w:id="658" w:author="Janick Bernet" w:date="2009-03-09T12:15:00Z"/>
                <w:rFonts w:eastAsia="Times New Roman"/>
                <w:lang w:eastAsia="de-CH"/>
              </w:rPr>
            </w:pPr>
          </w:p>
        </w:tc>
      </w:tr>
      <w:tr w:rsidR="00D41226" w:rsidRPr="002D0A71" w:rsidTr="00DD0601">
        <w:trPr>
          <w:cnfStyle w:val="000000100000"/>
          <w:ins w:id="659" w:author="Janick Bernet" w:date="2009-03-09T12:16:00Z"/>
        </w:trPr>
        <w:tc>
          <w:tcPr>
            <w:cnfStyle w:val="001000000000"/>
            <w:tcW w:w="0" w:type="auto"/>
            <w:hideMark/>
          </w:tcPr>
          <w:p w:rsidR="00D41226" w:rsidRPr="002D0A71" w:rsidRDefault="00D41226" w:rsidP="00DD0601">
            <w:pPr>
              <w:jc w:val="left"/>
              <w:rPr>
                <w:ins w:id="660" w:author="Janick Bernet" w:date="2009-03-09T12:16:00Z"/>
                <w:rFonts w:eastAsia="Times New Roman"/>
                <w:lang w:eastAsia="de-CH"/>
              </w:rPr>
            </w:pPr>
            <w:ins w:id="661" w:author="Janick Bernet" w:date="2009-03-09T12:16:00Z">
              <w:r w:rsidRPr="002D0A71">
                <w:rPr>
                  <w:rFonts w:eastAsia="Times New Roman"/>
                  <w:lang w:eastAsia="de-CH"/>
                </w:rPr>
                <w:t xml:space="preserve">ReqP10 </w:t>
              </w:r>
            </w:ins>
          </w:p>
        </w:tc>
        <w:tc>
          <w:tcPr>
            <w:tcW w:w="0" w:type="auto"/>
            <w:hideMark/>
          </w:tcPr>
          <w:p w:rsidR="00D41226" w:rsidRPr="002D0A71" w:rsidRDefault="00D41226" w:rsidP="00DD0601">
            <w:pPr>
              <w:jc w:val="left"/>
              <w:cnfStyle w:val="000000100000"/>
              <w:rPr>
                <w:ins w:id="662" w:author="Janick Bernet" w:date="2009-03-09T12:16:00Z"/>
                <w:rFonts w:eastAsia="Times New Roman"/>
                <w:lang w:eastAsia="de-CH"/>
              </w:rPr>
            </w:pPr>
            <w:ins w:id="663" w:author="Janick Bernet" w:date="2009-03-09T12:16:00Z">
              <w:r w:rsidRPr="002D0A71">
                <w:rPr>
                  <w:rFonts w:eastAsia="Times New Roman"/>
                  <w:lang w:eastAsia="de-CH"/>
                </w:rPr>
                <w:t xml:space="preserve">Direct Combat 3 </w:t>
              </w:r>
            </w:ins>
          </w:p>
        </w:tc>
        <w:tc>
          <w:tcPr>
            <w:tcW w:w="0" w:type="auto"/>
            <w:hideMark/>
          </w:tcPr>
          <w:p w:rsidR="00D41226" w:rsidRDefault="00D41226" w:rsidP="00DD0601">
            <w:pPr>
              <w:jc w:val="left"/>
              <w:cnfStyle w:val="000000100000"/>
              <w:rPr>
                <w:ins w:id="664" w:author="Janick Bernet" w:date="2009-03-09T12:16:00Z"/>
                <w:rFonts w:eastAsia="Times New Roman"/>
                <w:lang w:eastAsia="de-CH"/>
              </w:rPr>
            </w:pPr>
            <w:ins w:id="665" w:author="Janick Bernet" w:date="2009-03-09T12:16:00Z">
              <w:r>
                <w:rPr>
                  <w:rFonts w:eastAsia="Times New Roman"/>
                  <w:lang w:eastAsia="de-CH"/>
                </w:rPr>
                <w:t>jab</w:t>
              </w:r>
            </w:ins>
          </w:p>
        </w:tc>
        <w:tc>
          <w:tcPr>
            <w:tcW w:w="0" w:type="auto"/>
            <w:hideMark/>
          </w:tcPr>
          <w:p w:rsidR="00D41226" w:rsidRPr="002D0A71" w:rsidRDefault="00D41226" w:rsidP="00DD0601">
            <w:pPr>
              <w:jc w:val="left"/>
              <w:cnfStyle w:val="000000100000"/>
              <w:rPr>
                <w:ins w:id="666" w:author="Janick Bernet" w:date="2009-03-09T12:16:00Z"/>
                <w:rFonts w:eastAsia="Times New Roman"/>
                <w:lang w:eastAsia="de-CH"/>
              </w:rPr>
            </w:pPr>
          </w:p>
        </w:tc>
        <w:tc>
          <w:tcPr>
            <w:tcW w:w="0" w:type="auto"/>
            <w:hideMark/>
          </w:tcPr>
          <w:p w:rsidR="00D41226" w:rsidRPr="002D0A71" w:rsidRDefault="00D41226" w:rsidP="00DD0601">
            <w:pPr>
              <w:jc w:val="left"/>
              <w:cnfStyle w:val="000000100000"/>
              <w:rPr>
                <w:ins w:id="667" w:author="Janick Bernet" w:date="2009-03-09T12:16:00Z"/>
                <w:rFonts w:eastAsia="Times New Roman"/>
                <w:lang w:eastAsia="de-CH"/>
              </w:rPr>
            </w:pPr>
          </w:p>
        </w:tc>
        <w:tc>
          <w:tcPr>
            <w:tcW w:w="0" w:type="auto"/>
            <w:hideMark/>
          </w:tcPr>
          <w:p w:rsidR="00D41226" w:rsidRPr="002D0A71" w:rsidRDefault="00317E30" w:rsidP="00DD0601">
            <w:pPr>
              <w:jc w:val="left"/>
              <w:cnfStyle w:val="000000100000"/>
              <w:rPr>
                <w:ins w:id="668" w:author="Janick Bernet" w:date="2009-03-09T12:16:00Z"/>
                <w:rFonts w:eastAsia="Times New Roman"/>
                <w:lang w:eastAsia="de-CH"/>
              </w:rPr>
            </w:pPr>
            <w:ins w:id="669" w:author="Janick Bernet" w:date="2009-03-09T12:17:00Z">
              <w:r>
                <w:rPr>
                  <w:rFonts w:eastAsia="Times New Roman"/>
                  <w:lang w:eastAsia="de-CH"/>
                </w:rPr>
                <w:t>2</w:t>
              </w:r>
            </w:ins>
          </w:p>
        </w:tc>
        <w:tc>
          <w:tcPr>
            <w:tcW w:w="0" w:type="auto"/>
            <w:hideMark/>
          </w:tcPr>
          <w:p w:rsidR="00D41226" w:rsidRPr="002D0A71" w:rsidRDefault="00D41226" w:rsidP="00DD0601">
            <w:pPr>
              <w:jc w:val="left"/>
              <w:cnfStyle w:val="000000100000"/>
              <w:rPr>
                <w:ins w:id="670" w:author="Janick Bernet" w:date="2009-03-09T12:16:00Z"/>
                <w:rFonts w:eastAsia="Times New Roman"/>
                <w:lang w:eastAsia="de-CH"/>
              </w:rPr>
            </w:pPr>
          </w:p>
        </w:tc>
        <w:tc>
          <w:tcPr>
            <w:tcW w:w="0" w:type="auto"/>
            <w:hideMark/>
          </w:tcPr>
          <w:p w:rsidR="00D41226" w:rsidRPr="002D0A71" w:rsidRDefault="00D41226" w:rsidP="00DD0601">
            <w:pPr>
              <w:jc w:val="left"/>
              <w:cnfStyle w:val="000000100000"/>
              <w:rPr>
                <w:ins w:id="671" w:author="Janick Bernet" w:date="2009-03-09T12:16:00Z"/>
                <w:rFonts w:eastAsia="Times New Roman"/>
                <w:lang w:eastAsia="de-CH"/>
              </w:rPr>
            </w:pPr>
          </w:p>
        </w:tc>
        <w:tc>
          <w:tcPr>
            <w:tcW w:w="0" w:type="auto"/>
            <w:hideMark/>
          </w:tcPr>
          <w:p w:rsidR="00D41226" w:rsidRPr="002D0A71" w:rsidRDefault="00D41226" w:rsidP="00DD0601">
            <w:pPr>
              <w:jc w:val="left"/>
              <w:cnfStyle w:val="000000100000"/>
              <w:rPr>
                <w:ins w:id="672" w:author="Janick Bernet" w:date="2009-03-09T12:16:00Z"/>
                <w:rFonts w:eastAsia="Times New Roman"/>
                <w:lang w:eastAsia="de-CH"/>
              </w:rPr>
            </w:pPr>
          </w:p>
        </w:tc>
        <w:tc>
          <w:tcPr>
            <w:tcW w:w="615" w:type="pct"/>
            <w:hideMark/>
          </w:tcPr>
          <w:p w:rsidR="00D41226" w:rsidRPr="002D0A71" w:rsidRDefault="00D41226" w:rsidP="00DD0601">
            <w:pPr>
              <w:jc w:val="left"/>
              <w:cnfStyle w:val="000000100000"/>
              <w:rPr>
                <w:ins w:id="673" w:author="Janick Bernet" w:date="2009-03-09T12:16:00Z"/>
                <w:rFonts w:eastAsia="Times New Roman"/>
                <w:lang w:eastAsia="de-CH"/>
              </w:rPr>
            </w:pPr>
          </w:p>
        </w:tc>
      </w:tr>
      <w:tr w:rsidR="00D41226" w:rsidRPr="002D0A71" w:rsidTr="00DD0601">
        <w:trPr>
          <w:cnfStyle w:val="000000010000"/>
          <w:ins w:id="674" w:author="Janick Bernet" w:date="2009-03-09T12:16:00Z"/>
        </w:trPr>
        <w:tc>
          <w:tcPr>
            <w:cnfStyle w:val="001000000000"/>
            <w:tcW w:w="0" w:type="auto"/>
            <w:hideMark/>
          </w:tcPr>
          <w:p w:rsidR="00D41226" w:rsidRPr="002D0A71" w:rsidRDefault="00D41226" w:rsidP="00DD0601">
            <w:pPr>
              <w:jc w:val="left"/>
              <w:rPr>
                <w:ins w:id="675" w:author="Janick Bernet" w:date="2009-03-09T12:16:00Z"/>
                <w:rFonts w:eastAsia="Times New Roman"/>
                <w:lang w:eastAsia="de-CH"/>
              </w:rPr>
            </w:pPr>
            <w:ins w:id="676" w:author="Janick Bernet" w:date="2009-03-09T12:16:00Z">
              <w:r w:rsidRPr="002D0A71">
                <w:rPr>
                  <w:rFonts w:eastAsia="Times New Roman"/>
                  <w:lang w:eastAsia="de-CH"/>
                </w:rPr>
                <w:t xml:space="preserve">ReqP12 </w:t>
              </w:r>
            </w:ins>
          </w:p>
        </w:tc>
        <w:tc>
          <w:tcPr>
            <w:tcW w:w="0" w:type="auto"/>
            <w:hideMark/>
          </w:tcPr>
          <w:p w:rsidR="00D41226" w:rsidRPr="002D0A71" w:rsidRDefault="00D41226" w:rsidP="00DD0601">
            <w:pPr>
              <w:jc w:val="left"/>
              <w:cnfStyle w:val="000000010000"/>
              <w:rPr>
                <w:ins w:id="677" w:author="Janick Bernet" w:date="2009-03-09T12:16:00Z"/>
                <w:rFonts w:eastAsia="Times New Roman"/>
                <w:lang w:eastAsia="de-CH"/>
              </w:rPr>
            </w:pPr>
            <w:ins w:id="678" w:author="Janick Bernet" w:date="2009-03-09T12:16:00Z">
              <w:r w:rsidRPr="002D0A71">
                <w:rPr>
                  <w:rFonts w:eastAsia="Times New Roman"/>
                  <w:lang w:eastAsia="de-CH"/>
                </w:rPr>
                <w:t xml:space="preserve">Ice Spike </w:t>
              </w:r>
            </w:ins>
          </w:p>
        </w:tc>
        <w:tc>
          <w:tcPr>
            <w:tcW w:w="0" w:type="auto"/>
            <w:hideMark/>
          </w:tcPr>
          <w:p w:rsidR="00D41226" w:rsidRDefault="00D41226" w:rsidP="00DD0601">
            <w:pPr>
              <w:jc w:val="left"/>
              <w:cnfStyle w:val="000000010000"/>
              <w:rPr>
                <w:ins w:id="679" w:author="Janick Bernet" w:date="2009-03-09T12:16:00Z"/>
                <w:rFonts w:eastAsia="Times New Roman"/>
                <w:lang w:eastAsia="de-CH"/>
              </w:rPr>
            </w:pPr>
            <w:ins w:id="680" w:author="Janick Bernet" w:date="2009-03-09T12:16:00Z">
              <w:r>
                <w:rPr>
                  <w:rFonts w:eastAsia="Times New Roman"/>
                  <w:lang w:eastAsia="de-CH"/>
                </w:rPr>
                <w:t>jab</w:t>
              </w:r>
            </w:ins>
          </w:p>
        </w:tc>
        <w:tc>
          <w:tcPr>
            <w:tcW w:w="0" w:type="auto"/>
            <w:hideMark/>
          </w:tcPr>
          <w:p w:rsidR="00D41226" w:rsidRPr="002D0A71" w:rsidRDefault="00D41226" w:rsidP="00DD0601">
            <w:pPr>
              <w:jc w:val="left"/>
              <w:cnfStyle w:val="000000010000"/>
              <w:rPr>
                <w:ins w:id="681" w:author="Janick Bernet" w:date="2009-03-09T12:16:00Z"/>
                <w:rFonts w:eastAsia="Times New Roman"/>
                <w:lang w:eastAsia="de-CH"/>
              </w:rPr>
            </w:pPr>
          </w:p>
        </w:tc>
        <w:tc>
          <w:tcPr>
            <w:tcW w:w="0" w:type="auto"/>
            <w:hideMark/>
          </w:tcPr>
          <w:p w:rsidR="00D41226" w:rsidRPr="002D0A71" w:rsidRDefault="00D41226" w:rsidP="00DD0601">
            <w:pPr>
              <w:jc w:val="left"/>
              <w:cnfStyle w:val="000000010000"/>
              <w:rPr>
                <w:ins w:id="682" w:author="Janick Bernet" w:date="2009-03-09T12:16:00Z"/>
                <w:rFonts w:eastAsia="Times New Roman"/>
                <w:lang w:eastAsia="de-CH"/>
              </w:rPr>
            </w:pPr>
          </w:p>
        </w:tc>
        <w:tc>
          <w:tcPr>
            <w:tcW w:w="0" w:type="auto"/>
            <w:hideMark/>
          </w:tcPr>
          <w:p w:rsidR="00D41226" w:rsidRPr="002D0A71" w:rsidRDefault="00D41226" w:rsidP="00DD0601">
            <w:pPr>
              <w:jc w:val="left"/>
              <w:cnfStyle w:val="000000010000"/>
              <w:rPr>
                <w:ins w:id="683" w:author="Janick Bernet" w:date="2009-03-09T12:16:00Z"/>
                <w:rFonts w:eastAsia="Times New Roman"/>
                <w:lang w:eastAsia="de-CH"/>
              </w:rPr>
            </w:pPr>
          </w:p>
        </w:tc>
        <w:tc>
          <w:tcPr>
            <w:tcW w:w="0" w:type="auto"/>
            <w:hideMark/>
          </w:tcPr>
          <w:p w:rsidR="00D41226" w:rsidRPr="002D0A71" w:rsidRDefault="00317E30" w:rsidP="00DD0601">
            <w:pPr>
              <w:jc w:val="left"/>
              <w:cnfStyle w:val="000000010000"/>
              <w:rPr>
                <w:ins w:id="684" w:author="Janick Bernet" w:date="2009-03-09T12:16:00Z"/>
                <w:rFonts w:eastAsia="Times New Roman"/>
                <w:lang w:eastAsia="de-CH"/>
              </w:rPr>
            </w:pPr>
            <w:ins w:id="685" w:author="Janick Bernet" w:date="2009-03-09T12:17:00Z">
              <w:r>
                <w:rPr>
                  <w:rFonts w:eastAsia="Times New Roman"/>
                  <w:lang w:eastAsia="de-CH"/>
                </w:rPr>
                <w:t>3</w:t>
              </w:r>
            </w:ins>
          </w:p>
        </w:tc>
        <w:tc>
          <w:tcPr>
            <w:tcW w:w="0" w:type="auto"/>
            <w:hideMark/>
          </w:tcPr>
          <w:p w:rsidR="00D41226" w:rsidRPr="002D0A71" w:rsidRDefault="00D41226" w:rsidP="00DD0601">
            <w:pPr>
              <w:jc w:val="left"/>
              <w:cnfStyle w:val="000000010000"/>
              <w:rPr>
                <w:ins w:id="686" w:author="Janick Bernet" w:date="2009-03-09T12:16:00Z"/>
                <w:rFonts w:eastAsia="Times New Roman"/>
                <w:lang w:eastAsia="de-CH"/>
              </w:rPr>
            </w:pPr>
          </w:p>
        </w:tc>
        <w:tc>
          <w:tcPr>
            <w:tcW w:w="0" w:type="auto"/>
            <w:hideMark/>
          </w:tcPr>
          <w:p w:rsidR="00D41226" w:rsidRPr="002D0A71" w:rsidRDefault="00D41226" w:rsidP="00DD0601">
            <w:pPr>
              <w:jc w:val="left"/>
              <w:cnfStyle w:val="000000010000"/>
              <w:rPr>
                <w:ins w:id="687" w:author="Janick Bernet" w:date="2009-03-09T12:16:00Z"/>
                <w:rFonts w:eastAsia="Times New Roman"/>
                <w:lang w:eastAsia="de-CH"/>
              </w:rPr>
            </w:pPr>
          </w:p>
        </w:tc>
        <w:tc>
          <w:tcPr>
            <w:tcW w:w="615" w:type="pct"/>
            <w:hideMark/>
          </w:tcPr>
          <w:p w:rsidR="00D41226" w:rsidRPr="002D0A71" w:rsidRDefault="00D41226" w:rsidP="00DD0601">
            <w:pPr>
              <w:jc w:val="left"/>
              <w:cnfStyle w:val="000000010000"/>
              <w:rPr>
                <w:ins w:id="688" w:author="Janick Bernet" w:date="2009-03-09T12:16:00Z"/>
                <w:rFonts w:eastAsia="Times New Roman"/>
                <w:lang w:eastAsia="de-CH"/>
              </w:rPr>
            </w:pPr>
          </w:p>
        </w:tc>
      </w:tr>
      <w:tr w:rsidR="00D41226" w:rsidRPr="002D0A71" w:rsidTr="00DD0601">
        <w:trPr>
          <w:cnfStyle w:val="000000100000"/>
          <w:ins w:id="689" w:author="Janick Bernet" w:date="2009-03-09T12:16:00Z"/>
        </w:trPr>
        <w:tc>
          <w:tcPr>
            <w:cnfStyle w:val="001000000000"/>
            <w:tcW w:w="0" w:type="auto"/>
            <w:hideMark/>
          </w:tcPr>
          <w:p w:rsidR="00D41226" w:rsidRPr="002D0A71" w:rsidRDefault="00D41226" w:rsidP="00DD0601">
            <w:pPr>
              <w:jc w:val="left"/>
              <w:rPr>
                <w:ins w:id="690" w:author="Janick Bernet" w:date="2009-03-09T12:16:00Z"/>
                <w:rFonts w:eastAsia="Times New Roman"/>
                <w:lang w:eastAsia="de-CH"/>
              </w:rPr>
            </w:pPr>
            <w:ins w:id="691" w:author="Janick Bernet" w:date="2009-03-09T12:16:00Z">
              <w:r>
                <w:rPr>
                  <w:rFonts w:eastAsia="Times New Roman"/>
                  <w:lang w:eastAsia="de-CH"/>
                </w:rPr>
                <w:t>ReqI12</w:t>
              </w:r>
            </w:ins>
          </w:p>
        </w:tc>
        <w:tc>
          <w:tcPr>
            <w:tcW w:w="0" w:type="auto"/>
            <w:hideMark/>
          </w:tcPr>
          <w:p w:rsidR="00D41226" w:rsidRPr="002D0A71" w:rsidRDefault="00D41226" w:rsidP="00DD0601">
            <w:pPr>
              <w:jc w:val="left"/>
              <w:cnfStyle w:val="000000100000"/>
              <w:rPr>
                <w:ins w:id="692" w:author="Janick Bernet" w:date="2009-03-09T12:16:00Z"/>
                <w:rFonts w:eastAsia="Times New Roman"/>
                <w:lang w:eastAsia="de-CH"/>
              </w:rPr>
            </w:pPr>
            <w:ins w:id="693" w:author="Janick Bernet" w:date="2009-03-09T12:16:00Z">
              <w:r>
                <w:rPr>
                  <w:rFonts w:eastAsia="Times New Roman"/>
                  <w:lang w:eastAsia="de-CH"/>
                </w:rPr>
                <w:t>Power-Ups</w:t>
              </w:r>
            </w:ins>
          </w:p>
        </w:tc>
        <w:tc>
          <w:tcPr>
            <w:tcW w:w="0" w:type="auto"/>
            <w:hideMark/>
          </w:tcPr>
          <w:p w:rsidR="00D41226" w:rsidRDefault="00D41226" w:rsidP="00DD0601">
            <w:pPr>
              <w:jc w:val="left"/>
              <w:cnfStyle w:val="000000100000"/>
              <w:rPr>
                <w:ins w:id="694" w:author="Janick Bernet" w:date="2009-03-09T12:16:00Z"/>
                <w:rFonts w:eastAsia="Times New Roman"/>
                <w:lang w:eastAsia="de-CH"/>
              </w:rPr>
            </w:pPr>
            <w:ins w:id="695" w:author="Janick Bernet" w:date="2009-03-09T12:16:00Z">
              <w:r>
                <w:rPr>
                  <w:rFonts w:eastAsia="Times New Roman"/>
                  <w:lang w:eastAsia="de-CH"/>
                </w:rPr>
                <w:t>cob</w:t>
              </w:r>
            </w:ins>
          </w:p>
        </w:tc>
        <w:tc>
          <w:tcPr>
            <w:tcW w:w="0" w:type="auto"/>
            <w:hideMark/>
          </w:tcPr>
          <w:p w:rsidR="00D41226" w:rsidRPr="002D0A71" w:rsidRDefault="00D41226" w:rsidP="00DD0601">
            <w:pPr>
              <w:jc w:val="left"/>
              <w:cnfStyle w:val="000000100000"/>
              <w:rPr>
                <w:ins w:id="696" w:author="Janick Bernet" w:date="2009-03-09T12:16:00Z"/>
                <w:rFonts w:eastAsia="Times New Roman"/>
                <w:lang w:eastAsia="de-CH"/>
              </w:rPr>
            </w:pPr>
          </w:p>
        </w:tc>
        <w:tc>
          <w:tcPr>
            <w:tcW w:w="0" w:type="auto"/>
            <w:hideMark/>
          </w:tcPr>
          <w:p w:rsidR="00D41226" w:rsidRPr="002D0A71" w:rsidRDefault="00D41226" w:rsidP="00DD0601">
            <w:pPr>
              <w:jc w:val="left"/>
              <w:cnfStyle w:val="000000100000"/>
              <w:rPr>
                <w:ins w:id="697" w:author="Janick Bernet" w:date="2009-03-09T12:16:00Z"/>
                <w:rFonts w:eastAsia="Times New Roman"/>
                <w:lang w:eastAsia="de-CH"/>
              </w:rPr>
            </w:pPr>
          </w:p>
        </w:tc>
        <w:tc>
          <w:tcPr>
            <w:tcW w:w="0" w:type="auto"/>
            <w:hideMark/>
          </w:tcPr>
          <w:p w:rsidR="00D41226" w:rsidRPr="002D0A71" w:rsidRDefault="00D41226" w:rsidP="00DD0601">
            <w:pPr>
              <w:jc w:val="left"/>
              <w:cnfStyle w:val="000000100000"/>
              <w:rPr>
                <w:ins w:id="698" w:author="Janick Bernet" w:date="2009-03-09T12:16:00Z"/>
                <w:rFonts w:eastAsia="Times New Roman"/>
                <w:lang w:eastAsia="de-CH"/>
              </w:rPr>
            </w:pPr>
          </w:p>
        </w:tc>
        <w:tc>
          <w:tcPr>
            <w:tcW w:w="0" w:type="auto"/>
            <w:hideMark/>
          </w:tcPr>
          <w:p w:rsidR="00D41226" w:rsidRPr="002D0A71" w:rsidRDefault="00317E30" w:rsidP="00DD0601">
            <w:pPr>
              <w:jc w:val="left"/>
              <w:cnfStyle w:val="000000100000"/>
              <w:rPr>
                <w:ins w:id="699" w:author="Janick Bernet" w:date="2009-03-09T12:16:00Z"/>
                <w:rFonts w:eastAsia="Times New Roman"/>
                <w:lang w:eastAsia="de-CH"/>
              </w:rPr>
            </w:pPr>
            <w:ins w:id="700" w:author="Janick Bernet" w:date="2009-03-09T12:17:00Z">
              <w:r>
                <w:rPr>
                  <w:rFonts w:eastAsia="Times New Roman"/>
                  <w:lang w:eastAsia="de-CH"/>
                </w:rPr>
                <w:t>2</w:t>
              </w:r>
            </w:ins>
          </w:p>
        </w:tc>
        <w:tc>
          <w:tcPr>
            <w:tcW w:w="0" w:type="auto"/>
            <w:hideMark/>
          </w:tcPr>
          <w:p w:rsidR="00D41226" w:rsidRPr="002D0A71" w:rsidRDefault="00D41226" w:rsidP="00DD0601">
            <w:pPr>
              <w:jc w:val="left"/>
              <w:cnfStyle w:val="000000100000"/>
              <w:rPr>
                <w:ins w:id="701" w:author="Janick Bernet" w:date="2009-03-09T12:16:00Z"/>
                <w:rFonts w:eastAsia="Times New Roman"/>
                <w:lang w:eastAsia="de-CH"/>
              </w:rPr>
            </w:pPr>
          </w:p>
        </w:tc>
        <w:tc>
          <w:tcPr>
            <w:tcW w:w="0" w:type="auto"/>
            <w:hideMark/>
          </w:tcPr>
          <w:p w:rsidR="00D41226" w:rsidRPr="002D0A71" w:rsidRDefault="00D41226" w:rsidP="00DD0601">
            <w:pPr>
              <w:jc w:val="left"/>
              <w:cnfStyle w:val="000000100000"/>
              <w:rPr>
                <w:ins w:id="702" w:author="Janick Bernet" w:date="2009-03-09T12:16:00Z"/>
                <w:rFonts w:eastAsia="Times New Roman"/>
                <w:lang w:eastAsia="de-CH"/>
              </w:rPr>
            </w:pPr>
          </w:p>
        </w:tc>
        <w:tc>
          <w:tcPr>
            <w:tcW w:w="615" w:type="pct"/>
            <w:hideMark/>
          </w:tcPr>
          <w:p w:rsidR="00D41226" w:rsidRPr="002D0A71" w:rsidRDefault="00D41226" w:rsidP="00DD0601">
            <w:pPr>
              <w:jc w:val="left"/>
              <w:cnfStyle w:val="000000100000"/>
              <w:rPr>
                <w:ins w:id="703" w:author="Janick Bernet" w:date="2009-03-09T12:16:00Z"/>
                <w:rFonts w:eastAsia="Times New Roman"/>
                <w:lang w:eastAsia="de-CH"/>
              </w:rPr>
            </w:pPr>
          </w:p>
        </w:tc>
      </w:tr>
      <w:tr w:rsidR="00D41226" w:rsidRPr="002D0A71" w:rsidTr="00DD0601">
        <w:trPr>
          <w:cnfStyle w:val="000000010000"/>
          <w:ins w:id="704" w:author="Janick Bernet" w:date="2009-03-09T12:15:00Z"/>
        </w:trPr>
        <w:tc>
          <w:tcPr>
            <w:cnfStyle w:val="001000000000"/>
            <w:tcW w:w="0" w:type="auto"/>
            <w:hideMark/>
          </w:tcPr>
          <w:p w:rsidR="00D41226" w:rsidRPr="002D0A71" w:rsidRDefault="00D41226" w:rsidP="00DD0601">
            <w:pPr>
              <w:jc w:val="left"/>
              <w:rPr>
                <w:ins w:id="705" w:author="Janick Bernet" w:date="2009-03-09T12:15:00Z"/>
                <w:rFonts w:eastAsia="Times New Roman"/>
                <w:lang w:eastAsia="de-CH"/>
              </w:rPr>
            </w:pPr>
            <w:ins w:id="706" w:author="Janick Bernet" w:date="2009-03-09T12:16:00Z">
              <w:r>
                <w:rPr>
                  <w:rFonts w:eastAsia="Times New Roman"/>
                  <w:lang w:eastAsia="de-CH"/>
                </w:rPr>
                <w:t>ReqP20</w:t>
              </w:r>
            </w:ins>
          </w:p>
        </w:tc>
        <w:tc>
          <w:tcPr>
            <w:tcW w:w="0" w:type="auto"/>
            <w:hideMark/>
          </w:tcPr>
          <w:p w:rsidR="00D41226" w:rsidRPr="002D0A71" w:rsidRDefault="00D41226" w:rsidP="00DD0601">
            <w:pPr>
              <w:jc w:val="left"/>
              <w:cnfStyle w:val="000000010000"/>
              <w:rPr>
                <w:ins w:id="707" w:author="Janick Bernet" w:date="2009-03-09T12:15:00Z"/>
                <w:rFonts w:eastAsia="Times New Roman"/>
                <w:lang w:eastAsia="de-CH"/>
              </w:rPr>
            </w:pPr>
            <w:ins w:id="708" w:author="Janick Bernet" w:date="2009-03-09T12:16:00Z">
              <w:r>
                <w:rPr>
                  <w:rFonts w:eastAsia="Times New Roman"/>
                  <w:lang w:eastAsia="de-CH"/>
                </w:rPr>
                <w:t>Collecting Power-Ups</w:t>
              </w:r>
            </w:ins>
          </w:p>
        </w:tc>
        <w:tc>
          <w:tcPr>
            <w:tcW w:w="0" w:type="auto"/>
            <w:hideMark/>
          </w:tcPr>
          <w:p w:rsidR="00D41226" w:rsidRDefault="00D41226" w:rsidP="00DD0601">
            <w:pPr>
              <w:jc w:val="left"/>
              <w:cnfStyle w:val="000000010000"/>
              <w:rPr>
                <w:ins w:id="709" w:author="Janick Bernet" w:date="2009-03-09T12:15:00Z"/>
                <w:rFonts w:eastAsia="Times New Roman"/>
                <w:lang w:eastAsia="de-CH"/>
              </w:rPr>
            </w:pPr>
            <w:ins w:id="710" w:author="Janick Bernet" w:date="2009-03-09T12:16:00Z">
              <w:r>
                <w:rPr>
                  <w:rFonts w:eastAsia="Times New Roman"/>
                  <w:lang w:eastAsia="de-CH"/>
                </w:rPr>
                <w:t>cob</w:t>
              </w:r>
            </w:ins>
          </w:p>
        </w:tc>
        <w:tc>
          <w:tcPr>
            <w:tcW w:w="0" w:type="auto"/>
            <w:hideMark/>
          </w:tcPr>
          <w:p w:rsidR="00D41226" w:rsidRPr="002D0A71" w:rsidRDefault="00D41226" w:rsidP="00DD0601">
            <w:pPr>
              <w:jc w:val="left"/>
              <w:cnfStyle w:val="000000010000"/>
              <w:rPr>
                <w:ins w:id="711" w:author="Janick Bernet" w:date="2009-03-09T12:15:00Z"/>
                <w:rFonts w:eastAsia="Times New Roman"/>
                <w:lang w:eastAsia="de-CH"/>
              </w:rPr>
            </w:pPr>
          </w:p>
        </w:tc>
        <w:tc>
          <w:tcPr>
            <w:tcW w:w="0" w:type="auto"/>
            <w:hideMark/>
          </w:tcPr>
          <w:p w:rsidR="00D41226" w:rsidRPr="002D0A71" w:rsidRDefault="00D41226" w:rsidP="00DD0601">
            <w:pPr>
              <w:jc w:val="left"/>
              <w:cnfStyle w:val="000000010000"/>
              <w:rPr>
                <w:ins w:id="712" w:author="Janick Bernet" w:date="2009-03-09T12:15:00Z"/>
                <w:rFonts w:eastAsia="Times New Roman"/>
                <w:lang w:eastAsia="de-CH"/>
              </w:rPr>
            </w:pPr>
          </w:p>
        </w:tc>
        <w:tc>
          <w:tcPr>
            <w:tcW w:w="0" w:type="auto"/>
            <w:hideMark/>
          </w:tcPr>
          <w:p w:rsidR="00D41226" w:rsidRPr="002D0A71" w:rsidRDefault="00317E30" w:rsidP="00DD0601">
            <w:pPr>
              <w:jc w:val="left"/>
              <w:cnfStyle w:val="000000010000"/>
              <w:rPr>
                <w:ins w:id="713" w:author="Janick Bernet" w:date="2009-03-09T12:15:00Z"/>
                <w:rFonts w:eastAsia="Times New Roman"/>
                <w:lang w:eastAsia="de-CH"/>
              </w:rPr>
            </w:pPr>
            <w:ins w:id="714" w:author="Janick Bernet" w:date="2009-03-09T12:17:00Z">
              <w:r>
                <w:rPr>
                  <w:rFonts w:eastAsia="Times New Roman"/>
                  <w:lang w:eastAsia="de-CH"/>
                </w:rPr>
                <w:t>1</w:t>
              </w:r>
            </w:ins>
          </w:p>
        </w:tc>
        <w:tc>
          <w:tcPr>
            <w:tcW w:w="0" w:type="auto"/>
            <w:hideMark/>
          </w:tcPr>
          <w:p w:rsidR="00D41226" w:rsidRPr="002D0A71" w:rsidRDefault="00D41226" w:rsidP="00DD0601">
            <w:pPr>
              <w:jc w:val="left"/>
              <w:cnfStyle w:val="000000010000"/>
              <w:rPr>
                <w:ins w:id="715" w:author="Janick Bernet" w:date="2009-03-09T12:15:00Z"/>
                <w:rFonts w:eastAsia="Times New Roman"/>
                <w:lang w:eastAsia="de-CH"/>
              </w:rPr>
            </w:pPr>
          </w:p>
        </w:tc>
        <w:tc>
          <w:tcPr>
            <w:tcW w:w="0" w:type="auto"/>
            <w:hideMark/>
          </w:tcPr>
          <w:p w:rsidR="00D41226" w:rsidRPr="002D0A71" w:rsidRDefault="00D41226" w:rsidP="00DD0601">
            <w:pPr>
              <w:jc w:val="left"/>
              <w:cnfStyle w:val="000000010000"/>
              <w:rPr>
                <w:ins w:id="716" w:author="Janick Bernet" w:date="2009-03-09T12:15:00Z"/>
                <w:rFonts w:eastAsia="Times New Roman"/>
                <w:lang w:eastAsia="de-CH"/>
              </w:rPr>
            </w:pPr>
          </w:p>
        </w:tc>
        <w:tc>
          <w:tcPr>
            <w:tcW w:w="0" w:type="auto"/>
            <w:hideMark/>
          </w:tcPr>
          <w:p w:rsidR="00D41226" w:rsidRPr="002D0A71" w:rsidRDefault="00D41226" w:rsidP="00DD0601">
            <w:pPr>
              <w:jc w:val="left"/>
              <w:cnfStyle w:val="000000010000"/>
              <w:rPr>
                <w:ins w:id="717" w:author="Janick Bernet" w:date="2009-03-09T12:15:00Z"/>
                <w:rFonts w:eastAsia="Times New Roman"/>
                <w:lang w:eastAsia="de-CH"/>
              </w:rPr>
            </w:pPr>
          </w:p>
        </w:tc>
        <w:tc>
          <w:tcPr>
            <w:tcW w:w="615" w:type="pct"/>
            <w:hideMark/>
          </w:tcPr>
          <w:p w:rsidR="00D41226" w:rsidRPr="002D0A71" w:rsidRDefault="00D41226" w:rsidP="00DD0601">
            <w:pPr>
              <w:jc w:val="left"/>
              <w:cnfStyle w:val="000000010000"/>
              <w:rPr>
                <w:ins w:id="718" w:author="Janick Bernet" w:date="2009-03-09T12:15:00Z"/>
                <w:rFonts w:eastAsia="Times New Roman"/>
                <w:lang w:eastAsia="de-CH"/>
              </w:rPr>
            </w:pPr>
          </w:p>
        </w:tc>
      </w:tr>
      <w:tr w:rsidR="00D41226" w:rsidRPr="002D0A71" w:rsidTr="00DD0601">
        <w:trPr>
          <w:cnfStyle w:val="000000100000"/>
          <w:ins w:id="719" w:author="Janick Bernet" w:date="2009-03-09T12:13:00Z"/>
        </w:trPr>
        <w:tc>
          <w:tcPr>
            <w:cnfStyle w:val="001000000000"/>
            <w:tcW w:w="0" w:type="auto"/>
            <w:hideMark/>
          </w:tcPr>
          <w:p w:rsidR="00D41226" w:rsidRPr="002D0A71" w:rsidRDefault="00D41226" w:rsidP="00DD0601">
            <w:pPr>
              <w:jc w:val="left"/>
              <w:rPr>
                <w:ins w:id="720" w:author="Janick Bernet" w:date="2009-03-09T12:13:00Z"/>
                <w:rFonts w:eastAsia="Times New Roman"/>
                <w:lang w:eastAsia="de-CH"/>
              </w:rPr>
            </w:pPr>
            <w:ins w:id="721" w:author="Janick Bernet" w:date="2009-03-09T12:13:00Z">
              <w:r w:rsidRPr="002D0A71">
                <w:rPr>
                  <w:rFonts w:eastAsia="Times New Roman"/>
                  <w:lang w:eastAsia="de-CH"/>
                </w:rPr>
                <w:t xml:space="preserve">None </w:t>
              </w:r>
            </w:ins>
          </w:p>
        </w:tc>
        <w:tc>
          <w:tcPr>
            <w:tcW w:w="0" w:type="auto"/>
            <w:hideMark/>
          </w:tcPr>
          <w:p w:rsidR="00D41226" w:rsidRPr="002D0A71" w:rsidRDefault="00D41226" w:rsidP="00DD0601">
            <w:pPr>
              <w:jc w:val="left"/>
              <w:cnfStyle w:val="000000100000"/>
              <w:rPr>
                <w:ins w:id="722" w:author="Janick Bernet" w:date="2009-03-09T12:13:00Z"/>
                <w:rFonts w:eastAsia="Times New Roman"/>
                <w:lang w:eastAsia="de-CH"/>
              </w:rPr>
            </w:pPr>
            <w:ins w:id="723" w:author="Janick Bernet" w:date="2009-03-09T12:13:00Z">
              <w:r w:rsidRPr="002D0A71">
                <w:rPr>
                  <w:rFonts w:eastAsia="Times New Roman"/>
                  <w:lang w:eastAsia="de-CH"/>
                </w:rPr>
                <w:t xml:space="preserve">Testing </w:t>
              </w:r>
            </w:ins>
          </w:p>
        </w:tc>
        <w:tc>
          <w:tcPr>
            <w:tcW w:w="0" w:type="auto"/>
            <w:hideMark/>
          </w:tcPr>
          <w:p w:rsidR="00D41226" w:rsidRPr="002D0A71" w:rsidRDefault="00D41226" w:rsidP="00DD0601">
            <w:pPr>
              <w:jc w:val="left"/>
              <w:cnfStyle w:val="000000100000"/>
              <w:rPr>
                <w:ins w:id="724" w:author="Janick Bernet" w:date="2009-03-09T12:13:00Z"/>
                <w:rFonts w:eastAsia="Times New Roman"/>
                <w:lang w:eastAsia="de-CH"/>
              </w:rPr>
            </w:pPr>
            <w:ins w:id="725" w:author="Janick Bernet" w:date="2009-03-09T12:13:00Z">
              <w:r>
                <w:rPr>
                  <w:rFonts w:eastAsia="Times New Roman"/>
                  <w:lang w:eastAsia="de-CH"/>
                </w:rPr>
                <w:t>jab</w:t>
              </w:r>
              <w:r w:rsidRPr="002D0A71">
                <w:rPr>
                  <w:rFonts w:eastAsia="Times New Roman"/>
                  <w:lang w:eastAsia="de-CH"/>
                </w:rPr>
                <w:t>/</w:t>
              </w:r>
              <w:proofErr w:type="spellStart"/>
              <w:r>
                <w:rPr>
                  <w:rFonts w:eastAsia="Times New Roman"/>
                  <w:lang w:eastAsia="de-CH"/>
                </w:rPr>
                <w:t>dpk</w:t>
              </w:r>
              <w:proofErr w:type="spellEnd"/>
              <w:r w:rsidRPr="002D0A71">
                <w:rPr>
                  <w:rFonts w:eastAsia="Times New Roman"/>
                  <w:lang w:eastAsia="de-CH"/>
                </w:rPr>
                <w:t xml:space="preserve">/cob </w:t>
              </w:r>
            </w:ins>
          </w:p>
        </w:tc>
        <w:tc>
          <w:tcPr>
            <w:tcW w:w="0" w:type="auto"/>
            <w:hideMark/>
          </w:tcPr>
          <w:p w:rsidR="00D41226" w:rsidRPr="002D0A71" w:rsidRDefault="00D41226" w:rsidP="00DD0601">
            <w:pPr>
              <w:jc w:val="left"/>
              <w:cnfStyle w:val="000000100000"/>
              <w:rPr>
                <w:ins w:id="726"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727"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728"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729"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730" w:author="Janick Bernet" w:date="2009-03-09T12:13:00Z"/>
                <w:rFonts w:eastAsia="Times New Roman"/>
                <w:lang w:eastAsia="de-CH"/>
              </w:rPr>
            </w:pPr>
          </w:p>
        </w:tc>
        <w:tc>
          <w:tcPr>
            <w:tcW w:w="0" w:type="auto"/>
            <w:hideMark/>
          </w:tcPr>
          <w:p w:rsidR="00D41226" w:rsidRPr="002D0A71" w:rsidRDefault="00D41226" w:rsidP="00DD0601">
            <w:pPr>
              <w:jc w:val="left"/>
              <w:cnfStyle w:val="000000100000"/>
              <w:rPr>
                <w:ins w:id="731" w:author="Janick Bernet" w:date="2009-03-09T12:13:00Z"/>
                <w:rFonts w:eastAsia="Times New Roman"/>
                <w:lang w:eastAsia="de-CH"/>
              </w:rPr>
            </w:pPr>
            <w:ins w:id="732" w:author="Janick Bernet" w:date="2009-03-09T12:13:00Z">
              <w:r w:rsidRPr="002D0A71">
                <w:rPr>
                  <w:rFonts w:eastAsia="Times New Roman"/>
                  <w:lang w:eastAsia="de-CH"/>
                </w:rPr>
                <w:t xml:space="preserve">4 </w:t>
              </w:r>
            </w:ins>
          </w:p>
        </w:tc>
        <w:tc>
          <w:tcPr>
            <w:tcW w:w="615" w:type="pct"/>
            <w:hideMark/>
          </w:tcPr>
          <w:p w:rsidR="00D41226" w:rsidRPr="002D0A71" w:rsidRDefault="00D41226" w:rsidP="00DD0601">
            <w:pPr>
              <w:jc w:val="left"/>
              <w:cnfStyle w:val="000000100000"/>
              <w:rPr>
                <w:ins w:id="733" w:author="Janick Bernet" w:date="2009-03-09T12:13:00Z"/>
                <w:rFonts w:eastAsia="Times New Roman"/>
                <w:lang w:eastAsia="de-CH"/>
              </w:rPr>
            </w:pPr>
            <w:ins w:id="734" w:author="Janick Bernet" w:date="2009-03-09T12:13:00Z">
              <w:r w:rsidRPr="002D0A71">
                <w:rPr>
                  <w:rFonts w:eastAsia="Times New Roman"/>
                  <w:lang w:eastAsia="de-CH"/>
                </w:rPr>
                <w:t xml:space="preserve">4 </w:t>
              </w:r>
            </w:ins>
          </w:p>
        </w:tc>
      </w:tr>
      <w:tr w:rsidR="00D41226" w:rsidRPr="002D0A71" w:rsidTr="00DD0601">
        <w:trPr>
          <w:cnfStyle w:val="000000010000"/>
          <w:ins w:id="735" w:author="Janick Bernet" w:date="2009-03-09T12:13:00Z"/>
        </w:trPr>
        <w:tc>
          <w:tcPr>
            <w:cnfStyle w:val="001000000000"/>
            <w:tcW w:w="0" w:type="auto"/>
            <w:hideMark/>
          </w:tcPr>
          <w:p w:rsidR="00D41226" w:rsidRPr="002D0A71" w:rsidRDefault="00D41226" w:rsidP="00DD0601">
            <w:pPr>
              <w:jc w:val="left"/>
              <w:rPr>
                <w:ins w:id="736" w:author="Janick Bernet" w:date="2009-03-09T12:13:00Z"/>
                <w:rFonts w:eastAsia="Times New Roman"/>
                <w:lang w:eastAsia="de-CH"/>
              </w:rPr>
            </w:pPr>
            <w:ins w:id="737" w:author="Janick Bernet" w:date="2009-03-09T12:13:00Z">
              <w:r w:rsidRPr="002D0A71">
                <w:rPr>
                  <w:rFonts w:eastAsia="Times New Roman"/>
                  <w:lang w:eastAsia="de-CH"/>
                </w:rPr>
                <w:t xml:space="preserve">None </w:t>
              </w:r>
            </w:ins>
          </w:p>
        </w:tc>
        <w:tc>
          <w:tcPr>
            <w:tcW w:w="0" w:type="auto"/>
            <w:hideMark/>
          </w:tcPr>
          <w:p w:rsidR="00D41226" w:rsidRPr="002D0A71" w:rsidRDefault="00D41226" w:rsidP="00DD0601">
            <w:pPr>
              <w:jc w:val="left"/>
              <w:cnfStyle w:val="000000010000"/>
              <w:rPr>
                <w:ins w:id="738" w:author="Janick Bernet" w:date="2009-03-09T12:13:00Z"/>
                <w:rFonts w:eastAsia="Times New Roman"/>
                <w:lang w:eastAsia="de-CH"/>
              </w:rPr>
            </w:pPr>
            <w:ins w:id="739" w:author="Janick Bernet" w:date="2009-03-09T12:13:00Z">
              <w:r w:rsidRPr="002D0A71">
                <w:rPr>
                  <w:rFonts w:eastAsia="Times New Roman"/>
                  <w:lang w:eastAsia="de-CH"/>
                </w:rPr>
                <w:t xml:space="preserve">Work Estimates and Plan for MS05 </w:t>
              </w:r>
            </w:ins>
          </w:p>
        </w:tc>
        <w:tc>
          <w:tcPr>
            <w:tcW w:w="0" w:type="auto"/>
            <w:hideMark/>
          </w:tcPr>
          <w:p w:rsidR="00D41226" w:rsidRPr="002D0A71" w:rsidRDefault="00D41226" w:rsidP="00DD0601">
            <w:pPr>
              <w:jc w:val="left"/>
              <w:cnfStyle w:val="000000010000"/>
              <w:rPr>
                <w:ins w:id="740" w:author="Janick Bernet" w:date="2009-03-09T12:13:00Z"/>
                <w:rFonts w:eastAsia="Times New Roman"/>
                <w:lang w:eastAsia="de-CH"/>
              </w:rPr>
            </w:pPr>
            <w:ins w:id="741" w:author="Janick Bernet" w:date="2009-03-09T12:13:00Z">
              <w:r>
                <w:rPr>
                  <w:rFonts w:eastAsia="Times New Roman"/>
                  <w:lang w:eastAsia="de-CH"/>
                </w:rPr>
                <w:t>jab</w:t>
              </w:r>
              <w:r w:rsidRPr="002D0A71">
                <w:rPr>
                  <w:rFonts w:eastAsia="Times New Roman"/>
                  <w:lang w:eastAsia="de-CH"/>
                </w:rPr>
                <w:t>/</w:t>
              </w:r>
              <w:proofErr w:type="spellStart"/>
              <w:r>
                <w:rPr>
                  <w:rFonts w:eastAsia="Times New Roman"/>
                  <w:lang w:eastAsia="de-CH"/>
                </w:rPr>
                <w:t>dpk</w:t>
              </w:r>
              <w:proofErr w:type="spellEnd"/>
              <w:r w:rsidRPr="002D0A71">
                <w:rPr>
                  <w:rFonts w:eastAsia="Times New Roman"/>
                  <w:lang w:eastAsia="de-CH"/>
                </w:rPr>
                <w:t xml:space="preserve">/cob </w:t>
              </w:r>
            </w:ins>
          </w:p>
        </w:tc>
        <w:tc>
          <w:tcPr>
            <w:tcW w:w="0" w:type="auto"/>
            <w:hideMark/>
          </w:tcPr>
          <w:p w:rsidR="00D41226" w:rsidRPr="002D0A71" w:rsidRDefault="00D41226" w:rsidP="00DD0601">
            <w:pPr>
              <w:jc w:val="left"/>
              <w:cnfStyle w:val="000000010000"/>
              <w:rPr>
                <w:ins w:id="742"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743"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744"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745"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746" w:author="Janick Bernet" w:date="2009-03-09T12:13:00Z"/>
                <w:rFonts w:eastAsia="Times New Roman"/>
                <w:lang w:eastAsia="de-CH"/>
              </w:rPr>
            </w:pPr>
          </w:p>
        </w:tc>
        <w:tc>
          <w:tcPr>
            <w:tcW w:w="0" w:type="auto"/>
            <w:hideMark/>
          </w:tcPr>
          <w:p w:rsidR="00D41226" w:rsidRPr="002D0A71" w:rsidRDefault="00D41226" w:rsidP="00DD0601">
            <w:pPr>
              <w:jc w:val="left"/>
              <w:cnfStyle w:val="000000010000"/>
              <w:rPr>
                <w:ins w:id="747" w:author="Janick Bernet" w:date="2009-03-09T12:13:00Z"/>
                <w:rFonts w:eastAsia="Times New Roman"/>
                <w:lang w:eastAsia="de-CH"/>
              </w:rPr>
            </w:pPr>
            <w:ins w:id="748" w:author="Janick Bernet" w:date="2009-03-09T12:13:00Z">
              <w:r w:rsidRPr="002D0A71">
                <w:rPr>
                  <w:rFonts w:eastAsia="Times New Roman"/>
                  <w:lang w:eastAsia="de-CH"/>
                </w:rPr>
                <w:t xml:space="preserve">1 </w:t>
              </w:r>
            </w:ins>
          </w:p>
        </w:tc>
        <w:tc>
          <w:tcPr>
            <w:tcW w:w="615" w:type="pct"/>
            <w:hideMark/>
          </w:tcPr>
          <w:p w:rsidR="00D41226" w:rsidRPr="002D0A71" w:rsidRDefault="00D41226" w:rsidP="00DD0601">
            <w:pPr>
              <w:jc w:val="left"/>
              <w:cnfStyle w:val="000000010000"/>
              <w:rPr>
                <w:ins w:id="749" w:author="Janick Bernet" w:date="2009-03-09T12:13:00Z"/>
                <w:rFonts w:eastAsia="Times New Roman"/>
                <w:lang w:eastAsia="de-CH"/>
              </w:rPr>
            </w:pPr>
            <w:ins w:id="750" w:author="Janick Bernet" w:date="2009-03-09T12:13:00Z">
              <w:r w:rsidRPr="002D0A71">
                <w:rPr>
                  <w:rFonts w:eastAsia="Times New Roman"/>
                  <w:lang w:eastAsia="de-CH"/>
                </w:rPr>
                <w:t xml:space="preserve">1 </w:t>
              </w:r>
            </w:ins>
          </w:p>
        </w:tc>
      </w:tr>
    </w:tbl>
    <w:p w:rsidR="001A4D71" w:rsidRPr="001A4D71" w:rsidRDefault="001A4D71" w:rsidP="001A4D71">
      <w:pPr>
        <w:pStyle w:val="Subtitle"/>
        <w:rPr>
          <w:szCs w:val="36"/>
        </w:rPr>
      </w:pPr>
      <w:r w:rsidRPr="001A4D71">
        <w:t>Week 12: 16.3.-22.3. Working towards MS02</w:t>
      </w:r>
    </w:p>
    <w:tbl>
      <w:tblPr>
        <w:tblStyle w:val="MediumShading1-Accent11"/>
        <w:tblW w:w="5000" w:type="pct"/>
        <w:tblLook w:val="04A0"/>
      </w:tblPr>
      <w:tblGrid>
        <w:gridCol w:w="964"/>
        <w:gridCol w:w="1742"/>
        <w:gridCol w:w="1322"/>
        <w:gridCol w:w="685"/>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B678E7">
            <w:pPr>
              <w:rPr>
                <w:rFonts w:eastAsia="Times New Roman"/>
                <w:lang w:eastAsia="de-CH"/>
              </w:rPr>
            </w:pPr>
            <w:r>
              <w:rPr>
                <w:rFonts w:eastAsia="Times New Roman"/>
                <w:lang w:eastAsia="de-CH"/>
              </w:rPr>
              <w:t>ID</w:t>
            </w:r>
          </w:p>
        </w:tc>
        <w:tc>
          <w:tcPr>
            <w:tcW w:w="0" w:type="auto"/>
            <w:hideMark/>
          </w:tcPr>
          <w:p w:rsidR="00C07577" w:rsidRPr="002D0A71" w:rsidRDefault="00C07577" w:rsidP="002E3D72">
            <w:pPr>
              <w:cnfStyle w:val="100000000000"/>
              <w:rPr>
                <w:rFonts w:eastAsia="Times New Roman"/>
                <w:lang w:eastAsia="de-CH"/>
              </w:rPr>
            </w:pPr>
            <w:r w:rsidRPr="002D0A71">
              <w:rPr>
                <w:rFonts w:eastAsia="Times New Roman"/>
                <w:lang w:eastAsia="de-CH"/>
              </w:rPr>
              <w:t xml:space="preserve">Requirement </w:t>
            </w:r>
          </w:p>
        </w:tc>
        <w:tc>
          <w:tcPr>
            <w:tcW w:w="0" w:type="auto"/>
            <w:hideMark/>
          </w:tcPr>
          <w:p w:rsidR="00C07577" w:rsidRPr="002D0A71" w:rsidRDefault="00C07577" w:rsidP="00B678E7">
            <w:pPr>
              <w:cnfStyle w:val="100000000000"/>
              <w:rPr>
                <w:rFonts w:eastAsia="Times New Roman"/>
                <w:lang w:eastAsia="de-CH"/>
              </w:rPr>
            </w:pPr>
            <w:r>
              <w:rPr>
                <w:rFonts w:eastAsia="Times New Roman"/>
                <w:lang w:eastAsia="de-CH"/>
              </w:rPr>
              <w:t>Assignee</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Mo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Tue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Wed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Thu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Fri </w:t>
            </w:r>
          </w:p>
        </w:tc>
        <w:tc>
          <w:tcPr>
            <w:tcW w:w="0" w:type="auto"/>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Sat </w:t>
            </w:r>
          </w:p>
        </w:tc>
        <w:tc>
          <w:tcPr>
            <w:tcW w:w="615" w:type="pct"/>
            <w:hideMark/>
          </w:tcPr>
          <w:p w:rsidR="00C07577" w:rsidRPr="002D0A71" w:rsidRDefault="00C07577" w:rsidP="00B678E7">
            <w:pPr>
              <w:cnfStyle w:val="100000000000"/>
              <w:rPr>
                <w:rFonts w:eastAsia="Times New Roman"/>
                <w:lang w:eastAsia="de-CH"/>
              </w:rPr>
            </w:pPr>
            <w:r w:rsidRPr="002D0A71">
              <w:rPr>
                <w:rFonts w:eastAsia="Times New Roman"/>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01 </w:t>
            </w:r>
          </w:p>
        </w:tc>
        <w:tc>
          <w:tcPr>
            <w:tcW w:w="937"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Camera </w:t>
            </w:r>
          </w:p>
        </w:tc>
        <w:tc>
          <w:tcPr>
            <w:tcW w:w="711"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369" w:type="pct"/>
            <w:hideMark/>
          </w:tcPr>
          <w:p w:rsidR="00C07577" w:rsidRPr="002D0A71" w:rsidRDefault="00C07577" w:rsidP="00AB06C9">
            <w:pPr>
              <w:jc w:val="left"/>
              <w:cnfStyle w:val="000000100000"/>
              <w:rPr>
                <w:rFonts w:eastAsia="Times New Roman"/>
                <w:lang w:eastAsia="de-CH"/>
              </w:rPr>
            </w:pPr>
          </w:p>
        </w:tc>
        <w:tc>
          <w:tcPr>
            <w:tcW w:w="369"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369"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0" w:type="pct"/>
            <w:hideMark/>
          </w:tcPr>
          <w:p w:rsidR="00C07577" w:rsidRPr="002D0A71" w:rsidRDefault="00C07577" w:rsidP="00AB06C9">
            <w:pPr>
              <w:jc w:val="left"/>
              <w:cnfStyle w:val="000000100000"/>
              <w:rPr>
                <w:rFonts w:eastAsia="Times New Roman"/>
                <w:lang w:eastAsia="de-CH"/>
              </w:rPr>
            </w:pPr>
          </w:p>
        </w:tc>
        <w:tc>
          <w:tcPr>
            <w:tcW w:w="371" w:type="pct"/>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11438F" w:rsidP="00AB06C9">
            <w:pPr>
              <w:jc w:val="left"/>
              <w:rPr>
                <w:rFonts w:eastAsia="Times New Roman"/>
                <w:lang w:eastAsia="de-CH"/>
              </w:rPr>
            </w:pPr>
            <w:r>
              <w:rPr>
                <w:rFonts w:eastAsia="Times New Roman"/>
                <w:lang w:eastAsia="de-CH"/>
              </w:rPr>
              <w:t>ReqG</w:t>
            </w:r>
            <w:r w:rsidR="00C07577" w:rsidRPr="002D0A71">
              <w:rPr>
                <w:rFonts w:eastAsia="Times New Roman"/>
                <w:lang w:eastAsia="de-CH"/>
              </w:rPr>
              <w:t xml:space="preserve">03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Software </w:t>
            </w:r>
            <w:r w:rsidRPr="002D0A71">
              <w:rPr>
                <w:rFonts w:eastAsia="Times New Roman"/>
                <w:lang w:eastAsia="de-CH"/>
              </w:rPr>
              <w:lastRenderedPageBreak/>
              <w:t xml:space="preserve">Framework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lastRenderedPageBreak/>
              <w:t xml:space="preserve">cob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8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lastRenderedPageBreak/>
              <w:t xml:space="preserve">ReqL01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Lava Ground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ReqL02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ReqL04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Deadly Lava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Pillars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3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Pillar Rendering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Floating Islands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ReqI02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Island Rendering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ReqP01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Player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ReqP02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Basic Player Model </w:t>
            </w:r>
          </w:p>
        </w:tc>
        <w:tc>
          <w:tcPr>
            <w:tcW w:w="0" w:type="auto"/>
            <w:hideMark/>
          </w:tcPr>
          <w:p w:rsidR="00C07577" w:rsidRPr="002D0A71" w:rsidRDefault="00C07577" w:rsidP="00AB06C9">
            <w:pPr>
              <w:jc w:val="left"/>
              <w:cnfStyle w:val="000000100000"/>
              <w:rPr>
                <w:rFonts w:eastAsia="Times New Roman"/>
                <w:lang w:eastAsia="de-CH"/>
              </w:rPr>
            </w:pPr>
            <w:proofErr w:type="spellStart"/>
            <w:r>
              <w:rPr>
                <w:rFonts w:eastAsia="Times New Roman"/>
                <w:lang w:eastAsia="de-CH"/>
              </w:rPr>
              <w:t>dpk</w:t>
            </w:r>
            <w:proofErr w:type="spellEnd"/>
            <w:r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2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ReqP06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615" w:type="pct"/>
            <w:hideMark/>
          </w:tcPr>
          <w:p w:rsidR="00C07577" w:rsidRPr="002D0A71" w:rsidRDefault="00C07577" w:rsidP="00AB06C9">
            <w:pPr>
              <w:jc w:val="left"/>
              <w:cnfStyle w:val="000000010000"/>
              <w:rPr>
                <w:rFonts w:eastAsia="Times New Roman"/>
                <w:lang w:eastAsia="de-CH"/>
              </w:rPr>
            </w:pP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ReqP08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Direct Combat 1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 xml:space="preserve">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4 </w:t>
            </w:r>
          </w:p>
        </w:tc>
        <w:tc>
          <w:tcPr>
            <w:tcW w:w="0" w:type="auto"/>
            <w:hideMark/>
          </w:tcPr>
          <w:p w:rsidR="00C07577" w:rsidRPr="002D0A71" w:rsidRDefault="00C07577" w:rsidP="00AB06C9">
            <w:pPr>
              <w:jc w:val="left"/>
              <w:cnfStyle w:val="000000100000"/>
              <w:rPr>
                <w:rFonts w:eastAsia="Times New Roman"/>
                <w:lang w:eastAsia="de-CH"/>
              </w:rPr>
            </w:pPr>
          </w:p>
        </w:tc>
        <w:tc>
          <w:tcPr>
            <w:tcW w:w="615" w:type="pct"/>
            <w:hideMark/>
          </w:tcPr>
          <w:p w:rsidR="00C07577" w:rsidRPr="002D0A71" w:rsidRDefault="00C07577" w:rsidP="00AB06C9">
            <w:pPr>
              <w:jc w:val="left"/>
              <w:cnfStyle w:val="000000100000"/>
              <w:rPr>
                <w:rFonts w:eastAsia="Times New Roman"/>
                <w:lang w:eastAsia="de-CH"/>
              </w:rPr>
            </w:pPr>
          </w:p>
        </w:tc>
      </w:tr>
      <w:tr w:rsidR="00C07577" w:rsidRPr="002D0A71" w:rsidTr="00236CB4">
        <w:trPr>
          <w:cnfStyle w:val="00000001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Testing </w:t>
            </w:r>
          </w:p>
        </w:tc>
        <w:tc>
          <w:tcPr>
            <w:tcW w:w="0" w:type="auto"/>
            <w:hideMark/>
          </w:tcPr>
          <w:p w:rsidR="00C07577" w:rsidRPr="002D0A71" w:rsidRDefault="00C3594E" w:rsidP="00AB06C9">
            <w:pPr>
              <w:jc w:val="left"/>
              <w:cnfStyle w:val="00000001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p>
        </w:tc>
        <w:tc>
          <w:tcPr>
            <w:tcW w:w="0" w:type="auto"/>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c>
          <w:tcPr>
            <w:tcW w:w="615" w:type="pct"/>
            <w:hideMark/>
          </w:tcPr>
          <w:p w:rsidR="00C07577" w:rsidRPr="002D0A71" w:rsidRDefault="00C07577" w:rsidP="00AB06C9">
            <w:pPr>
              <w:jc w:val="left"/>
              <w:cnfStyle w:val="000000010000"/>
              <w:rPr>
                <w:rFonts w:eastAsia="Times New Roman"/>
                <w:lang w:eastAsia="de-CH"/>
              </w:rPr>
            </w:pPr>
            <w:r w:rsidRPr="002D0A71">
              <w:rPr>
                <w:rFonts w:eastAsia="Times New Roman"/>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B06C9">
            <w:pPr>
              <w:jc w:val="left"/>
              <w:rPr>
                <w:rFonts w:eastAsia="Times New Roman"/>
                <w:lang w:eastAsia="de-CH"/>
              </w:rPr>
            </w:pPr>
            <w:r w:rsidRPr="002D0A71">
              <w:rPr>
                <w:rFonts w:eastAsia="Times New Roman"/>
                <w:lang w:eastAsia="de-CH"/>
              </w:rPr>
              <w:t xml:space="preserve">None </w:t>
            </w: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Work Estimates and Plan for MS05 </w:t>
            </w:r>
          </w:p>
        </w:tc>
        <w:tc>
          <w:tcPr>
            <w:tcW w:w="0" w:type="auto"/>
            <w:hideMark/>
          </w:tcPr>
          <w:p w:rsidR="00C07577" w:rsidRPr="002D0A71" w:rsidRDefault="00C3594E" w:rsidP="00AB06C9">
            <w:pPr>
              <w:jc w:val="left"/>
              <w:cnfStyle w:val="000000100000"/>
              <w:rPr>
                <w:rFonts w:eastAsia="Times New Roman"/>
                <w:lang w:eastAsia="de-CH"/>
              </w:rPr>
            </w:pPr>
            <w:r>
              <w:rPr>
                <w:rFonts w:eastAsia="Times New Roman"/>
                <w:lang w:eastAsia="de-CH"/>
              </w:rPr>
              <w:t>jab</w:t>
            </w:r>
            <w:r w:rsidR="00C07577" w:rsidRPr="002D0A71">
              <w:rPr>
                <w:rFonts w:eastAsia="Times New Roman"/>
                <w:lang w:eastAsia="de-CH"/>
              </w:rPr>
              <w:t>/</w:t>
            </w:r>
            <w:proofErr w:type="spellStart"/>
            <w:r w:rsidR="00C07577">
              <w:rPr>
                <w:rFonts w:eastAsia="Times New Roman"/>
                <w:lang w:eastAsia="de-CH"/>
              </w:rPr>
              <w:t>dpk</w:t>
            </w:r>
            <w:proofErr w:type="spellEnd"/>
            <w:r w:rsidR="00C07577" w:rsidRPr="002D0A71">
              <w:rPr>
                <w:rFonts w:eastAsia="Times New Roman"/>
                <w:lang w:eastAsia="de-CH"/>
              </w:rPr>
              <w:t xml:space="preserve">/cob </w:t>
            </w: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p>
        </w:tc>
        <w:tc>
          <w:tcPr>
            <w:tcW w:w="0" w:type="auto"/>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c>
          <w:tcPr>
            <w:tcW w:w="615" w:type="pct"/>
            <w:hideMark/>
          </w:tcPr>
          <w:p w:rsidR="00C07577" w:rsidRPr="002D0A71" w:rsidRDefault="00C07577" w:rsidP="00AB06C9">
            <w:pPr>
              <w:jc w:val="left"/>
              <w:cnfStyle w:val="000000100000"/>
              <w:rPr>
                <w:rFonts w:eastAsia="Times New Roman"/>
                <w:lang w:eastAsia="de-CH"/>
              </w:rPr>
            </w:pPr>
            <w:r w:rsidRPr="002D0A71">
              <w:rPr>
                <w:rFonts w:eastAsia="Times New Roman"/>
                <w:lang w:eastAsia="de-CH"/>
              </w:rPr>
              <w:t xml:space="preserve">1 </w:t>
            </w:r>
          </w:p>
        </w:tc>
      </w:tr>
    </w:tbl>
    <w:p w:rsidR="00236CB4" w:rsidRDefault="00236CB4" w:rsidP="00236CB4">
      <w:pPr>
        <w:pStyle w:val="Subtitle"/>
        <w:rPr>
          <w:rFonts w:eastAsia="Times New Roman"/>
          <w:lang w:eastAsia="de-CH"/>
        </w:rPr>
      </w:pPr>
      <w:r>
        <w:rPr>
          <w:rFonts w:eastAsia="Times New Roman"/>
          <w:lang w:eastAsia="de-CH"/>
        </w:rPr>
        <w:t>W</w:t>
      </w:r>
      <w:r w:rsidRPr="002D0A71">
        <w:rPr>
          <w:rFonts w:eastAsia="Times New Roman"/>
          <w:lang w:eastAsia="de-CH"/>
        </w:rPr>
        <w:t>eek 13: 23.3.-29.3. Working towards MS03 and MS04</w:t>
      </w:r>
    </w:p>
    <w:p w:rsidR="002E102D" w:rsidRPr="002E102D" w:rsidRDefault="002E102D" w:rsidP="002E102D">
      <w:proofErr w:type="gramStart"/>
      <w:r>
        <w:t>Exact schedule to be determined.</w:t>
      </w:r>
      <w:proofErr w:type="gramEnd"/>
    </w:p>
    <w:p w:rsidR="00EF75EA" w:rsidRDefault="00335F1C" w:rsidP="00EF75EA">
      <w:pPr>
        <w:pStyle w:val="Subtitle"/>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proofErr w:type="gramStart"/>
      <w:r>
        <w:t>Exact schedule to be determined.</w:t>
      </w:r>
      <w:proofErr w:type="gramEnd"/>
    </w:p>
    <w:p w:rsidR="007A695B" w:rsidRDefault="00265A05" w:rsidP="007A695B">
      <w:pPr>
        <w:pStyle w:val="Subtitle"/>
      </w:pPr>
      <w:r>
        <w:t>Week 15: 06.4.-12.4. Working towards MS04</w:t>
      </w:r>
    </w:p>
    <w:p w:rsidR="002E102D" w:rsidRPr="002E102D" w:rsidRDefault="002E102D" w:rsidP="002E102D">
      <w:proofErr w:type="gramStart"/>
      <w:r>
        <w:t>Exact schedule to be determined.</w:t>
      </w:r>
      <w:proofErr w:type="gramEnd"/>
    </w:p>
    <w:p w:rsidR="007A695B" w:rsidRDefault="007C2C78" w:rsidP="007A695B">
      <w:pPr>
        <w:pStyle w:val="Subtitle"/>
      </w:pPr>
      <w:r>
        <w:t xml:space="preserve">Week 16: 13.4.-19.4. Working towards MS05 </w:t>
      </w:r>
    </w:p>
    <w:p w:rsidR="002E102D" w:rsidRPr="002E102D" w:rsidRDefault="002E102D" w:rsidP="002E102D">
      <w:proofErr w:type="gramStart"/>
      <w:r>
        <w:t>Exact schedule to be determined.</w:t>
      </w:r>
      <w:proofErr w:type="gramEnd"/>
    </w:p>
    <w:p w:rsidR="007A695B" w:rsidRDefault="00E75766" w:rsidP="007A695B">
      <w:pPr>
        <w:pStyle w:val="Subtitle"/>
      </w:pPr>
      <w:r>
        <w:t xml:space="preserve">Week 17: 20.4.-26.4. Working towards MS05 </w:t>
      </w:r>
    </w:p>
    <w:p w:rsidR="002E102D" w:rsidRPr="002E102D" w:rsidRDefault="002E102D" w:rsidP="002E102D">
      <w:proofErr w:type="gramStart"/>
      <w:r>
        <w:t>Exact schedule to be determined.</w:t>
      </w:r>
      <w:proofErr w:type="gramEnd"/>
    </w:p>
    <w:p w:rsidR="007A695B" w:rsidRDefault="00575A8A" w:rsidP="007A695B">
      <w:pPr>
        <w:pStyle w:val="Subtitle"/>
      </w:pPr>
      <w:r>
        <w:t>Week 18: 27.4.-03.5. Working towards MS05</w:t>
      </w:r>
    </w:p>
    <w:p w:rsidR="002E102D" w:rsidRPr="002E102D" w:rsidRDefault="002E102D" w:rsidP="002E102D">
      <w:proofErr w:type="gramStart"/>
      <w:r>
        <w:t>Exact schedule to be determined.</w:t>
      </w:r>
      <w:proofErr w:type="gramEnd"/>
    </w:p>
    <w:p w:rsidR="007A695B" w:rsidRDefault="006C0132" w:rsidP="007A695B">
      <w:pPr>
        <w:pStyle w:val="Subtitle"/>
      </w:pPr>
      <w:r>
        <w:t>Week 19: 04.5.-10.5. Working towards MS06</w:t>
      </w:r>
    </w:p>
    <w:p w:rsidR="002E102D" w:rsidRPr="002E102D" w:rsidRDefault="002E102D" w:rsidP="002E102D">
      <w:proofErr w:type="gramStart"/>
      <w:r>
        <w:t>Exact schedule to be determined.</w:t>
      </w:r>
      <w:proofErr w:type="gramEnd"/>
    </w:p>
    <w:p w:rsidR="007A695B" w:rsidRDefault="000E34E7" w:rsidP="007A695B">
      <w:pPr>
        <w:pStyle w:val="Subtitle"/>
      </w:pPr>
      <w:r>
        <w:t>Week 20: 11.5.-17.5. Working towards MS07</w:t>
      </w:r>
    </w:p>
    <w:p w:rsidR="002E102D" w:rsidRPr="002E102D" w:rsidRDefault="002E102D" w:rsidP="002E102D">
      <w:proofErr w:type="gramStart"/>
      <w:r>
        <w:t>Exact schedule to be determined.</w:t>
      </w:r>
      <w:proofErr w:type="gramEnd"/>
    </w:p>
    <w:p w:rsidR="007A695B" w:rsidRDefault="0045693A" w:rsidP="007A695B">
      <w:pPr>
        <w:pStyle w:val="Subtitle"/>
      </w:pPr>
      <w:r>
        <w:t>Week 21: 18.5.-24.5. Working towards MS07</w:t>
      </w:r>
    </w:p>
    <w:p w:rsidR="002E102D" w:rsidRPr="002E102D" w:rsidRDefault="002E102D" w:rsidP="002E102D">
      <w:proofErr w:type="gramStart"/>
      <w:r>
        <w:lastRenderedPageBreak/>
        <w:t>Exact schedule to be determined.</w:t>
      </w:r>
      <w:proofErr w:type="gramEnd"/>
    </w:p>
    <w:p w:rsidR="007A695B" w:rsidRDefault="008C2790" w:rsidP="007A695B">
      <w:pPr>
        <w:pStyle w:val="Subtitle"/>
      </w:pPr>
      <w:r>
        <w:t>Week 22: 25.5.-29.5. Working towards MS08</w:t>
      </w:r>
    </w:p>
    <w:p w:rsidR="002E102D" w:rsidRPr="002E102D" w:rsidRDefault="002E102D" w:rsidP="002E102D">
      <w:proofErr w:type="gramStart"/>
      <w:r>
        <w:t>Exact schedule to be determined.</w:t>
      </w:r>
      <w:proofErr w:type="gramEnd"/>
    </w:p>
    <w:p w:rsidR="002D0A71" w:rsidRPr="002D0A71" w:rsidRDefault="002D0A71" w:rsidP="00B678E7">
      <w:pPr>
        <w:rPr>
          <w:rFonts w:eastAsia="Times New Roman"/>
          <w:vanish/>
          <w:lang w:eastAsia="de-CH"/>
        </w:rPr>
      </w:pPr>
    </w:p>
    <w:p w:rsidR="002D0A71" w:rsidRPr="002D0A71" w:rsidRDefault="002D0A71" w:rsidP="00E34076">
      <w:pPr>
        <w:pStyle w:val="Heading1"/>
        <w:rPr>
          <w:rFonts w:eastAsia="Times New Roman"/>
          <w:kern w:val="36"/>
          <w:lang w:eastAsia="de-CH"/>
        </w:rPr>
      </w:pPr>
      <w:bookmarkStart w:id="751" w:name="Assessment"/>
      <w:bookmarkEnd w:id="751"/>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9805D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896ECE76"/>
    <w:lvl w:ilvl="0" w:tplc="41A6F638">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trackRevisions/>
  <w:defaultTabStop w:val="708"/>
  <w:hyphenationZone w:val="425"/>
  <w:drawingGridHorizontalSpacing w:val="110"/>
  <w:displayHorizontalDrawingGridEvery w:val="2"/>
  <w:characterSpacingControl w:val="doNotCompress"/>
  <w:compat>
    <w:useFELayout/>
  </w:compat>
  <w:rsids>
    <w:rsidRoot w:val="002D0A71"/>
    <w:rsid w:val="00015986"/>
    <w:rsid w:val="00020AB3"/>
    <w:rsid w:val="00054512"/>
    <w:rsid w:val="00054FDB"/>
    <w:rsid w:val="000734EA"/>
    <w:rsid w:val="00075599"/>
    <w:rsid w:val="000755A7"/>
    <w:rsid w:val="00086C8F"/>
    <w:rsid w:val="000940CA"/>
    <w:rsid w:val="0009515A"/>
    <w:rsid w:val="000B73D9"/>
    <w:rsid w:val="000B7FF4"/>
    <w:rsid w:val="000D66CB"/>
    <w:rsid w:val="000E34E7"/>
    <w:rsid w:val="000F3069"/>
    <w:rsid w:val="000F600D"/>
    <w:rsid w:val="0011438F"/>
    <w:rsid w:val="00123085"/>
    <w:rsid w:val="00124A0D"/>
    <w:rsid w:val="001416E4"/>
    <w:rsid w:val="001448C5"/>
    <w:rsid w:val="00163A48"/>
    <w:rsid w:val="001643DC"/>
    <w:rsid w:val="001665E0"/>
    <w:rsid w:val="001900CA"/>
    <w:rsid w:val="001A4D71"/>
    <w:rsid w:val="001B122E"/>
    <w:rsid w:val="001C1A6B"/>
    <w:rsid w:val="001D2F9D"/>
    <w:rsid w:val="001D482D"/>
    <w:rsid w:val="00202F82"/>
    <w:rsid w:val="002152CF"/>
    <w:rsid w:val="0022786C"/>
    <w:rsid w:val="00227E46"/>
    <w:rsid w:val="00236CB4"/>
    <w:rsid w:val="00265A05"/>
    <w:rsid w:val="0027336B"/>
    <w:rsid w:val="00293F76"/>
    <w:rsid w:val="002968EA"/>
    <w:rsid w:val="002A02AC"/>
    <w:rsid w:val="002A48E8"/>
    <w:rsid w:val="002B23C8"/>
    <w:rsid w:val="002B72C6"/>
    <w:rsid w:val="002D0A71"/>
    <w:rsid w:val="002E00F6"/>
    <w:rsid w:val="002E102D"/>
    <w:rsid w:val="002E3D72"/>
    <w:rsid w:val="002F7B45"/>
    <w:rsid w:val="00312FD5"/>
    <w:rsid w:val="00315160"/>
    <w:rsid w:val="00317E30"/>
    <w:rsid w:val="00335F1C"/>
    <w:rsid w:val="00355B8A"/>
    <w:rsid w:val="003625DD"/>
    <w:rsid w:val="0036339B"/>
    <w:rsid w:val="00371BC9"/>
    <w:rsid w:val="00390091"/>
    <w:rsid w:val="00392D89"/>
    <w:rsid w:val="00397285"/>
    <w:rsid w:val="003A5404"/>
    <w:rsid w:val="003B469A"/>
    <w:rsid w:val="003C0624"/>
    <w:rsid w:val="00402032"/>
    <w:rsid w:val="004137C4"/>
    <w:rsid w:val="00414B1F"/>
    <w:rsid w:val="00427AAA"/>
    <w:rsid w:val="004332BF"/>
    <w:rsid w:val="004562EE"/>
    <w:rsid w:val="0045693A"/>
    <w:rsid w:val="004D2CB1"/>
    <w:rsid w:val="004D50B9"/>
    <w:rsid w:val="004E724A"/>
    <w:rsid w:val="005032E0"/>
    <w:rsid w:val="0056601B"/>
    <w:rsid w:val="005750BE"/>
    <w:rsid w:val="00575A8A"/>
    <w:rsid w:val="00582A9D"/>
    <w:rsid w:val="00593E96"/>
    <w:rsid w:val="005A2114"/>
    <w:rsid w:val="005A64D1"/>
    <w:rsid w:val="005B0AF8"/>
    <w:rsid w:val="005B6915"/>
    <w:rsid w:val="005C1A98"/>
    <w:rsid w:val="005D6377"/>
    <w:rsid w:val="005D76A6"/>
    <w:rsid w:val="005E5BF0"/>
    <w:rsid w:val="00602468"/>
    <w:rsid w:val="00615679"/>
    <w:rsid w:val="0063275B"/>
    <w:rsid w:val="00634AF5"/>
    <w:rsid w:val="006421E8"/>
    <w:rsid w:val="006423D8"/>
    <w:rsid w:val="00643DC3"/>
    <w:rsid w:val="00664C90"/>
    <w:rsid w:val="00687BE0"/>
    <w:rsid w:val="006A1113"/>
    <w:rsid w:val="006A25C9"/>
    <w:rsid w:val="006C0132"/>
    <w:rsid w:val="006F40EC"/>
    <w:rsid w:val="007041B5"/>
    <w:rsid w:val="0070563C"/>
    <w:rsid w:val="00734F38"/>
    <w:rsid w:val="00735726"/>
    <w:rsid w:val="00746F7C"/>
    <w:rsid w:val="00753521"/>
    <w:rsid w:val="00755AC4"/>
    <w:rsid w:val="00763AB0"/>
    <w:rsid w:val="0078672C"/>
    <w:rsid w:val="0079477D"/>
    <w:rsid w:val="007971AC"/>
    <w:rsid w:val="007A1E5D"/>
    <w:rsid w:val="007A695B"/>
    <w:rsid w:val="007C2C78"/>
    <w:rsid w:val="007D1829"/>
    <w:rsid w:val="007E4B46"/>
    <w:rsid w:val="007F1926"/>
    <w:rsid w:val="007F3FD4"/>
    <w:rsid w:val="008352BD"/>
    <w:rsid w:val="00843FBD"/>
    <w:rsid w:val="00850309"/>
    <w:rsid w:val="00855198"/>
    <w:rsid w:val="00856099"/>
    <w:rsid w:val="00866E4D"/>
    <w:rsid w:val="008C2790"/>
    <w:rsid w:val="008C294D"/>
    <w:rsid w:val="008C4585"/>
    <w:rsid w:val="008C6112"/>
    <w:rsid w:val="008C68A5"/>
    <w:rsid w:val="008D0D0A"/>
    <w:rsid w:val="008E301F"/>
    <w:rsid w:val="00906E35"/>
    <w:rsid w:val="00955745"/>
    <w:rsid w:val="00964266"/>
    <w:rsid w:val="009805D5"/>
    <w:rsid w:val="009E061A"/>
    <w:rsid w:val="009E2E72"/>
    <w:rsid w:val="009E3E93"/>
    <w:rsid w:val="009E69A4"/>
    <w:rsid w:val="009F702E"/>
    <w:rsid w:val="00A162DE"/>
    <w:rsid w:val="00A5101E"/>
    <w:rsid w:val="00A75A3F"/>
    <w:rsid w:val="00A76C55"/>
    <w:rsid w:val="00A809E1"/>
    <w:rsid w:val="00A83DF0"/>
    <w:rsid w:val="00AB06C9"/>
    <w:rsid w:val="00AC29AF"/>
    <w:rsid w:val="00AD4D09"/>
    <w:rsid w:val="00AD79E9"/>
    <w:rsid w:val="00AE43C1"/>
    <w:rsid w:val="00B116A8"/>
    <w:rsid w:val="00B1519D"/>
    <w:rsid w:val="00B46930"/>
    <w:rsid w:val="00B46B49"/>
    <w:rsid w:val="00B55C20"/>
    <w:rsid w:val="00B55D11"/>
    <w:rsid w:val="00B678E7"/>
    <w:rsid w:val="00B72ADB"/>
    <w:rsid w:val="00B80BBB"/>
    <w:rsid w:val="00B9734C"/>
    <w:rsid w:val="00BB0CFB"/>
    <w:rsid w:val="00BD3B08"/>
    <w:rsid w:val="00BE2B9E"/>
    <w:rsid w:val="00BE7F6D"/>
    <w:rsid w:val="00C0654A"/>
    <w:rsid w:val="00C07577"/>
    <w:rsid w:val="00C13AAB"/>
    <w:rsid w:val="00C146EA"/>
    <w:rsid w:val="00C31321"/>
    <w:rsid w:val="00C31ADB"/>
    <w:rsid w:val="00C3594E"/>
    <w:rsid w:val="00C3660A"/>
    <w:rsid w:val="00C833B7"/>
    <w:rsid w:val="00C91BA0"/>
    <w:rsid w:val="00C920EB"/>
    <w:rsid w:val="00CC226D"/>
    <w:rsid w:val="00D07121"/>
    <w:rsid w:val="00D41226"/>
    <w:rsid w:val="00D56F28"/>
    <w:rsid w:val="00D628EA"/>
    <w:rsid w:val="00D73078"/>
    <w:rsid w:val="00D818A5"/>
    <w:rsid w:val="00D83E2B"/>
    <w:rsid w:val="00DA462A"/>
    <w:rsid w:val="00DB335A"/>
    <w:rsid w:val="00DD14D0"/>
    <w:rsid w:val="00DD167C"/>
    <w:rsid w:val="00DD3EC8"/>
    <w:rsid w:val="00DE016E"/>
    <w:rsid w:val="00DE25BC"/>
    <w:rsid w:val="00DE7DB8"/>
    <w:rsid w:val="00E31637"/>
    <w:rsid w:val="00E34076"/>
    <w:rsid w:val="00E36B7D"/>
    <w:rsid w:val="00E5083D"/>
    <w:rsid w:val="00E61D03"/>
    <w:rsid w:val="00E75766"/>
    <w:rsid w:val="00E769A9"/>
    <w:rsid w:val="00EA092C"/>
    <w:rsid w:val="00EA2086"/>
    <w:rsid w:val="00EB4C64"/>
    <w:rsid w:val="00EC5DEC"/>
    <w:rsid w:val="00ED140D"/>
    <w:rsid w:val="00ED6852"/>
    <w:rsid w:val="00EF1687"/>
    <w:rsid w:val="00EF75EA"/>
    <w:rsid w:val="00F027C2"/>
    <w:rsid w:val="00F10F14"/>
    <w:rsid w:val="00F12E59"/>
    <w:rsid w:val="00F164E7"/>
    <w:rsid w:val="00F23BB8"/>
    <w:rsid w:val="00F324A9"/>
    <w:rsid w:val="00F36525"/>
    <w:rsid w:val="00F7397F"/>
    <w:rsid w:val="00F745E9"/>
    <w:rsid w:val="00F751EB"/>
    <w:rsid w:val="00F8697D"/>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basedOn w:val="Normal"/>
    <w:next w:val="Normal"/>
    <w:link w:val="Heading1Char"/>
    <w:uiPriority w:val="9"/>
    <w:qFormat/>
    <w:rsid w:val="006A25C9"/>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6A25C9"/>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6A25C9"/>
    <w:pPr>
      <w:pBdr>
        <w:top w:val="single" w:sz="6" w:space="2" w:color="F07F09" w:themeColor="accent1"/>
        <w:left w:val="single" w:sz="6" w:space="2" w:color="F07F09" w:themeColor="accent1"/>
      </w:pBdr>
      <w:spacing w:before="300" w:after="0"/>
      <w:outlineLvl w:val="2"/>
    </w:pPr>
    <w:rPr>
      <w:caps/>
      <w:color w:val="773F04"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F07F09" w:themeColor="accent1"/>
        <w:left w:val="dotted" w:sz="6" w:space="2" w:color="F07F09" w:themeColor="accent1"/>
      </w:pBdr>
      <w:spacing w:before="300" w:after="0"/>
      <w:outlineLvl w:val="3"/>
    </w:pPr>
    <w:rPr>
      <w:caps/>
      <w:color w:val="B35E06"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F07F09" w:themeColor="accent1"/>
      </w:pBdr>
      <w:spacing w:before="300" w:after="0"/>
      <w:outlineLvl w:val="4"/>
    </w:pPr>
    <w:rPr>
      <w:caps/>
      <w:color w:val="B35E06"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F07F09" w:themeColor="accent1"/>
      </w:pBdr>
      <w:spacing w:before="300" w:after="0"/>
      <w:outlineLvl w:val="5"/>
    </w:pPr>
    <w:rPr>
      <w:caps/>
      <w:color w:val="B35E06"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B35E06"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5C9"/>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6A25C9"/>
    <w:rPr>
      <w:caps/>
      <w:spacing w:val="15"/>
      <w:shd w:val="clear" w:color="auto" w:fill="FDE5CC" w:themeFill="accent1" w:themeFillTint="33"/>
    </w:rPr>
  </w:style>
  <w:style w:type="character" w:customStyle="1" w:styleId="Heading3Char">
    <w:name w:val="Heading 3 Char"/>
    <w:basedOn w:val="DefaultParagraphFont"/>
    <w:link w:val="Heading3"/>
    <w:uiPriority w:val="9"/>
    <w:rsid w:val="006A25C9"/>
    <w:rPr>
      <w:caps/>
      <w:color w:val="773F04"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6A25C9"/>
    <w:pPr>
      <w:spacing w:before="720"/>
    </w:pPr>
    <w:rPr>
      <w:caps/>
      <w:color w:val="F07F09" w:themeColor="accent1"/>
      <w:spacing w:val="10"/>
      <w:kern w:val="28"/>
      <w:sz w:val="52"/>
      <w:szCs w:val="52"/>
    </w:rPr>
  </w:style>
  <w:style w:type="character" w:customStyle="1" w:styleId="TitleChar">
    <w:name w:val="Title Char"/>
    <w:basedOn w:val="DefaultParagraphFont"/>
    <w:link w:val="Title"/>
    <w:uiPriority w:val="10"/>
    <w:rsid w:val="006A25C9"/>
    <w:rPr>
      <w:caps/>
      <w:color w:val="F07F09"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B35E06" w:themeColor="accent1" w:themeShade="BF"/>
      <w:spacing w:val="10"/>
    </w:rPr>
  </w:style>
  <w:style w:type="character" w:customStyle="1" w:styleId="Heading5Char">
    <w:name w:val="Heading 5 Char"/>
    <w:basedOn w:val="DefaultParagraphFont"/>
    <w:link w:val="Heading5"/>
    <w:uiPriority w:val="9"/>
    <w:semiHidden/>
    <w:rsid w:val="006A25C9"/>
    <w:rPr>
      <w:caps/>
      <w:color w:val="B35E06" w:themeColor="accent1" w:themeShade="BF"/>
      <w:spacing w:val="10"/>
    </w:rPr>
  </w:style>
  <w:style w:type="character" w:customStyle="1" w:styleId="Heading6Char">
    <w:name w:val="Heading 6 Char"/>
    <w:basedOn w:val="DefaultParagraphFont"/>
    <w:link w:val="Heading6"/>
    <w:uiPriority w:val="9"/>
    <w:semiHidden/>
    <w:rsid w:val="006A25C9"/>
    <w:rPr>
      <w:caps/>
      <w:color w:val="B35E06" w:themeColor="accent1" w:themeShade="BF"/>
      <w:spacing w:val="10"/>
    </w:rPr>
  </w:style>
  <w:style w:type="character" w:customStyle="1" w:styleId="Heading7Char">
    <w:name w:val="Heading 7 Char"/>
    <w:basedOn w:val="DefaultParagraphFont"/>
    <w:link w:val="Heading7"/>
    <w:uiPriority w:val="9"/>
    <w:semiHidden/>
    <w:rsid w:val="006A25C9"/>
    <w:rPr>
      <w:caps/>
      <w:color w:val="B35E06"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semiHidden/>
    <w:unhideWhenUsed/>
    <w:qFormat/>
    <w:rsid w:val="006A25C9"/>
    <w:rPr>
      <w:b/>
      <w:bCs/>
      <w:color w:val="B35E06"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73F04"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F07F09" w:themeColor="accent1"/>
        <w:left w:val="single" w:sz="4" w:space="10" w:color="F07F09" w:themeColor="accent1"/>
      </w:pBdr>
      <w:spacing w:after="0"/>
      <w:ind w:left="1296" w:right="1152"/>
    </w:pPr>
    <w:rPr>
      <w:i/>
      <w:iCs/>
      <w:color w:val="F07F09" w:themeColor="accent1"/>
    </w:rPr>
  </w:style>
  <w:style w:type="character" w:customStyle="1" w:styleId="IntenseQuoteChar">
    <w:name w:val="Intense Quote Char"/>
    <w:basedOn w:val="DefaultParagraphFont"/>
    <w:link w:val="IntenseQuote"/>
    <w:uiPriority w:val="30"/>
    <w:rsid w:val="006A25C9"/>
    <w:rPr>
      <w:i/>
      <w:iCs/>
      <w:color w:val="F07F09" w:themeColor="accent1"/>
      <w:sz w:val="20"/>
      <w:szCs w:val="20"/>
    </w:rPr>
  </w:style>
  <w:style w:type="character" w:styleId="SubtleEmphasis">
    <w:name w:val="Subtle Emphasis"/>
    <w:uiPriority w:val="19"/>
    <w:qFormat/>
    <w:rsid w:val="006A25C9"/>
    <w:rPr>
      <w:i/>
      <w:iCs/>
      <w:color w:val="773F04" w:themeColor="accent1" w:themeShade="7F"/>
    </w:rPr>
  </w:style>
  <w:style w:type="character" w:styleId="IntenseEmphasis">
    <w:name w:val="Intense Emphasis"/>
    <w:uiPriority w:val="21"/>
    <w:qFormat/>
    <w:rsid w:val="006A25C9"/>
    <w:rPr>
      <w:b/>
      <w:bCs/>
      <w:caps/>
      <w:color w:val="773F04" w:themeColor="accent1" w:themeShade="7F"/>
      <w:spacing w:val="10"/>
    </w:rPr>
  </w:style>
  <w:style w:type="character" w:styleId="SubtleReference">
    <w:name w:val="Subtle Reference"/>
    <w:uiPriority w:val="31"/>
    <w:qFormat/>
    <w:rsid w:val="006A25C9"/>
    <w:rPr>
      <w:b/>
      <w:bCs/>
      <w:color w:val="F07F09" w:themeColor="accent1"/>
    </w:rPr>
  </w:style>
  <w:style w:type="character" w:styleId="IntenseReference">
    <w:name w:val="Intense Reference"/>
    <w:uiPriority w:val="32"/>
    <w:qFormat/>
    <w:rsid w:val="006A25C9"/>
    <w:rPr>
      <w:b/>
      <w:bCs/>
      <w:i/>
      <w:iCs/>
      <w:caps/>
      <w:color w:val="F07F09"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semiHidden/>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2968EA"/>
    <w:pPr>
      <w:spacing w:before="0" w:after="0" w:line="240" w:lineRule="auto"/>
    </w:pPr>
    <w:rPr>
      <w:szCs w:val="20"/>
    </w:rPr>
  </w:style>
  <w:style w:type="table" w:styleId="TableGrid">
    <w:name w:val="Table Grid"/>
    <w:basedOn w:val="TableNormal"/>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Magma">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3300</Words>
  <Characters>20794</Characters>
  <Application>Microsoft Office Word</Application>
  <DocSecurity>0</DocSecurity>
  <Lines>173</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Janick Bernet</dc:creator>
  <cp:lastModifiedBy>Janick Bernet</cp:lastModifiedBy>
  <cp:revision>196</cp:revision>
  <dcterms:created xsi:type="dcterms:W3CDTF">2009-03-02T10:52:00Z</dcterms:created>
  <dcterms:modified xsi:type="dcterms:W3CDTF">2009-03-09T11:24:00Z</dcterms:modified>
</cp:coreProperties>
</file>