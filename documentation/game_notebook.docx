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0C7FA5">
      <w:pPr>
        <w:rPr>
          <w:lang w:val="de-DE"/>
        </w:rPr>
      </w:pPr>
      <w:r w:rsidRPr="000C7FA5">
        <w:rPr>
          <w:noProof/>
          <w:lang w:val="de-DE"/>
        </w:rPr>
        <w:pict>
          <v:group id="_x0000_s1026" style="position:absolute;left:0;text-align:left;margin-left:3677.8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5D121A" w:rsidRDefault="005D121A">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5D121A" w:rsidRPr="00424307" w:rsidRDefault="005D121A">
                    <w:pPr>
                      <w:pStyle w:val="NoSpacing"/>
                      <w:spacing w:line="360" w:lineRule="auto"/>
                      <w:rPr>
                        <w:color w:val="FFFFFF" w:themeColor="background1"/>
                        <w:lang w:val="de-CH"/>
                      </w:rPr>
                    </w:pPr>
                    <w:r w:rsidRPr="00424307">
                      <w:rPr>
                        <w:color w:val="FFFFFF" w:themeColor="background1"/>
                        <w:lang w:val="de-CH"/>
                      </w:rPr>
                      <w:t>Janick Bernet</w:t>
                    </w:r>
                  </w:p>
                  <w:p w:rsidR="005D121A" w:rsidRPr="00424307" w:rsidRDefault="005D121A">
                    <w:pPr>
                      <w:pStyle w:val="NoSpacing"/>
                      <w:spacing w:line="360" w:lineRule="auto"/>
                      <w:rPr>
                        <w:color w:val="FFFFFF" w:themeColor="background1"/>
                        <w:lang w:val="de-CH"/>
                      </w:rPr>
                    </w:pPr>
                    <w:r w:rsidRPr="00424307">
                      <w:rPr>
                        <w:color w:val="FFFFFF" w:themeColor="background1"/>
                        <w:lang w:val="de-CH"/>
                      </w:rPr>
                      <w:t>Dominik Käser</w:t>
                    </w:r>
                  </w:p>
                  <w:p w:rsidR="005D121A" w:rsidRPr="00424307" w:rsidRDefault="005D121A">
                    <w:pPr>
                      <w:pStyle w:val="NoSpacing"/>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5D121A" w:rsidRDefault="005D121A">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0C7FA5">
      <w:pPr>
        <w:jc w:val="left"/>
      </w:pPr>
      <w:r w:rsidRPr="000C7FA5">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5D121A" w:rsidRDefault="005D121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5D121A" w:rsidRDefault="005D121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924377"/>
      <w:r>
        <w:lastRenderedPageBreak/>
        <w:t>Table of Contents</w:t>
      </w:r>
      <w:bookmarkEnd w:id="0"/>
    </w:p>
    <w:p w:rsidR="005656BE" w:rsidRDefault="000C7FA5">
      <w:pPr>
        <w:pStyle w:val="TOC1"/>
        <w:rPr>
          <w:sz w:val="22"/>
          <w:szCs w:val="22"/>
          <w:u w:val="none"/>
          <w:lang w:val="de-CH" w:eastAsia="de-CH" w:bidi="ar-SA"/>
        </w:rPr>
      </w:pPr>
      <w:r w:rsidRPr="000C7FA5">
        <w:rPr>
          <w:sz w:val="28"/>
        </w:rPr>
        <w:fldChar w:fldCharType="begin"/>
      </w:r>
      <w:r w:rsidR="00A9077D">
        <w:instrText xml:space="preserve"> TOC \h \z \t "</w:instrText>
      </w:r>
      <w:r w:rsidR="00424307">
        <w:instrText xml:space="preserve">Heading </w:instrText>
      </w:r>
      <w:r w:rsidR="00A9077D">
        <w:instrText>1;2;</w:instrText>
      </w:r>
      <w:r w:rsidR="00424307">
        <w:instrText xml:space="preserve">Heading </w:instrText>
      </w:r>
      <w:r w:rsidR="00A9077D">
        <w:instrText>2;3;Titl</w:instrText>
      </w:r>
      <w:r w:rsidR="00424307">
        <w:instrText>e</w:instrText>
      </w:r>
      <w:r w:rsidR="00A9077D">
        <w:instrText xml:space="preserve">;1" </w:instrText>
      </w:r>
      <w:r w:rsidRPr="000C7FA5">
        <w:rPr>
          <w:sz w:val="28"/>
        </w:rPr>
        <w:fldChar w:fldCharType="separate"/>
      </w:r>
      <w:hyperlink w:anchor="_Toc224924377" w:history="1">
        <w:r w:rsidR="005656BE" w:rsidRPr="00F01396">
          <w:rPr>
            <w:rStyle w:val="Hyperlink"/>
          </w:rPr>
          <w:t>Table of Contents</w:t>
        </w:r>
        <w:r w:rsidR="005656BE">
          <w:rPr>
            <w:webHidden/>
          </w:rPr>
          <w:tab/>
        </w:r>
        <w:r w:rsidR="005656BE">
          <w:rPr>
            <w:webHidden/>
          </w:rPr>
          <w:fldChar w:fldCharType="begin"/>
        </w:r>
        <w:r w:rsidR="005656BE">
          <w:rPr>
            <w:webHidden/>
          </w:rPr>
          <w:instrText xml:space="preserve"> PAGEREF _Toc224924377 \h </w:instrText>
        </w:r>
        <w:r w:rsidR="005656BE">
          <w:rPr>
            <w:webHidden/>
          </w:rPr>
        </w:r>
        <w:r w:rsidR="005656BE">
          <w:rPr>
            <w:webHidden/>
          </w:rPr>
          <w:fldChar w:fldCharType="separate"/>
        </w:r>
        <w:r w:rsidR="005656BE">
          <w:rPr>
            <w:webHidden/>
          </w:rPr>
          <w:t>2</w:t>
        </w:r>
        <w:r w:rsidR="005656BE">
          <w:rPr>
            <w:webHidden/>
          </w:rPr>
          <w:fldChar w:fldCharType="end"/>
        </w:r>
      </w:hyperlink>
    </w:p>
    <w:p w:rsidR="005656BE" w:rsidRDefault="005656BE">
      <w:pPr>
        <w:pStyle w:val="TOC1"/>
        <w:rPr>
          <w:sz w:val="22"/>
          <w:szCs w:val="22"/>
          <w:u w:val="none"/>
          <w:lang w:val="de-CH" w:eastAsia="de-CH" w:bidi="ar-SA"/>
        </w:rPr>
      </w:pPr>
      <w:hyperlink w:anchor="_Toc224924378" w:history="1">
        <w:r w:rsidRPr="00F01396">
          <w:rPr>
            <w:rStyle w:val="Hyperlink"/>
          </w:rPr>
          <w:t>Part 1 – Formal Game Proposal</w:t>
        </w:r>
        <w:r>
          <w:rPr>
            <w:webHidden/>
          </w:rPr>
          <w:tab/>
        </w:r>
        <w:r>
          <w:rPr>
            <w:webHidden/>
          </w:rPr>
          <w:fldChar w:fldCharType="begin"/>
        </w:r>
        <w:r>
          <w:rPr>
            <w:webHidden/>
          </w:rPr>
          <w:instrText xml:space="preserve"> PAGEREF _Toc224924378 \h </w:instrText>
        </w:r>
        <w:r>
          <w:rPr>
            <w:webHidden/>
          </w:rPr>
        </w:r>
        <w:r>
          <w:rPr>
            <w:webHidden/>
          </w:rPr>
          <w:fldChar w:fldCharType="separate"/>
        </w:r>
        <w:r>
          <w:rPr>
            <w:webHidden/>
          </w:rPr>
          <w:t>3</w:t>
        </w:r>
        <w:r>
          <w:rPr>
            <w:webHidden/>
          </w:rPr>
          <w:fldChar w:fldCharType="end"/>
        </w:r>
      </w:hyperlink>
    </w:p>
    <w:p w:rsidR="005656BE" w:rsidRDefault="005656BE">
      <w:pPr>
        <w:pStyle w:val="TOC3"/>
        <w:rPr>
          <w:noProof/>
          <w:szCs w:val="22"/>
          <w:lang w:val="de-CH" w:eastAsia="de-CH" w:bidi="ar-SA"/>
        </w:rPr>
      </w:pPr>
      <w:hyperlink w:anchor="_Toc224924379" w:history="1">
        <w:r w:rsidRPr="00F01396">
          <w:rPr>
            <w:rStyle w:val="Hyperlink"/>
            <w:noProof/>
          </w:rPr>
          <w:t>Overview</w:t>
        </w:r>
        <w:r>
          <w:rPr>
            <w:noProof/>
            <w:webHidden/>
          </w:rPr>
          <w:tab/>
        </w:r>
        <w:r>
          <w:rPr>
            <w:noProof/>
            <w:webHidden/>
          </w:rPr>
          <w:fldChar w:fldCharType="begin"/>
        </w:r>
        <w:r>
          <w:rPr>
            <w:noProof/>
            <w:webHidden/>
          </w:rPr>
          <w:instrText xml:space="preserve"> PAGEREF _Toc224924379 \h </w:instrText>
        </w:r>
        <w:r>
          <w:rPr>
            <w:noProof/>
            <w:webHidden/>
          </w:rPr>
        </w:r>
        <w:r>
          <w:rPr>
            <w:noProof/>
            <w:webHidden/>
          </w:rPr>
          <w:fldChar w:fldCharType="separate"/>
        </w:r>
        <w:r>
          <w:rPr>
            <w:noProof/>
            <w:webHidden/>
          </w:rPr>
          <w:t>3</w:t>
        </w:r>
        <w:r>
          <w:rPr>
            <w:noProof/>
            <w:webHidden/>
          </w:rPr>
          <w:fldChar w:fldCharType="end"/>
        </w:r>
      </w:hyperlink>
    </w:p>
    <w:p w:rsidR="005656BE" w:rsidRDefault="005656BE">
      <w:pPr>
        <w:pStyle w:val="TOC3"/>
        <w:rPr>
          <w:noProof/>
          <w:szCs w:val="22"/>
          <w:lang w:val="de-CH" w:eastAsia="de-CH" w:bidi="ar-SA"/>
        </w:rPr>
      </w:pPr>
      <w:hyperlink w:anchor="_Toc224924380" w:history="1">
        <w:r w:rsidRPr="00F01396">
          <w:rPr>
            <w:rStyle w:val="Hyperlink"/>
            <w:noProof/>
          </w:rPr>
          <w:t>Game elements</w:t>
        </w:r>
        <w:r>
          <w:rPr>
            <w:noProof/>
            <w:webHidden/>
          </w:rPr>
          <w:tab/>
        </w:r>
        <w:r>
          <w:rPr>
            <w:noProof/>
            <w:webHidden/>
          </w:rPr>
          <w:fldChar w:fldCharType="begin"/>
        </w:r>
        <w:r>
          <w:rPr>
            <w:noProof/>
            <w:webHidden/>
          </w:rPr>
          <w:instrText xml:space="preserve"> PAGEREF _Toc224924380 \h </w:instrText>
        </w:r>
        <w:r>
          <w:rPr>
            <w:noProof/>
            <w:webHidden/>
          </w:rPr>
        </w:r>
        <w:r>
          <w:rPr>
            <w:noProof/>
            <w:webHidden/>
          </w:rPr>
          <w:fldChar w:fldCharType="separate"/>
        </w:r>
        <w:r>
          <w:rPr>
            <w:noProof/>
            <w:webHidden/>
          </w:rPr>
          <w:t>3</w:t>
        </w:r>
        <w:r>
          <w:rPr>
            <w:noProof/>
            <w:webHidden/>
          </w:rPr>
          <w:fldChar w:fldCharType="end"/>
        </w:r>
      </w:hyperlink>
    </w:p>
    <w:p w:rsidR="005656BE" w:rsidRDefault="005656BE">
      <w:pPr>
        <w:pStyle w:val="TOC3"/>
        <w:rPr>
          <w:noProof/>
          <w:szCs w:val="22"/>
          <w:lang w:val="de-CH" w:eastAsia="de-CH" w:bidi="ar-SA"/>
        </w:rPr>
      </w:pPr>
      <w:hyperlink w:anchor="_Toc224924381" w:history="1">
        <w:r w:rsidRPr="00F01396">
          <w:rPr>
            <w:rStyle w:val="Hyperlink"/>
            <w:noProof/>
          </w:rPr>
          <w:t>Concept Sketches</w:t>
        </w:r>
        <w:r>
          <w:rPr>
            <w:noProof/>
            <w:webHidden/>
          </w:rPr>
          <w:tab/>
        </w:r>
        <w:r>
          <w:rPr>
            <w:noProof/>
            <w:webHidden/>
          </w:rPr>
          <w:fldChar w:fldCharType="begin"/>
        </w:r>
        <w:r>
          <w:rPr>
            <w:noProof/>
            <w:webHidden/>
          </w:rPr>
          <w:instrText xml:space="preserve"> PAGEREF _Toc224924381 \h </w:instrText>
        </w:r>
        <w:r>
          <w:rPr>
            <w:noProof/>
            <w:webHidden/>
          </w:rPr>
        </w:r>
        <w:r>
          <w:rPr>
            <w:noProof/>
            <w:webHidden/>
          </w:rPr>
          <w:fldChar w:fldCharType="separate"/>
        </w:r>
        <w:r>
          <w:rPr>
            <w:noProof/>
            <w:webHidden/>
          </w:rPr>
          <w:t>6</w:t>
        </w:r>
        <w:r>
          <w:rPr>
            <w:noProof/>
            <w:webHidden/>
          </w:rPr>
          <w:fldChar w:fldCharType="end"/>
        </w:r>
      </w:hyperlink>
    </w:p>
    <w:p w:rsidR="005656BE" w:rsidRDefault="005656BE">
      <w:pPr>
        <w:pStyle w:val="TOC3"/>
        <w:rPr>
          <w:noProof/>
          <w:szCs w:val="22"/>
          <w:lang w:val="de-CH" w:eastAsia="de-CH" w:bidi="ar-SA"/>
        </w:rPr>
      </w:pPr>
      <w:hyperlink w:anchor="_Toc224924382" w:history="1">
        <w:r w:rsidRPr="00F01396">
          <w:rPr>
            <w:rStyle w:val="Hyperlink"/>
            <w:noProof/>
            <w:lang w:eastAsia="de-CH"/>
          </w:rPr>
          <w:t>General</w:t>
        </w:r>
        <w:r>
          <w:rPr>
            <w:noProof/>
            <w:webHidden/>
          </w:rPr>
          <w:tab/>
        </w:r>
        <w:r>
          <w:rPr>
            <w:noProof/>
            <w:webHidden/>
          </w:rPr>
          <w:fldChar w:fldCharType="begin"/>
        </w:r>
        <w:r>
          <w:rPr>
            <w:noProof/>
            <w:webHidden/>
          </w:rPr>
          <w:instrText xml:space="preserve"> PAGEREF _Toc224924382 \h </w:instrText>
        </w:r>
        <w:r>
          <w:rPr>
            <w:noProof/>
            <w:webHidden/>
          </w:rPr>
        </w:r>
        <w:r>
          <w:rPr>
            <w:noProof/>
            <w:webHidden/>
          </w:rPr>
          <w:fldChar w:fldCharType="separate"/>
        </w:r>
        <w:r>
          <w:rPr>
            <w:noProof/>
            <w:webHidden/>
          </w:rPr>
          <w:t>10</w:t>
        </w:r>
        <w:r>
          <w:rPr>
            <w:noProof/>
            <w:webHidden/>
          </w:rPr>
          <w:fldChar w:fldCharType="end"/>
        </w:r>
      </w:hyperlink>
    </w:p>
    <w:p w:rsidR="005656BE" w:rsidRDefault="005656BE">
      <w:pPr>
        <w:pStyle w:val="TOC3"/>
        <w:rPr>
          <w:noProof/>
          <w:szCs w:val="22"/>
          <w:lang w:val="de-CH" w:eastAsia="de-CH" w:bidi="ar-SA"/>
        </w:rPr>
      </w:pPr>
      <w:hyperlink w:anchor="_Toc224924383" w:history="1">
        <w:r w:rsidRPr="00F01396">
          <w:rPr>
            <w:rStyle w:val="Hyperlink"/>
            <w:noProof/>
            <w:lang w:eastAsia="de-CH"/>
          </w:rPr>
          <w:t>GUI AND HUD</w:t>
        </w:r>
        <w:r>
          <w:rPr>
            <w:noProof/>
            <w:webHidden/>
          </w:rPr>
          <w:tab/>
        </w:r>
        <w:r>
          <w:rPr>
            <w:noProof/>
            <w:webHidden/>
          </w:rPr>
          <w:fldChar w:fldCharType="begin"/>
        </w:r>
        <w:r>
          <w:rPr>
            <w:noProof/>
            <w:webHidden/>
          </w:rPr>
          <w:instrText xml:space="preserve"> PAGEREF _Toc224924383 \h </w:instrText>
        </w:r>
        <w:r>
          <w:rPr>
            <w:noProof/>
            <w:webHidden/>
          </w:rPr>
        </w:r>
        <w:r>
          <w:rPr>
            <w:noProof/>
            <w:webHidden/>
          </w:rPr>
          <w:fldChar w:fldCharType="separate"/>
        </w:r>
        <w:r>
          <w:rPr>
            <w:noProof/>
            <w:webHidden/>
          </w:rPr>
          <w:t>10</w:t>
        </w:r>
        <w:r>
          <w:rPr>
            <w:noProof/>
            <w:webHidden/>
          </w:rPr>
          <w:fldChar w:fldCharType="end"/>
        </w:r>
      </w:hyperlink>
    </w:p>
    <w:p w:rsidR="005656BE" w:rsidRDefault="005656BE">
      <w:pPr>
        <w:pStyle w:val="TOC3"/>
        <w:rPr>
          <w:noProof/>
          <w:szCs w:val="22"/>
          <w:lang w:val="de-CH" w:eastAsia="de-CH" w:bidi="ar-SA"/>
        </w:rPr>
      </w:pPr>
      <w:hyperlink w:anchor="_Toc224924384" w:history="1">
        <w:r w:rsidRPr="00F01396">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_Toc224924384 \h </w:instrText>
        </w:r>
        <w:r>
          <w:rPr>
            <w:noProof/>
            <w:webHidden/>
          </w:rPr>
        </w:r>
        <w:r>
          <w:rPr>
            <w:noProof/>
            <w:webHidden/>
          </w:rPr>
          <w:fldChar w:fldCharType="separate"/>
        </w:r>
        <w:r>
          <w:rPr>
            <w:noProof/>
            <w:webHidden/>
          </w:rPr>
          <w:t>10</w:t>
        </w:r>
        <w:r>
          <w:rPr>
            <w:noProof/>
            <w:webHidden/>
          </w:rPr>
          <w:fldChar w:fldCharType="end"/>
        </w:r>
      </w:hyperlink>
    </w:p>
    <w:p w:rsidR="005656BE" w:rsidRDefault="005656BE">
      <w:pPr>
        <w:pStyle w:val="TOC3"/>
        <w:rPr>
          <w:noProof/>
          <w:szCs w:val="22"/>
          <w:lang w:val="de-CH" w:eastAsia="de-CH" w:bidi="ar-SA"/>
        </w:rPr>
      </w:pPr>
      <w:hyperlink w:anchor="_Toc224924385" w:history="1">
        <w:r w:rsidRPr="00F01396">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_Toc224924385 \h </w:instrText>
        </w:r>
        <w:r>
          <w:rPr>
            <w:noProof/>
            <w:webHidden/>
          </w:rPr>
        </w:r>
        <w:r>
          <w:rPr>
            <w:noProof/>
            <w:webHidden/>
          </w:rPr>
          <w:fldChar w:fldCharType="separate"/>
        </w:r>
        <w:r>
          <w:rPr>
            <w:noProof/>
            <w:webHidden/>
          </w:rPr>
          <w:t>10</w:t>
        </w:r>
        <w:r>
          <w:rPr>
            <w:noProof/>
            <w:webHidden/>
          </w:rPr>
          <w:fldChar w:fldCharType="end"/>
        </w:r>
      </w:hyperlink>
    </w:p>
    <w:p w:rsidR="005656BE" w:rsidRDefault="005656BE">
      <w:pPr>
        <w:pStyle w:val="TOC3"/>
        <w:rPr>
          <w:noProof/>
          <w:szCs w:val="22"/>
          <w:lang w:val="de-CH" w:eastAsia="de-CH" w:bidi="ar-SA"/>
        </w:rPr>
      </w:pPr>
      <w:hyperlink w:anchor="_Toc224924386" w:history="1">
        <w:r w:rsidRPr="00F01396">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_Toc224924386 \h </w:instrText>
        </w:r>
        <w:r>
          <w:rPr>
            <w:noProof/>
            <w:webHidden/>
          </w:rPr>
        </w:r>
        <w:r>
          <w:rPr>
            <w:noProof/>
            <w:webHidden/>
          </w:rPr>
          <w:fldChar w:fldCharType="separate"/>
        </w:r>
        <w:r>
          <w:rPr>
            <w:noProof/>
            <w:webHidden/>
          </w:rPr>
          <w:t>11</w:t>
        </w:r>
        <w:r>
          <w:rPr>
            <w:noProof/>
            <w:webHidden/>
          </w:rPr>
          <w:fldChar w:fldCharType="end"/>
        </w:r>
      </w:hyperlink>
    </w:p>
    <w:p w:rsidR="005656BE" w:rsidRDefault="005656BE">
      <w:pPr>
        <w:pStyle w:val="TOC3"/>
        <w:rPr>
          <w:noProof/>
          <w:szCs w:val="22"/>
          <w:lang w:val="de-CH" w:eastAsia="de-CH" w:bidi="ar-SA"/>
        </w:rPr>
      </w:pPr>
      <w:hyperlink w:anchor="_Toc224924387" w:history="1">
        <w:r w:rsidRPr="00F01396">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_Toc224924387 \h </w:instrText>
        </w:r>
        <w:r>
          <w:rPr>
            <w:noProof/>
            <w:webHidden/>
          </w:rPr>
        </w:r>
        <w:r>
          <w:rPr>
            <w:noProof/>
            <w:webHidden/>
          </w:rPr>
          <w:fldChar w:fldCharType="separate"/>
        </w:r>
        <w:r>
          <w:rPr>
            <w:noProof/>
            <w:webHidden/>
          </w:rPr>
          <w:t>11</w:t>
        </w:r>
        <w:r>
          <w:rPr>
            <w:noProof/>
            <w:webHidden/>
          </w:rPr>
          <w:fldChar w:fldCharType="end"/>
        </w:r>
      </w:hyperlink>
    </w:p>
    <w:p w:rsidR="005656BE" w:rsidRDefault="005656BE">
      <w:pPr>
        <w:pStyle w:val="TOC3"/>
        <w:rPr>
          <w:noProof/>
          <w:szCs w:val="22"/>
          <w:lang w:val="de-CH" w:eastAsia="de-CH" w:bidi="ar-SA"/>
        </w:rPr>
      </w:pPr>
      <w:hyperlink w:anchor="_Toc224924388" w:history="1">
        <w:r w:rsidRPr="00F01396">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_Toc224924388 \h </w:instrText>
        </w:r>
        <w:r>
          <w:rPr>
            <w:noProof/>
            <w:webHidden/>
          </w:rPr>
        </w:r>
        <w:r>
          <w:rPr>
            <w:noProof/>
            <w:webHidden/>
          </w:rPr>
          <w:fldChar w:fldCharType="separate"/>
        </w:r>
        <w:r>
          <w:rPr>
            <w:noProof/>
            <w:webHidden/>
          </w:rPr>
          <w:t>13</w:t>
        </w:r>
        <w:r>
          <w:rPr>
            <w:noProof/>
            <w:webHidden/>
          </w:rPr>
          <w:fldChar w:fldCharType="end"/>
        </w:r>
      </w:hyperlink>
    </w:p>
    <w:p w:rsidR="005656BE" w:rsidRDefault="005656BE">
      <w:pPr>
        <w:pStyle w:val="TOC3"/>
        <w:rPr>
          <w:noProof/>
          <w:szCs w:val="22"/>
          <w:lang w:val="de-CH" w:eastAsia="de-CH" w:bidi="ar-SA"/>
        </w:rPr>
      </w:pPr>
      <w:hyperlink w:anchor="_Toc224924389" w:history="1">
        <w:r w:rsidRPr="00F01396">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_Toc224924389 \h </w:instrText>
        </w:r>
        <w:r>
          <w:rPr>
            <w:noProof/>
            <w:webHidden/>
          </w:rPr>
        </w:r>
        <w:r>
          <w:rPr>
            <w:noProof/>
            <w:webHidden/>
          </w:rPr>
          <w:fldChar w:fldCharType="separate"/>
        </w:r>
        <w:r>
          <w:rPr>
            <w:noProof/>
            <w:webHidden/>
          </w:rPr>
          <w:t>14</w:t>
        </w:r>
        <w:r>
          <w:rPr>
            <w:noProof/>
            <w:webHidden/>
          </w:rPr>
          <w:fldChar w:fldCharType="end"/>
        </w:r>
      </w:hyperlink>
    </w:p>
    <w:p w:rsidR="005656BE" w:rsidRDefault="005656BE">
      <w:pPr>
        <w:pStyle w:val="TOC3"/>
        <w:rPr>
          <w:noProof/>
          <w:szCs w:val="22"/>
          <w:lang w:val="de-CH" w:eastAsia="de-CH" w:bidi="ar-SA"/>
        </w:rPr>
      </w:pPr>
      <w:hyperlink w:anchor="_Toc224924390" w:history="1">
        <w:r w:rsidRPr="00F01396">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_Toc224924390 \h </w:instrText>
        </w:r>
        <w:r>
          <w:rPr>
            <w:noProof/>
            <w:webHidden/>
          </w:rPr>
        </w:r>
        <w:r>
          <w:rPr>
            <w:noProof/>
            <w:webHidden/>
          </w:rPr>
          <w:fldChar w:fldCharType="separate"/>
        </w:r>
        <w:r>
          <w:rPr>
            <w:noProof/>
            <w:webHidden/>
          </w:rPr>
          <w:t>15</w:t>
        </w:r>
        <w:r>
          <w:rPr>
            <w:noProof/>
            <w:webHidden/>
          </w:rPr>
          <w:fldChar w:fldCharType="end"/>
        </w:r>
      </w:hyperlink>
    </w:p>
    <w:p w:rsidR="005656BE" w:rsidRDefault="005656BE">
      <w:pPr>
        <w:pStyle w:val="TOC3"/>
        <w:rPr>
          <w:noProof/>
          <w:szCs w:val="22"/>
          <w:lang w:val="de-CH" w:eastAsia="de-CH" w:bidi="ar-SA"/>
        </w:rPr>
      </w:pPr>
      <w:hyperlink w:anchor="_Toc224924391" w:history="1">
        <w:r w:rsidRPr="00F01396">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_Toc224924391 \h </w:instrText>
        </w:r>
        <w:r>
          <w:rPr>
            <w:noProof/>
            <w:webHidden/>
          </w:rPr>
        </w:r>
        <w:r>
          <w:rPr>
            <w:noProof/>
            <w:webHidden/>
          </w:rPr>
          <w:fldChar w:fldCharType="separate"/>
        </w:r>
        <w:r>
          <w:rPr>
            <w:noProof/>
            <w:webHidden/>
          </w:rPr>
          <w:t>16</w:t>
        </w:r>
        <w:r>
          <w:rPr>
            <w:noProof/>
            <w:webHidden/>
          </w:rPr>
          <w:fldChar w:fldCharType="end"/>
        </w:r>
      </w:hyperlink>
    </w:p>
    <w:p w:rsidR="005656BE" w:rsidRDefault="005656BE">
      <w:pPr>
        <w:pStyle w:val="TOC1"/>
        <w:rPr>
          <w:sz w:val="22"/>
          <w:szCs w:val="22"/>
          <w:u w:val="none"/>
          <w:lang w:val="de-CH" w:eastAsia="de-CH" w:bidi="ar-SA"/>
        </w:rPr>
      </w:pPr>
      <w:hyperlink w:anchor="_Toc224924392" w:history="1">
        <w:r w:rsidRPr="00F01396">
          <w:rPr>
            <w:rStyle w:val="Hyperlink"/>
          </w:rPr>
          <w:t>Part 2 - Prototype</w:t>
        </w:r>
        <w:r>
          <w:rPr>
            <w:webHidden/>
          </w:rPr>
          <w:tab/>
        </w:r>
        <w:r>
          <w:rPr>
            <w:webHidden/>
          </w:rPr>
          <w:fldChar w:fldCharType="begin"/>
        </w:r>
        <w:r>
          <w:rPr>
            <w:webHidden/>
          </w:rPr>
          <w:instrText xml:space="preserve"> PAGEREF _Toc224924392 \h </w:instrText>
        </w:r>
        <w:r>
          <w:rPr>
            <w:webHidden/>
          </w:rPr>
        </w:r>
        <w:r>
          <w:rPr>
            <w:webHidden/>
          </w:rPr>
          <w:fldChar w:fldCharType="separate"/>
        </w:r>
        <w:r>
          <w:rPr>
            <w:webHidden/>
          </w:rPr>
          <w:t>19</w:t>
        </w:r>
        <w:r>
          <w:rPr>
            <w:webHidden/>
          </w:rPr>
          <w:fldChar w:fldCharType="end"/>
        </w:r>
      </w:hyperlink>
    </w:p>
    <w:p w:rsidR="005656BE" w:rsidRDefault="005656BE">
      <w:pPr>
        <w:pStyle w:val="TOC3"/>
        <w:rPr>
          <w:noProof/>
          <w:szCs w:val="22"/>
          <w:lang w:val="de-CH" w:eastAsia="de-CH" w:bidi="ar-SA"/>
        </w:rPr>
      </w:pPr>
      <w:hyperlink w:anchor="_Toc224924393" w:history="1">
        <w:r w:rsidRPr="00F01396">
          <w:rPr>
            <w:rStyle w:val="Hyperlink"/>
            <w:noProof/>
          </w:rPr>
          <w:t>Positioning</w:t>
        </w:r>
        <w:r>
          <w:rPr>
            <w:noProof/>
            <w:webHidden/>
          </w:rPr>
          <w:tab/>
        </w:r>
        <w:r>
          <w:rPr>
            <w:noProof/>
            <w:webHidden/>
          </w:rPr>
          <w:fldChar w:fldCharType="begin"/>
        </w:r>
        <w:r>
          <w:rPr>
            <w:noProof/>
            <w:webHidden/>
          </w:rPr>
          <w:instrText xml:space="preserve"> PAGEREF _Toc224924393 \h </w:instrText>
        </w:r>
        <w:r>
          <w:rPr>
            <w:noProof/>
            <w:webHidden/>
          </w:rPr>
        </w:r>
        <w:r>
          <w:rPr>
            <w:noProof/>
            <w:webHidden/>
          </w:rPr>
          <w:fldChar w:fldCharType="separate"/>
        </w:r>
        <w:r>
          <w:rPr>
            <w:noProof/>
            <w:webHidden/>
          </w:rPr>
          <w:t>21</w:t>
        </w:r>
        <w:r>
          <w:rPr>
            <w:noProof/>
            <w:webHidden/>
          </w:rPr>
          <w:fldChar w:fldCharType="end"/>
        </w:r>
      </w:hyperlink>
    </w:p>
    <w:p w:rsidR="005656BE" w:rsidRDefault="005656BE">
      <w:pPr>
        <w:pStyle w:val="TOC3"/>
        <w:rPr>
          <w:noProof/>
          <w:szCs w:val="22"/>
          <w:lang w:val="de-CH" w:eastAsia="de-CH" w:bidi="ar-SA"/>
        </w:rPr>
      </w:pPr>
      <w:hyperlink w:anchor="_Toc224924394" w:history="1">
        <w:r w:rsidRPr="00F01396">
          <w:rPr>
            <w:rStyle w:val="Hyperlink"/>
            <w:noProof/>
          </w:rPr>
          <w:t>Island movement</w:t>
        </w:r>
        <w:r>
          <w:rPr>
            <w:noProof/>
            <w:webHidden/>
          </w:rPr>
          <w:tab/>
        </w:r>
        <w:r>
          <w:rPr>
            <w:noProof/>
            <w:webHidden/>
          </w:rPr>
          <w:fldChar w:fldCharType="begin"/>
        </w:r>
        <w:r>
          <w:rPr>
            <w:noProof/>
            <w:webHidden/>
          </w:rPr>
          <w:instrText xml:space="preserve"> PAGEREF _Toc224924394 \h </w:instrText>
        </w:r>
        <w:r>
          <w:rPr>
            <w:noProof/>
            <w:webHidden/>
          </w:rPr>
        </w:r>
        <w:r>
          <w:rPr>
            <w:noProof/>
            <w:webHidden/>
          </w:rPr>
          <w:fldChar w:fldCharType="separate"/>
        </w:r>
        <w:r>
          <w:rPr>
            <w:noProof/>
            <w:webHidden/>
          </w:rPr>
          <w:t>21</w:t>
        </w:r>
        <w:r>
          <w:rPr>
            <w:noProof/>
            <w:webHidden/>
          </w:rPr>
          <w:fldChar w:fldCharType="end"/>
        </w:r>
      </w:hyperlink>
    </w:p>
    <w:p w:rsidR="005656BE" w:rsidRDefault="005656BE">
      <w:pPr>
        <w:pStyle w:val="TOC3"/>
        <w:rPr>
          <w:noProof/>
          <w:szCs w:val="22"/>
          <w:lang w:val="de-CH" w:eastAsia="de-CH" w:bidi="ar-SA"/>
        </w:rPr>
      </w:pPr>
      <w:hyperlink w:anchor="_Toc224924395" w:history="1">
        <w:r w:rsidRPr="00F01396">
          <w:rPr>
            <w:rStyle w:val="Hyperlink"/>
            <w:noProof/>
          </w:rPr>
          <w:t>Parameter Tuning</w:t>
        </w:r>
        <w:r>
          <w:rPr>
            <w:noProof/>
            <w:webHidden/>
          </w:rPr>
          <w:tab/>
        </w:r>
        <w:r>
          <w:rPr>
            <w:noProof/>
            <w:webHidden/>
          </w:rPr>
          <w:fldChar w:fldCharType="begin"/>
        </w:r>
        <w:r>
          <w:rPr>
            <w:noProof/>
            <w:webHidden/>
          </w:rPr>
          <w:instrText xml:space="preserve"> PAGEREF _Toc224924395 \h </w:instrText>
        </w:r>
        <w:r>
          <w:rPr>
            <w:noProof/>
            <w:webHidden/>
          </w:rPr>
        </w:r>
        <w:r>
          <w:rPr>
            <w:noProof/>
            <w:webHidden/>
          </w:rPr>
          <w:fldChar w:fldCharType="separate"/>
        </w:r>
        <w:r>
          <w:rPr>
            <w:noProof/>
            <w:webHidden/>
          </w:rPr>
          <w:t>21</w:t>
        </w:r>
        <w:r>
          <w:rPr>
            <w:noProof/>
            <w:webHidden/>
          </w:rPr>
          <w:fldChar w:fldCharType="end"/>
        </w:r>
      </w:hyperlink>
    </w:p>
    <w:p w:rsidR="005656BE" w:rsidRDefault="005656BE">
      <w:pPr>
        <w:pStyle w:val="TOC1"/>
        <w:rPr>
          <w:sz w:val="22"/>
          <w:szCs w:val="22"/>
          <w:u w:val="none"/>
          <w:lang w:val="de-CH" w:eastAsia="de-CH" w:bidi="ar-SA"/>
        </w:rPr>
      </w:pPr>
      <w:hyperlink w:anchor="_Toc224924396" w:history="1">
        <w:r w:rsidRPr="00F01396">
          <w:rPr>
            <w:rStyle w:val="Hyperlink"/>
          </w:rPr>
          <w:t>Part 3 – Interim Report</w:t>
        </w:r>
        <w:r>
          <w:rPr>
            <w:webHidden/>
          </w:rPr>
          <w:tab/>
        </w:r>
        <w:r>
          <w:rPr>
            <w:webHidden/>
          </w:rPr>
          <w:fldChar w:fldCharType="begin"/>
        </w:r>
        <w:r>
          <w:rPr>
            <w:webHidden/>
          </w:rPr>
          <w:instrText xml:space="preserve"> PAGEREF _Toc224924396 \h </w:instrText>
        </w:r>
        <w:r>
          <w:rPr>
            <w:webHidden/>
          </w:rPr>
        </w:r>
        <w:r>
          <w:rPr>
            <w:webHidden/>
          </w:rPr>
          <w:fldChar w:fldCharType="separate"/>
        </w:r>
        <w:r>
          <w:rPr>
            <w:webHidden/>
          </w:rPr>
          <w:t>22</w:t>
        </w:r>
        <w:r>
          <w:rPr>
            <w:webHidden/>
          </w:rPr>
          <w:fldChar w:fldCharType="end"/>
        </w:r>
      </w:hyperlink>
    </w:p>
    <w:p w:rsidR="005656BE" w:rsidRDefault="005656BE">
      <w:pPr>
        <w:pStyle w:val="TOC1"/>
        <w:rPr>
          <w:sz w:val="22"/>
          <w:szCs w:val="22"/>
          <w:u w:val="none"/>
          <w:lang w:val="de-CH" w:eastAsia="de-CH" w:bidi="ar-SA"/>
        </w:rPr>
      </w:pPr>
      <w:hyperlink w:anchor="_Toc224924397" w:history="1">
        <w:r w:rsidRPr="00F01396">
          <w:rPr>
            <w:rStyle w:val="Hyperlink"/>
          </w:rPr>
          <w:t>Part 4 – Alpha Release</w:t>
        </w:r>
        <w:r>
          <w:rPr>
            <w:webHidden/>
          </w:rPr>
          <w:tab/>
        </w:r>
        <w:r>
          <w:rPr>
            <w:webHidden/>
          </w:rPr>
          <w:fldChar w:fldCharType="begin"/>
        </w:r>
        <w:r>
          <w:rPr>
            <w:webHidden/>
          </w:rPr>
          <w:instrText xml:space="preserve"> PAGEREF _Toc224924397 \h </w:instrText>
        </w:r>
        <w:r>
          <w:rPr>
            <w:webHidden/>
          </w:rPr>
        </w:r>
        <w:r>
          <w:rPr>
            <w:webHidden/>
          </w:rPr>
          <w:fldChar w:fldCharType="separate"/>
        </w:r>
        <w:r>
          <w:rPr>
            <w:webHidden/>
          </w:rPr>
          <w:t>23</w:t>
        </w:r>
        <w:r>
          <w:rPr>
            <w:webHidden/>
          </w:rPr>
          <w:fldChar w:fldCharType="end"/>
        </w:r>
      </w:hyperlink>
    </w:p>
    <w:p w:rsidR="005656BE" w:rsidRDefault="005656BE">
      <w:pPr>
        <w:pStyle w:val="TOC1"/>
        <w:rPr>
          <w:sz w:val="22"/>
          <w:szCs w:val="22"/>
          <w:u w:val="none"/>
          <w:lang w:val="de-CH" w:eastAsia="de-CH" w:bidi="ar-SA"/>
        </w:rPr>
      </w:pPr>
      <w:hyperlink w:anchor="_Toc224924398" w:history="1">
        <w:r w:rsidRPr="00F01396">
          <w:rPr>
            <w:rStyle w:val="Hyperlink"/>
          </w:rPr>
          <w:t>Part 5 – Playtesting</w:t>
        </w:r>
        <w:r>
          <w:rPr>
            <w:webHidden/>
          </w:rPr>
          <w:tab/>
        </w:r>
        <w:r>
          <w:rPr>
            <w:webHidden/>
          </w:rPr>
          <w:fldChar w:fldCharType="begin"/>
        </w:r>
        <w:r>
          <w:rPr>
            <w:webHidden/>
          </w:rPr>
          <w:instrText xml:space="preserve"> PAGEREF _Toc224924398 \h </w:instrText>
        </w:r>
        <w:r>
          <w:rPr>
            <w:webHidden/>
          </w:rPr>
        </w:r>
        <w:r>
          <w:rPr>
            <w:webHidden/>
          </w:rPr>
          <w:fldChar w:fldCharType="separate"/>
        </w:r>
        <w:r>
          <w:rPr>
            <w:webHidden/>
          </w:rPr>
          <w:t>24</w:t>
        </w:r>
        <w:r>
          <w:rPr>
            <w:webHidden/>
          </w:rPr>
          <w:fldChar w:fldCharType="end"/>
        </w:r>
      </w:hyperlink>
    </w:p>
    <w:p w:rsidR="005656BE" w:rsidRDefault="005656BE">
      <w:pPr>
        <w:pStyle w:val="TOC1"/>
        <w:rPr>
          <w:sz w:val="22"/>
          <w:szCs w:val="22"/>
          <w:u w:val="none"/>
          <w:lang w:val="de-CH" w:eastAsia="de-CH" w:bidi="ar-SA"/>
        </w:rPr>
      </w:pPr>
      <w:hyperlink w:anchor="_Toc224924399" w:history="1">
        <w:r w:rsidRPr="00F01396">
          <w:rPr>
            <w:rStyle w:val="Hyperlink"/>
          </w:rPr>
          <w:t>Part 6 – Public Presentation and Conclusion</w:t>
        </w:r>
        <w:r>
          <w:rPr>
            <w:webHidden/>
          </w:rPr>
          <w:tab/>
        </w:r>
        <w:r>
          <w:rPr>
            <w:webHidden/>
          </w:rPr>
          <w:fldChar w:fldCharType="begin"/>
        </w:r>
        <w:r>
          <w:rPr>
            <w:webHidden/>
          </w:rPr>
          <w:instrText xml:space="preserve"> PAGEREF _Toc224924399 \h </w:instrText>
        </w:r>
        <w:r>
          <w:rPr>
            <w:webHidden/>
          </w:rPr>
        </w:r>
        <w:r>
          <w:rPr>
            <w:webHidden/>
          </w:rPr>
          <w:fldChar w:fldCharType="separate"/>
        </w:r>
        <w:r>
          <w:rPr>
            <w:webHidden/>
          </w:rPr>
          <w:t>25</w:t>
        </w:r>
        <w:r>
          <w:rPr>
            <w:webHidden/>
          </w:rPr>
          <w:fldChar w:fldCharType="end"/>
        </w:r>
      </w:hyperlink>
    </w:p>
    <w:p w:rsidR="001376E6" w:rsidRDefault="000C7FA5" w:rsidP="001376E6">
      <w:r>
        <w:fldChar w:fldCharType="end"/>
      </w:r>
    </w:p>
    <w:p w:rsidR="00A879E1" w:rsidRDefault="00A879E1">
      <w:pPr>
        <w:jc w:val="left"/>
        <w:rPr>
          <w:caps/>
          <w:color w:val="D34817" w:themeColor="accent1"/>
          <w:spacing w:val="10"/>
          <w:kern w:val="28"/>
          <w:sz w:val="52"/>
          <w:szCs w:val="52"/>
        </w:rPr>
      </w:pPr>
      <w:r>
        <w:br w:type="page"/>
      </w:r>
    </w:p>
    <w:p w:rsidR="007B6A90" w:rsidRPr="00D73078" w:rsidRDefault="007B6A90" w:rsidP="005D121A">
      <w:pPr>
        <w:pStyle w:val="Title"/>
      </w:pPr>
      <w:bookmarkStart w:id="1" w:name="_Toc224924378"/>
      <w:r>
        <w:lastRenderedPageBreak/>
        <w:t>Part 1 – Formal Game Proposal</w:t>
      </w:r>
      <w:bookmarkEnd w:id="1"/>
    </w:p>
    <w:p w:rsidR="007B6A90" w:rsidRPr="00843FBD" w:rsidRDefault="007B6A90" w:rsidP="00843FBD">
      <w:pPr>
        <w:pStyle w:val="Heading1"/>
      </w:pPr>
      <w:bookmarkStart w:id="2" w:name="Intro"/>
      <w:bookmarkEnd w:id="2"/>
      <w:r w:rsidRPr="00843FBD">
        <w:t xml:space="preserve">Intro </w:t>
      </w:r>
    </w:p>
    <w:p w:rsidR="007B6A90" w:rsidRPr="002D0A71" w:rsidRDefault="007B6A90" w:rsidP="005750BE">
      <w:pPr>
        <w:rPr>
          <w:lang w:eastAsia="de-CH"/>
        </w:rPr>
      </w:pPr>
      <w:bookmarkStart w:id="3" w:name="Overview"/>
      <w:bookmarkEnd w:id="3"/>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Heading1"/>
        <w:rPr>
          <w:rFonts w:eastAsia="Times New Roman"/>
          <w:kern w:val="36"/>
        </w:rPr>
      </w:pPr>
      <w:r>
        <w:rPr>
          <w:rFonts w:eastAsia="Times New Roman"/>
          <w:kern w:val="36"/>
        </w:rPr>
        <w:t>Informal</w:t>
      </w:r>
      <w:r w:rsidRPr="002D0A71">
        <w:rPr>
          <w:rFonts w:eastAsia="Times New Roman"/>
          <w:kern w:val="36"/>
        </w:rPr>
        <w:t xml:space="preserve"> Description </w:t>
      </w:r>
    </w:p>
    <w:p w:rsidR="007B6A90" w:rsidRPr="00C3660A" w:rsidRDefault="007B6A90" w:rsidP="00C3660A">
      <w:pPr>
        <w:pStyle w:val="Heading2"/>
      </w:pPr>
      <w:bookmarkStart w:id="4" w:name="_Toc224924379"/>
      <w:r w:rsidRPr="00C3660A">
        <w:t>Overview</w:t>
      </w:r>
      <w:bookmarkEnd w:id="4"/>
      <w:r w:rsidRPr="00C3660A">
        <w:t xml:space="preserve"> </w:t>
      </w:r>
    </w:p>
    <w:p w:rsidR="007B6A90" w:rsidRPr="002D0A71" w:rsidRDefault="007B6A90" w:rsidP="00F027C2">
      <w:pPr>
        <w:rPr>
          <w:lang w:eastAsia="de-CH"/>
        </w:rPr>
      </w:pPr>
      <w:bookmarkStart w:id="5" w:name="Game_elements"/>
      <w:bookmarkEnd w:id="5"/>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Heading2"/>
      </w:pPr>
      <w:bookmarkStart w:id="6" w:name="_Toc224924380"/>
      <w:r w:rsidRPr="00C3660A">
        <w:t>Game elements</w:t>
      </w:r>
      <w:bookmarkEnd w:id="6"/>
      <w:r w:rsidRPr="00C3660A">
        <w:t xml:space="preserve"> </w:t>
      </w:r>
    </w:p>
    <w:p w:rsidR="007B6A90" w:rsidRPr="002D0A71" w:rsidRDefault="007B6A90" w:rsidP="002D0A71">
      <w:pPr>
        <w:pStyle w:val="Heading3"/>
      </w:pPr>
      <w:bookmarkStart w:id="7" w:name="Environment"/>
      <w:bookmarkEnd w:id="7"/>
      <w:r w:rsidRPr="002D0A71">
        <w:t>Environment</w:t>
      </w:r>
    </w:p>
    <w:p w:rsidR="007B6A90" w:rsidRPr="002D0A71" w:rsidRDefault="007B6A90" w:rsidP="00F751EB">
      <w:pPr>
        <w:rPr>
          <w:lang w:eastAsia="de-CH"/>
        </w:rPr>
      </w:pPr>
      <w:bookmarkStart w:id="8" w:name="Player_characters"/>
      <w:bookmarkStart w:id="9" w:name="Pillars"/>
      <w:bookmarkEnd w:id="8"/>
      <w:bookmarkEnd w:id="9"/>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t xml:space="preserve">A more precise definition of these elements follows. </w:t>
      </w:r>
    </w:p>
    <w:p w:rsidR="007B6A90" w:rsidRPr="003C0624" w:rsidRDefault="007B6A90" w:rsidP="003C0624">
      <w:pPr>
        <w:pStyle w:val="Heading3"/>
      </w:pPr>
      <w:r w:rsidRPr="003C0624">
        <w:lastRenderedPageBreak/>
        <w:t xml:space="preserve">Pillars </w:t>
      </w:r>
    </w:p>
    <w:p w:rsidR="007B6A90" w:rsidRPr="00DE7DB8" w:rsidRDefault="007B6A90" w:rsidP="002A02AC">
      <w:pPr>
        <w:spacing w:before="100" w:beforeAutospacing="1" w:after="100" w:afterAutospacing="1" w:line="240" w:lineRule="auto"/>
        <w:rPr>
          <w:lang w:eastAsia="de-CH"/>
        </w:rPr>
      </w:pPr>
      <w:bookmarkStart w:id="10" w:name="Hovering_islands"/>
      <w:bookmarkEnd w:id="10"/>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Heading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Heading3"/>
      </w:pPr>
      <w:r w:rsidRPr="003C0624">
        <w:t xml:space="preserve">Player characters </w:t>
      </w:r>
    </w:p>
    <w:p w:rsidR="007B6A90" w:rsidRDefault="007B6A90" w:rsidP="002A02AC">
      <w:pPr>
        <w:rPr>
          <w:lang w:eastAsia="de-CH"/>
        </w:rPr>
      </w:pPr>
      <w:bookmarkStart w:id="11" w:name="Player_Interactions"/>
      <w:bookmarkStart w:id="12" w:name="_Ref223758458"/>
      <w:bookmarkEnd w:id="11"/>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0C7FA5">
        <w:rPr>
          <w:lang w:eastAsia="de-CH"/>
        </w:rPr>
        <w:fldChar w:fldCharType="begin"/>
      </w:r>
      <w:r>
        <w:rPr>
          <w:lang w:eastAsia="de-CH"/>
        </w:rPr>
        <w:instrText xml:space="preserve"> REF _Ref223758458 \h </w:instrText>
      </w:r>
      <w:r w:rsidR="000C7FA5">
        <w:rPr>
          <w:lang w:eastAsia="de-CH"/>
        </w:rPr>
      </w:r>
      <w:r w:rsidR="000C7FA5">
        <w:rPr>
          <w:lang w:eastAsia="de-CH"/>
        </w:rPr>
        <w:fldChar w:fldCharType="separate"/>
      </w:r>
      <w:r>
        <w:rPr>
          <w:b/>
          <w:bCs/>
          <w:lang w:eastAsia="de-CH"/>
        </w:rPr>
        <w:t>Error! Not a valid bookmark self-reference.</w:t>
      </w:r>
      <w:r w:rsidR="000C7FA5">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5D121A">
      <w:pPr>
        <w:pStyle w:val="Heading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Heading3"/>
      </w:pPr>
      <w:r w:rsidRPr="003C0624">
        <w:t>Player Interactions</w:t>
      </w:r>
      <w:bookmarkEnd w:id="12"/>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5D121A">
      <w:pPr>
        <w:pStyle w:val="Heading4"/>
        <w:pBdr>
          <w:left w:val="dotted" w:sz="6" w:space="0" w:color="D34817"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5D121A">
      <w:pPr>
        <w:pStyle w:val="Heading4"/>
        <w:pBdr>
          <w:left w:val="dotted" w:sz="6" w:space="0" w:color="D34817"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Heading4"/>
        <w:rPr>
          <w:lang w:eastAsia="de-CH"/>
        </w:rPr>
      </w:pPr>
      <w:r w:rsidRPr="002D0A71">
        <w:rPr>
          <w:lang w:eastAsia="de-CH"/>
        </w:rPr>
        <w:t xml:space="preserve">Island jump (Up and at them) </w:t>
      </w:r>
    </w:p>
    <w:p w:rsidR="007B6A90" w:rsidRPr="002D0A71" w:rsidRDefault="007B6A90" w:rsidP="008E301F">
      <w:pPr>
        <w:rPr>
          <w:lang w:eastAsia="de-CH"/>
        </w:rPr>
      </w:pPr>
      <w:r w:rsidRPr="002D0A71">
        <w:rPr>
          <w:lang w:eastAsia="de-CH"/>
        </w:rPr>
        <w:lastRenderedPageBreak/>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Heading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Heading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Heading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3" w:name="Concept_Sketches"/>
      <w:bookmarkEnd w:id="13"/>
      <w:r>
        <w:br w:type="page"/>
      </w:r>
    </w:p>
    <w:p w:rsidR="007B6A90" w:rsidRPr="00C3660A" w:rsidRDefault="007B6A90" w:rsidP="00C3660A">
      <w:pPr>
        <w:pStyle w:val="Heading2"/>
      </w:pPr>
      <w:bookmarkStart w:id="14" w:name="_Toc224924381"/>
      <w:r w:rsidRPr="00C3660A">
        <w:lastRenderedPageBreak/>
        <w:t>Concept Sketches</w:t>
      </w:r>
      <w:bookmarkEnd w:id="14"/>
    </w:p>
    <w:p w:rsidR="007B6A90" w:rsidRDefault="00FB643A" w:rsidP="005D121A">
      <w:pPr>
        <w:pStyle w:val="Heading3"/>
        <w:rPr>
          <w:rFonts w:eastAsia="Times New Roman"/>
          <w:lang w:eastAsia="de-CH"/>
        </w:rPr>
      </w:pPr>
      <w:r>
        <w:rPr>
          <w:rFonts w:eastAsia="Times New Roman"/>
          <w:noProof/>
          <w:lang w:val="de-CH" w:eastAsia="de-CH" w:bidi="ar-SA"/>
        </w:rPr>
        <w:drawing>
          <wp:anchor distT="0" distB="0" distL="114300" distR="114300" simplePos="0" relativeHeight="251676672"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97170" cy="4561205"/>
                    </a:xfrm>
                    <a:prstGeom prst="rect">
                      <a:avLst/>
                    </a:prstGeom>
                    <a:noFill/>
                    <a:ln w="9525">
                      <a:noFill/>
                      <a:miter lim="800000"/>
                      <a:headEnd/>
                      <a:tailEnd/>
                    </a:ln>
                  </pic:spPr>
                </pic:pic>
              </a:graphicData>
            </a:graphic>
          </wp:anchor>
        </w:drawing>
      </w:r>
      <w:r w:rsidR="007B6A90">
        <w:rPr>
          <w:rFonts w:eastAsia="Times New Roman"/>
          <w:lang w:eastAsia="de-CH"/>
        </w:rPr>
        <w:t>Typical In-Game Situation</w:t>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5D121A">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posOffset>-1459230</wp:posOffset>
            </wp:positionH>
            <wp:positionV relativeFrom="paragraph">
              <wp:posOffset>2106295</wp:posOffset>
            </wp:positionV>
            <wp:extent cx="8244840" cy="4729480"/>
            <wp:effectExtent l="0" t="1752600" r="0" b="1747520"/>
            <wp:wrapTopAndBottom/>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244840" cy="4729480"/>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5" w:name="Requirements"/>
      <w:bookmarkEnd w:id="15"/>
      <w:r>
        <w:rPr>
          <w:rFonts w:eastAsia="Times New Roman"/>
          <w:lang w:eastAsia="de-CH"/>
        </w:rPr>
        <w:t>.</w:t>
      </w:r>
    </w:p>
    <w:p w:rsidR="007B6A90" w:rsidRDefault="007B6A90" w:rsidP="005D121A">
      <w:pPr>
        <w:pStyle w:val="Heading3"/>
        <w:rPr>
          <w:rFonts w:eastAsia="Times New Roman"/>
          <w:lang w:eastAsia="de-CH"/>
        </w:rPr>
      </w:pPr>
      <w:bookmarkStart w:id="16" w:name="_Ref223763759"/>
      <w:r>
        <w:rPr>
          <w:rFonts w:eastAsia="Times New Roman"/>
          <w:lang w:eastAsia="de-CH"/>
        </w:rPr>
        <w:lastRenderedPageBreak/>
        <w:t>Perspective Studies</w:t>
      </w:r>
    </w:p>
    <w:p w:rsidR="007B6A90" w:rsidRDefault="007B6A90">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5D121A">
        <w:tc>
          <w:tcPr>
            <w:tcW w:w="4644" w:type="dxa"/>
          </w:tcPr>
          <w:p w:rsidR="007B6A90" w:rsidRDefault="007B6A90" w:rsidP="005D121A">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D121A">
            <w:pPr>
              <w:rPr>
                <w:lang w:eastAsia="de-CH"/>
              </w:rPr>
            </w:pPr>
          </w:p>
        </w:tc>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5D121A">
        <w:tc>
          <w:tcPr>
            <w:tcW w:w="9288" w:type="dxa"/>
            <w:gridSpan w:val="3"/>
          </w:tcPr>
          <w:p w:rsidR="007B6A90" w:rsidRDefault="007B6A90" w:rsidP="005D121A">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5D121A">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5D121A">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2E6984" w:rsidP="005D121A">
      <w:pPr>
        <w:pStyle w:val="Heading3"/>
        <w:rPr>
          <w:rFonts w:eastAsia="Times New Roman"/>
          <w:noProof/>
          <w:lang w:eastAsia="de-CH" w:bidi="ar-SA"/>
        </w:rPr>
      </w:pPr>
      <w:r w:rsidRPr="000C7FA5">
        <w:rPr>
          <w:noProof/>
          <w:lang w:eastAsia="zh-CN" w:bidi="ar-SA"/>
        </w:rPr>
        <w:lastRenderedPageBreak/>
        <w:pict>
          <v:shapetype id="_x0000_t202" coordsize="21600,21600" o:spt="202" path="m,l,21600r21600,l21600,xe">
            <v:stroke joinstyle="miter"/>
            <v:path gradientshapeok="t" o:connecttype="rect"/>
          </v:shapetype>
          <v:shape id="_x0000_s1039" type="#_x0000_t202" style="position:absolute;left:0;text-align:left;margin-left:288.55pt;margin-top:32.9pt;width:122.5pt;height:89.1pt;z-index:251675648;mso-position-horizontal-relative:text;mso-position-vertical-relative:text" stroked="f">
            <v:textbox style="mso-next-textbox:#_x0000_s1039" inset="0,0,0,0">
              <w:txbxContent>
                <w:p w:rsidR="005D121A" w:rsidRDefault="005D121A"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7B6A90">
        <w:rPr>
          <w:rFonts w:eastAsia="Times New Roman"/>
          <w:noProof/>
          <w:lang w:val="de-CH" w:eastAsia="de-CH" w:bidi="ar-SA"/>
        </w:rPr>
        <w:drawing>
          <wp:anchor distT="0" distB="0" distL="114300" distR="114300" simplePos="0" relativeHeight="251669504"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3620" cy="1722120"/>
                    </a:xfrm>
                    <a:prstGeom prst="rect">
                      <a:avLst/>
                    </a:prstGeom>
                  </pic:spPr>
                </pic:pic>
              </a:graphicData>
            </a:graphic>
          </wp:anchor>
        </w:drawing>
      </w:r>
      <w:r w:rsidR="007B6A90" w:rsidRPr="00072D16">
        <w:rPr>
          <w:rFonts w:eastAsia="Times New Roman"/>
          <w:noProof/>
          <w:lang w:eastAsia="de-CH" w:bidi="ar-SA"/>
        </w:rPr>
        <w:t>Model Animation States</w:t>
      </w:r>
    </w:p>
    <w:p w:rsidR="007B6A90" w:rsidRDefault="007B6A90">
      <w:pPr>
        <w:rPr>
          <w:lang w:eastAsia="de-CH" w:bidi="ar-SA"/>
        </w:rPr>
      </w:pPr>
    </w:p>
    <w:p w:rsidR="007B6A90" w:rsidRDefault="007B6A90" w:rsidP="005D121A">
      <w:pPr>
        <w:pStyle w:val="Heading3"/>
        <w:rPr>
          <w:rFonts w:eastAsia="Times New Roman"/>
          <w:noProof/>
          <w:lang w:eastAsia="de-CH" w:bidi="ar-SA"/>
        </w:rPr>
      </w:pPr>
      <w:r>
        <w:rPr>
          <w:rFonts w:eastAsia="Times New Roman"/>
          <w:noProof/>
          <w:lang w:eastAsia="de-CH" w:bidi="ar-SA"/>
        </w:rPr>
        <w:t>ROBOT MODELS</w:t>
      </w:r>
    </w:p>
    <w:p w:rsidR="007B6A90" w:rsidRDefault="000C7FA5" w:rsidP="005D121A">
      <w:pPr>
        <w:rPr>
          <w:lang w:eastAsia="de-CH"/>
        </w:rPr>
      </w:pPr>
      <w:r w:rsidRPr="000C7FA5">
        <w:rPr>
          <w:rFonts w:eastAsia="Times New Roman"/>
          <w:noProof/>
          <w:lang w:eastAsia="zh-CN" w:bidi="ar-SA"/>
        </w:rPr>
        <w:pict>
          <v:shape id="_x0000_s1037" type="#_x0000_t202" style="position:absolute;left:0;text-align:left;margin-left:120.85pt;margin-top:22.35pt;width:253.95pt;height:64.4pt;z-index:251673600" stroked="f">
            <v:textbox style="mso-next-textbox:#_x0000_s1037" inset="0,0,0,0">
              <w:txbxContent>
                <w:p w:rsidR="005D121A" w:rsidRDefault="005D121A">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5D121A" w:rsidRDefault="005D121A">
                  <w:pPr>
                    <w:pStyle w:val="Caption"/>
                    <w:rPr>
                      <w:noProof/>
                      <w:sz w:val="18"/>
                      <w:szCs w:val="18"/>
                    </w:rPr>
                  </w:pPr>
                </w:p>
              </w:txbxContent>
            </v:textbox>
            <w10:wrap type="square"/>
          </v:shape>
        </w:pict>
      </w:r>
    </w:p>
    <w:p w:rsidR="007B6A90" w:rsidRDefault="002E6984" w:rsidP="005D121A">
      <w:pPr>
        <w:keepNext/>
      </w:pPr>
      <w:r>
        <w:rPr>
          <w:noProof/>
          <w:lang w:val="de-CH" w:eastAsia="de-CH" w:bidi="ar-SA"/>
        </w:rPr>
        <w:drawing>
          <wp:anchor distT="0" distB="0" distL="114300" distR="114300" simplePos="0" relativeHeight="251670528"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8955" cy="2615565"/>
                    </a:xfrm>
                    <a:prstGeom prst="rect">
                      <a:avLst/>
                    </a:prstGeom>
                  </pic:spPr>
                </pic:pic>
              </a:graphicData>
            </a:graphic>
          </wp:anchor>
        </w:drawing>
      </w:r>
    </w:p>
    <w:p w:rsidR="007B6A90" w:rsidRDefault="002E6984">
      <w:pPr>
        <w:rPr>
          <w:rFonts w:eastAsia="Times New Roman"/>
          <w:b/>
          <w:bCs/>
          <w:caps/>
          <w:color w:val="FFFFFF" w:themeColor="background1"/>
          <w:spacing w:val="15"/>
          <w:szCs w:val="22"/>
          <w:lang w:eastAsia="de-CH"/>
        </w:rPr>
      </w:pPr>
      <w:r w:rsidRPr="000C7FA5">
        <w:rPr>
          <w:rFonts w:eastAsia="Times New Roman"/>
          <w:noProof/>
          <w:lang w:val="de-CH" w:eastAsia="de-CH" w:bidi="ar-SA"/>
        </w:rPr>
        <w:pict>
          <v:shape id="_x0000_s1038" type="#_x0000_t202" style="position:absolute;left:0;text-align:left;margin-left:-211.35pt;margin-top:270.7pt;width:154.55pt;height:56.75pt;z-index:251674624" stroked="f">
            <v:textbox style="mso-next-textbox:#_x0000_s1038" inset="0,0,0,0">
              <w:txbxContent>
                <w:p w:rsidR="005D121A" w:rsidRDefault="005D121A">
                  <w:pPr>
                    <w:pStyle w:val="Caption"/>
                    <w:rPr>
                      <w:sz w:val="18"/>
                      <w:szCs w:val="18"/>
                    </w:rPr>
                  </w:pPr>
                  <w:del w:id="17" w:author="dpk" w:date="2009-03-09T17:58:00Z">
                    <w:r w:rsidRPr="001D7A68" w:rsidDel="00E10D5F">
                      <w:rPr>
                        <w:sz w:val="18"/>
                        <w:szCs w:val="18"/>
                      </w:rPr>
                      <w:delText xml:space="preserve">A finite state automata model of animations. Colors are priorities of realization (green is high, red is low). Bottom: A </w:delText>
                    </w:r>
                  </w:del>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31870" cy="2296160"/>
                    </a:xfrm>
                    <a:prstGeom prst="rect">
                      <a:avLst/>
                    </a:prstGeom>
                  </pic:spPr>
                </pic:pic>
              </a:graphicData>
            </a:graphic>
          </wp:anchor>
        </w:drawing>
      </w:r>
      <w:r w:rsidR="007B6A90">
        <w:rPr>
          <w:rFonts w:eastAsia="Times New Roman"/>
          <w:lang w:eastAsia="de-CH"/>
        </w:rPr>
        <w:br w:type="page"/>
      </w:r>
    </w:p>
    <w:p w:rsidR="007B6A90" w:rsidRDefault="007B6A90" w:rsidP="00DE7DB8">
      <w:pPr>
        <w:pStyle w:val="Heading1"/>
        <w:rPr>
          <w:rFonts w:eastAsia="Times New Roman"/>
          <w:lang w:eastAsia="de-CH"/>
        </w:rPr>
      </w:pPr>
      <w:r>
        <w:rPr>
          <w:rFonts w:eastAsia="Times New Roman"/>
          <w:lang w:eastAsia="de-CH"/>
        </w:rPr>
        <w:lastRenderedPageBreak/>
        <w:t xml:space="preserve">Formal </w:t>
      </w:r>
      <w:r w:rsidRPr="002D0A71">
        <w:rPr>
          <w:rFonts w:eastAsia="Times New Roman"/>
          <w:lang w:eastAsia="de-CH"/>
        </w:rPr>
        <w:t>Requirements</w:t>
      </w:r>
      <w:bookmarkEnd w:id="16"/>
    </w:p>
    <w:p w:rsidR="007B6A90" w:rsidRPr="00DB335A" w:rsidRDefault="007B6A90" w:rsidP="00855198">
      <w:pPr>
        <w:pStyle w:val="Heading2"/>
        <w:rPr>
          <w:lang w:eastAsia="de-CH"/>
        </w:rPr>
      </w:pPr>
      <w:bookmarkStart w:id="18" w:name="_Toc224924382"/>
      <w:r>
        <w:rPr>
          <w:lang w:eastAsia="de-CH"/>
        </w:rPr>
        <w:t>General</w:t>
      </w:r>
      <w:bookmarkEnd w:id="18"/>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5D121A">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5D121A">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ReqG05</w:t>
            </w:r>
          </w:p>
        </w:tc>
        <w:tc>
          <w:tcPr>
            <w:tcW w:w="0" w:type="auto"/>
          </w:tcPr>
          <w:p w:rsidR="007B6A90" w:rsidRPr="00FC4017" w:rsidRDefault="007B6A90" w:rsidP="005D121A">
            <w:pPr>
              <w:pStyle w:val="Table"/>
              <w:cnfStyle w:val="000000100000"/>
              <w:rPr>
                <w:lang w:eastAsia="de-CH"/>
              </w:rPr>
            </w:pPr>
            <w:r>
              <w:rPr>
                <w:lang w:eastAsia="de-CH"/>
              </w:rPr>
              <w:t>Shadow Rendering</w:t>
            </w:r>
          </w:p>
        </w:tc>
        <w:tc>
          <w:tcPr>
            <w:tcW w:w="0" w:type="auto"/>
          </w:tcPr>
          <w:p w:rsidR="007B6A90" w:rsidRPr="00890815" w:rsidRDefault="007B6A90" w:rsidP="005D121A">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ReqG06</w:t>
            </w:r>
          </w:p>
        </w:tc>
        <w:tc>
          <w:tcPr>
            <w:tcW w:w="0" w:type="auto"/>
          </w:tcPr>
          <w:p w:rsidR="007B6A90" w:rsidRPr="00FC4017" w:rsidRDefault="007B6A90" w:rsidP="005D121A">
            <w:pPr>
              <w:pStyle w:val="Table"/>
              <w:cnfStyle w:val="000000010000"/>
              <w:rPr>
                <w:lang w:eastAsia="de-CH"/>
              </w:rPr>
            </w:pPr>
            <w:r w:rsidRPr="00FC4017">
              <w:rPr>
                <w:lang w:eastAsia="de-CH"/>
              </w:rPr>
              <w:t>Statistics</w:t>
            </w:r>
          </w:p>
        </w:tc>
        <w:tc>
          <w:tcPr>
            <w:tcW w:w="0" w:type="auto"/>
          </w:tcPr>
          <w:p w:rsidR="007B6A90" w:rsidRPr="00FC4017" w:rsidRDefault="007B6A90" w:rsidP="005D121A">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Heading2"/>
        <w:rPr>
          <w:lang w:eastAsia="de-CH"/>
        </w:rPr>
      </w:pPr>
      <w:bookmarkStart w:id="19" w:name="_Toc224924383"/>
      <w:r>
        <w:rPr>
          <w:lang w:eastAsia="de-CH"/>
        </w:rPr>
        <w:t>GUI AND HUD</w:t>
      </w:r>
      <w:bookmarkEnd w:id="19"/>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5D121A">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Heading2"/>
        <w:rPr>
          <w:rFonts w:eastAsia="Times New Roman"/>
          <w:lang w:eastAsia="de-CH"/>
        </w:rPr>
      </w:pPr>
      <w:bookmarkStart w:id="20" w:name="_Toc224924384"/>
      <w:r>
        <w:rPr>
          <w:rFonts w:eastAsia="Times New Roman"/>
          <w:lang w:eastAsia="de-CH"/>
        </w:rPr>
        <w:t>Lava</w:t>
      </w:r>
      <w:bookmarkEnd w:id="20"/>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Heading2"/>
        <w:rPr>
          <w:rFonts w:eastAsia="Times New Roman"/>
          <w:lang w:eastAsia="de-CH"/>
        </w:rPr>
      </w:pPr>
      <w:bookmarkStart w:id="21" w:name="_Toc224924385"/>
      <w:r w:rsidRPr="002D0A71">
        <w:rPr>
          <w:rFonts w:eastAsia="Times New Roman"/>
          <w:lang w:eastAsia="de-CH"/>
        </w:rPr>
        <w:t>Pillars</w:t>
      </w:r>
      <w:bookmarkEnd w:id="21"/>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Heading2"/>
        <w:rPr>
          <w:rFonts w:eastAsia="Times New Roman"/>
          <w:lang w:eastAsia="de-CH"/>
        </w:rPr>
      </w:pPr>
      <w:bookmarkStart w:id="22" w:name="_Toc224924386"/>
      <w:r w:rsidRPr="002D0A71">
        <w:rPr>
          <w:rFonts w:eastAsia="Times New Roman"/>
          <w:lang w:eastAsia="de-CH"/>
        </w:rPr>
        <w:t>Floating Islands</w:t>
      </w:r>
      <w:bookmarkEnd w:id="22"/>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ReqI11</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ReqI12</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Heading2"/>
        <w:rPr>
          <w:rFonts w:eastAsia="Times New Roman"/>
          <w:lang w:eastAsia="de-CH"/>
        </w:rPr>
      </w:pPr>
      <w:bookmarkStart w:id="23" w:name="_Toc224924387"/>
      <w:r w:rsidRPr="002D0A71">
        <w:rPr>
          <w:rFonts w:eastAsia="Times New Roman"/>
          <w:lang w:eastAsia="de-CH"/>
        </w:rPr>
        <w:t>Player</w:t>
      </w:r>
      <w:bookmarkEnd w:id="23"/>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ReqP11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ReqP19</w:t>
            </w:r>
          </w:p>
        </w:tc>
        <w:tc>
          <w:tcPr>
            <w:tcW w:w="0" w:type="auto"/>
          </w:tcPr>
          <w:p w:rsidR="007B6A90" w:rsidRPr="002D0A71" w:rsidRDefault="007B6A90" w:rsidP="005D121A">
            <w:pPr>
              <w:pStyle w:val="Table"/>
              <w:cnfStyle w:val="000000100000"/>
              <w:rPr>
                <w:rFonts w:eastAsia="Times New Roman"/>
                <w:lang w:eastAsia="de-CH"/>
              </w:rPr>
            </w:pPr>
            <w:r>
              <w:rPr>
                <w:lang w:eastAsia="de-CH"/>
              </w:rPr>
              <w:t>Aiming Aids</w:t>
            </w:r>
          </w:p>
        </w:tc>
        <w:tc>
          <w:tcPr>
            <w:tcW w:w="0" w:type="auto"/>
          </w:tcPr>
          <w:p w:rsidR="007B6A90" w:rsidRPr="002D0A71" w:rsidRDefault="007B6A90" w:rsidP="005D121A">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ReqP20</w:t>
            </w:r>
          </w:p>
        </w:tc>
        <w:tc>
          <w:tcPr>
            <w:tcW w:w="0" w:type="auto"/>
          </w:tcPr>
          <w:p w:rsidR="007B6A90" w:rsidRDefault="007B6A90" w:rsidP="005D121A">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5D121A">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Heading1"/>
        <w:rPr>
          <w:rFonts w:eastAsia="Times New Roman"/>
          <w:kern w:val="36"/>
          <w:lang w:eastAsia="de-CH"/>
        </w:rPr>
      </w:pPr>
      <w:bookmarkStart w:id="24" w:name="Development_Schedule"/>
      <w:bookmarkEnd w:id="24"/>
      <w:r w:rsidRPr="002D0A71">
        <w:rPr>
          <w:rFonts w:eastAsia="Times New Roman"/>
          <w:kern w:val="36"/>
          <w:lang w:eastAsia="de-CH"/>
        </w:rPr>
        <w:t>Development Schedule</w:t>
      </w:r>
    </w:p>
    <w:p w:rsidR="007B6A90" w:rsidRPr="00F86D9E" w:rsidRDefault="007B6A90" w:rsidP="005D121A">
      <w:pPr>
        <w:rPr>
          <w:lang w:eastAsia="de-CH"/>
        </w:rPr>
      </w:pPr>
      <w:bookmarkStart w:id="25" w:name="Deliverables"/>
      <w:bookmarkEnd w:id="25"/>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Heading2"/>
        <w:rPr>
          <w:rFonts w:eastAsia="Times New Roman"/>
          <w:lang w:eastAsia="de-CH"/>
        </w:rPr>
      </w:pPr>
      <w:bookmarkStart w:id="26" w:name="_Toc224924388"/>
      <w:r w:rsidRPr="002D0A71">
        <w:rPr>
          <w:rFonts w:eastAsia="Times New Roman"/>
          <w:lang w:eastAsia="de-CH"/>
        </w:rPr>
        <w:t>Deliverables</w:t>
      </w:r>
      <w:bookmarkEnd w:id="26"/>
    </w:p>
    <w:p w:rsidR="007B6A90" w:rsidRPr="002D0A71" w:rsidRDefault="007B6A90"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5D121A">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Lava Ground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Lava Effect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ReqL04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Deadly Lava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Pillars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ReqI04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Player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Player Model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ReqP06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Island Jumping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ReqP08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Direct Combat 1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sidRPr="002D0A71">
              <w:rPr>
                <w:lang w:eastAsia="de-CH"/>
              </w:rPr>
              <w:t xml:space="preserve">ReqP10 </w:t>
            </w:r>
          </w:p>
        </w:tc>
        <w:tc>
          <w:tcPr>
            <w:tcW w:w="4463" w:type="pct"/>
          </w:tcPr>
          <w:p w:rsidR="007B6A90" w:rsidRPr="002D0A71" w:rsidRDefault="007B6A90" w:rsidP="005D121A">
            <w:pPr>
              <w:pStyle w:val="Table"/>
              <w:cnfStyle w:val="000000100000"/>
              <w:rPr>
                <w:lang w:eastAsia="de-CH"/>
              </w:rPr>
            </w:pPr>
            <w:r w:rsidRPr="002D0A71">
              <w:rPr>
                <w:lang w:eastAsia="de-CH"/>
              </w:rPr>
              <w:t xml:space="preserve">Direct Combat 3 </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ReqP12 </w:t>
            </w:r>
          </w:p>
        </w:tc>
        <w:tc>
          <w:tcPr>
            <w:tcW w:w="4463" w:type="pct"/>
          </w:tcPr>
          <w:p w:rsidR="007B6A90" w:rsidRPr="002D0A71" w:rsidRDefault="007B6A90" w:rsidP="005D121A">
            <w:pPr>
              <w:pStyle w:val="Table"/>
              <w:cnfStyle w:val="000000010000"/>
              <w:rPr>
                <w:lang w:eastAsia="de-CH"/>
              </w:rPr>
            </w:pPr>
            <w:r w:rsidRPr="002D0A71">
              <w:rPr>
                <w:lang w:eastAsia="de-CH"/>
              </w:rPr>
              <w:t xml:space="preserve">Ice Spike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Pr>
                <w:lang w:eastAsia="de-CH"/>
              </w:rPr>
              <w:t>ReqI12</w:t>
            </w:r>
          </w:p>
        </w:tc>
        <w:tc>
          <w:tcPr>
            <w:tcW w:w="4463" w:type="pct"/>
          </w:tcPr>
          <w:p w:rsidR="007B6A90" w:rsidRPr="002D0A71" w:rsidRDefault="007B6A90" w:rsidP="005D121A">
            <w:pPr>
              <w:pStyle w:val="Table"/>
              <w:cnfStyle w:val="000000100000"/>
              <w:rPr>
                <w:lang w:eastAsia="de-CH"/>
              </w:rPr>
            </w:pPr>
            <w:r>
              <w:rPr>
                <w:lang w:eastAsia="de-CH"/>
              </w:rPr>
              <w:t>Power-Ups</w:t>
            </w:r>
          </w:p>
        </w:tc>
      </w:tr>
      <w:tr w:rsidR="007B6A90" w:rsidRPr="002D0A71" w:rsidTr="005D121A">
        <w:trPr>
          <w:cnfStyle w:val="000000010000"/>
        </w:trPr>
        <w:tc>
          <w:tcPr>
            <w:cnfStyle w:val="001000000000"/>
            <w:tcW w:w="537" w:type="pct"/>
          </w:tcPr>
          <w:p w:rsidR="007B6A90" w:rsidRDefault="007B6A90" w:rsidP="005D121A">
            <w:pPr>
              <w:pStyle w:val="Table"/>
              <w:rPr>
                <w:lang w:eastAsia="de-CH"/>
              </w:rPr>
            </w:pPr>
            <w:r>
              <w:rPr>
                <w:lang w:eastAsia="de-CH"/>
              </w:rPr>
              <w:t>ReqP20</w:t>
            </w:r>
          </w:p>
        </w:tc>
        <w:tc>
          <w:tcPr>
            <w:tcW w:w="4463" w:type="pct"/>
          </w:tcPr>
          <w:p w:rsidR="007B6A90" w:rsidRDefault="007B6A90" w:rsidP="005D121A">
            <w:pPr>
              <w:pStyle w:val="Table"/>
              <w:cnfStyle w:val="000000010000"/>
              <w:rPr>
                <w:lang w:eastAsia="de-CH"/>
              </w:rPr>
            </w:pPr>
            <w:r>
              <w:rPr>
                <w:lang w:eastAsia="de-CH"/>
              </w:rPr>
              <w:t>Collecting Power-Ups</w:t>
            </w:r>
          </w:p>
        </w:tc>
      </w:tr>
    </w:tbl>
    <w:p w:rsidR="007B6A90" w:rsidRPr="002D0A71" w:rsidRDefault="007B6A90"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ReqI05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ReqI06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ReqP09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ReqI07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ReqI08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Pr>
                <w:lang w:eastAsia="de-CH"/>
              </w:rPr>
              <w:t xml:space="preserve">ReqP13 </w:t>
            </w:r>
          </w:p>
        </w:tc>
        <w:tc>
          <w:tcPr>
            <w:tcW w:w="4463" w:type="pct"/>
            <w:hideMark/>
          </w:tcPr>
          <w:p w:rsidR="007B6A90" w:rsidRPr="002D0A71" w:rsidRDefault="007B6A90" w:rsidP="005D121A">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Pr>
                <w:lang w:eastAsia="de-CH"/>
              </w:rPr>
              <w:t xml:space="preserve">ReqP14 </w:t>
            </w:r>
          </w:p>
        </w:tc>
        <w:tc>
          <w:tcPr>
            <w:tcW w:w="4463" w:type="pct"/>
            <w:hideMark/>
          </w:tcPr>
          <w:p w:rsidR="007B6A90" w:rsidRPr="002D0A71" w:rsidRDefault="007B6A90" w:rsidP="005D121A">
            <w:pPr>
              <w:pStyle w:val="Table"/>
              <w:cnfStyle w:val="000000100000"/>
              <w:rPr>
                <w:lang w:eastAsia="de-CH"/>
              </w:rPr>
            </w:pPr>
            <w:r>
              <w:rPr>
                <w:lang w:eastAsia="de-CH"/>
              </w:rPr>
              <w:t>Flame Thrower Island Destruction</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ReqP11 </w:t>
            </w:r>
          </w:p>
        </w:tc>
        <w:tc>
          <w:tcPr>
            <w:tcW w:w="4463" w:type="pct"/>
          </w:tcPr>
          <w:p w:rsidR="007B6A90" w:rsidRPr="002D0A71" w:rsidRDefault="007B6A90" w:rsidP="005D121A">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5D121A">
            <w:pPr>
              <w:pStyle w:val="Table"/>
              <w:rPr>
                <w:lang w:eastAsia="de-CH"/>
              </w:rPr>
            </w:pPr>
            <w:r>
              <w:rPr>
                <w:lang w:eastAsia="de-CH"/>
              </w:rPr>
              <w:t>ReqUI06</w:t>
            </w:r>
          </w:p>
        </w:tc>
        <w:tc>
          <w:tcPr>
            <w:tcW w:w="4463" w:type="pct"/>
          </w:tcPr>
          <w:p w:rsidR="007B6A90" w:rsidRPr="002D0A71" w:rsidRDefault="007B6A90" w:rsidP="005D121A">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5D121A">
            <w:pPr>
              <w:pStyle w:val="Table"/>
              <w:rPr>
                <w:lang w:eastAsia="de-CH"/>
              </w:rPr>
            </w:pPr>
            <w:r>
              <w:rPr>
                <w:lang w:eastAsia="de-CH"/>
              </w:rPr>
              <w:t>ReqP19</w:t>
            </w:r>
          </w:p>
        </w:tc>
        <w:tc>
          <w:tcPr>
            <w:tcW w:w="4463" w:type="pct"/>
          </w:tcPr>
          <w:p w:rsidR="007B6A90" w:rsidRDefault="007B6A90" w:rsidP="005D121A">
            <w:pPr>
              <w:pStyle w:val="Table"/>
              <w:cnfStyle w:val="000000010000"/>
              <w:rPr>
                <w:lang w:eastAsia="de-CH"/>
              </w:rPr>
            </w:pPr>
            <w:r>
              <w:rPr>
                <w:lang w:eastAsia="de-CH"/>
              </w:rPr>
              <w:t>Aiming Aids</w:t>
            </w:r>
          </w:p>
        </w:tc>
      </w:tr>
    </w:tbl>
    <w:p w:rsidR="007B6A90" w:rsidRPr="002D0A71" w:rsidRDefault="007B6A9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5D121A">
            <w:pPr>
              <w:pStyle w:val="Table"/>
              <w:rPr>
                <w:lang w:eastAsia="de-CH"/>
              </w:rPr>
            </w:pPr>
            <w:r>
              <w:rPr>
                <w:lang w:eastAsia="de-CH"/>
              </w:rPr>
              <w:t>ReqUI04</w:t>
            </w:r>
          </w:p>
        </w:tc>
        <w:tc>
          <w:tcPr>
            <w:tcW w:w="0" w:type="auto"/>
          </w:tcPr>
          <w:p w:rsidR="007B6A90" w:rsidRPr="002D0A71" w:rsidRDefault="007B6A90" w:rsidP="005D121A">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5D121A">
            <w:pPr>
              <w:pStyle w:val="Table"/>
              <w:rPr>
                <w:lang w:eastAsia="de-CH"/>
              </w:rPr>
            </w:pPr>
            <w:r>
              <w:rPr>
                <w:lang w:eastAsia="de-CH"/>
              </w:rPr>
              <w:t>ReqUI07</w:t>
            </w:r>
          </w:p>
        </w:tc>
        <w:tc>
          <w:tcPr>
            <w:tcW w:w="0" w:type="auto"/>
          </w:tcPr>
          <w:p w:rsidR="007B6A90" w:rsidRPr="002D0A71" w:rsidRDefault="007B6A90" w:rsidP="005D121A">
            <w:pPr>
              <w:pStyle w:val="Table"/>
              <w:cnfStyle w:val="000000010000"/>
              <w:rPr>
                <w:lang w:eastAsia="de-CH"/>
              </w:rPr>
            </w:pPr>
            <w:r>
              <w:rPr>
                <w:lang w:eastAsia="de-CH"/>
              </w:rPr>
              <w:t>Fancy HUD</w:t>
            </w:r>
          </w:p>
        </w:tc>
      </w:tr>
    </w:tbl>
    <w:p w:rsidR="007B6A90" w:rsidRPr="002D0A71" w:rsidRDefault="007B6A90"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5D121A">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ReqG05</w:t>
            </w:r>
          </w:p>
        </w:tc>
        <w:tc>
          <w:tcPr>
            <w:tcW w:w="0" w:type="auto"/>
          </w:tcPr>
          <w:p w:rsidR="007B6A90" w:rsidRDefault="007B6A90" w:rsidP="005D121A">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5D121A">
            <w:pPr>
              <w:pStyle w:val="Table"/>
              <w:rPr>
                <w:lang w:eastAsia="de-CH"/>
              </w:rPr>
            </w:pPr>
            <w:r>
              <w:rPr>
                <w:lang w:eastAsia="de-CH"/>
              </w:rPr>
              <w:t>ReqG06</w:t>
            </w:r>
          </w:p>
        </w:tc>
        <w:tc>
          <w:tcPr>
            <w:tcW w:w="0" w:type="auto"/>
          </w:tcPr>
          <w:p w:rsidR="007B6A90" w:rsidRPr="002D0A71" w:rsidRDefault="007B6A90" w:rsidP="005D121A">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ReqUI03</w:t>
            </w:r>
          </w:p>
        </w:tc>
        <w:tc>
          <w:tcPr>
            <w:tcW w:w="0" w:type="auto"/>
          </w:tcPr>
          <w:p w:rsidR="007B6A90" w:rsidRPr="002D0A71" w:rsidRDefault="007B6A90" w:rsidP="005D121A">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5D121A">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5D121A">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ReqL05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ReqI09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5D121A">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5D121A">
            <w:pPr>
              <w:pStyle w:val="Table"/>
              <w:cnfStyle w:val="000000010000"/>
              <w:rPr>
                <w:lang w:eastAsia="de-CH"/>
              </w:rPr>
            </w:pPr>
            <w:r>
              <w:rPr>
                <w:lang w:eastAsia="de-CH"/>
              </w:rPr>
              <w:t>Intro</w:t>
            </w:r>
          </w:p>
        </w:tc>
      </w:tr>
    </w:tbl>
    <w:p w:rsidR="007B6A90" w:rsidRPr="002D0A71" w:rsidRDefault="007B6A90"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5D121A">
            <w:pPr>
              <w:pStyle w:val="Table"/>
              <w:rPr>
                <w:lang w:eastAsia="de-CH"/>
              </w:rPr>
            </w:pPr>
            <w:r w:rsidRPr="002D0A71">
              <w:rPr>
                <w:lang w:eastAsia="de-CH"/>
              </w:rPr>
              <w:t xml:space="preserve">ReqI10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5D121A">
            <w:pPr>
              <w:pStyle w:val="Table"/>
              <w:rPr>
                <w:lang w:eastAsia="de-CH"/>
              </w:rPr>
            </w:pPr>
            <w:r>
              <w:rPr>
                <w:lang w:eastAsia="de-CH"/>
              </w:rPr>
              <w:t>ReqP16</w:t>
            </w:r>
          </w:p>
        </w:tc>
        <w:tc>
          <w:tcPr>
            <w:tcW w:w="0" w:type="auto"/>
            <w:hideMark/>
          </w:tcPr>
          <w:p w:rsidR="007B6A90" w:rsidRDefault="007B6A90" w:rsidP="005D121A">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5D121A">
            <w:pPr>
              <w:pStyle w:val="Table"/>
              <w:rPr>
                <w:lang w:eastAsia="de-CH"/>
              </w:rPr>
            </w:pPr>
            <w:r>
              <w:rPr>
                <w:lang w:eastAsia="de-CH"/>
              </w:rPr>
              <w:t>ReqI11</w:t>
            </w:r>
          </w:p>
        </w:tc>
        <w:tc>
          <w:tcPr>
            <w:tcW w:w="0" w:type="auto"/>
          </w:tcPr>
          <w:p w:rsidR="007B6A90" w:rsidRPr="002D0A71" w:rsidRDefault="007B6A90" w:rsidP="005D121A">
            <w:pPr>
              <w:pStyle w:val="Table"/>
              <w:cnfStyle w:val="000000100000"/>
              <w:rPr>
                <w:lang w:eastAsia="de-CH"/>
              </w:rPr>
            </w:pPr>
            <w:r>
              <w:rPr>
                <w:lang w:eastAsia="de-CH"/>
              </w:rPr>
              <w:t>Icy Islands</w:t>
            </w:r>
          </w:p>
        </w:tc>
      </w:tr>
    </w:tbl>
    <w:p w:rsidR="007B6A90" w:rsidRPr="002D0A71" w:rsidRDefault="007B6A90" w:rsidP="00392D89">
      <w:pPr>
        <w:pStyle w:val="Heading2"/>
        <w:rPr>
          <w:rFonts w:eastAsia="Times New Roman"/>
          <w:lang w:eastAsia="de-CH"/>
        </w:rPr>
      </w:pPr>
      <w:bookmarkStart w:id="27" w:name="Milestones"/>
      <w:bookmarkStart w:id="28" w:name="_Toc224924389"/>
      <w:bookmarkEnd w:id="27"/>
      <w:r w:rsidRPr="002D0A71">
        <w:rPr>
          <w:rFonts w:eastAsia="Times New Roman"/>
          <w:lang w:eastAsia="de-CH"/>
        </w:rPr>
        <w:t>Milestones</w:t>
      </w:r>
      <w:bookmarkEnd w:id="28"/>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sidRPr="002D0A71">
              <w:rPr>
                <w:lang w:eastAsia="de-CH"/>
              </w:rPr>
              <w:t>Milestone</w:t>
            </w:r>
          </w:p>
        </w:tc>
        <w:tc>
          <w:tcPr>
            <w:tcW w:w="2870" w:type="pct"/>
            <w:hideMark/>
          </w:tcPr>
          <w:p w:rsidR="007B6A90" w:rsidRPr="002D0A71" w:rsidRDefault="007B6A90" w:rsidP="005D121A">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5D121A">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5D121A">
            <w:pPr>
              <w:pStyle w:val="Table"/>
              <w:rPr>
                <w:lang w:eastAsia="de-CH"/>
              </w:rPr>
            </w:pPr>
            <w:r w:rsidRPr="002D0A71">
              <w:rPr>
                <w:lang w:eastAsia="de-CH"/>
              </w:rPr>
              <w:t xml:space="preserve">MS01 </w:t>
            </w:r>
          </w:p>
        </w:tc>
        <w:tc>
          <w:tcPr>
            <w:tcW w:w="983" w:type="pct"/>
            <w:hideMark/>
          </w:tcPr>
          <w:p w:rsidR="007B6A90" w:rsidRPr="002D0A71" w:rsidRDefault="007B6A90" w:rsidP="005D121A">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5D121A">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5D121A">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5D121A">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5D121A">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April 13, </w:t>
            </w:r>
            <w:r w:rsidRPr="002D0A71">
              <w:rPr>
                <w:lang w:eastAsia="de-CH"/>
              </w:rPr>
              <w:lastRenderedPageBreak/>
              <w:t xml:space="preserve">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MS05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MS07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29, 5pm </w:t>
            </w:r>
          </w:p>
        </w:tc>
      </w:tr>
    </w:tbl>
    <w:p w:rsidR="007B6A90" w:rsidRDefault="007B6A90" w:rsidP="00D83E2B">
      <w:pPr>
        <w:pStyle w:val="Heading2"/>
        <w:rPr>
          <w:rFonts w:eastAsia="Times New Roman"/>
          <w:lang w:eastAsia="de-CH"/>
        </w:rPr>
      </w:pPr>
      <w:bookmarkStart w:id="29" w:name="Task_Assignments_and_Work_Estimation"/>
      <w:bookmarkStart w:id="30" w:name="_Toc224924390"/>
      <w:bookmarkEnd w:id="29"/>
      <w:r w:rsidRPr="002D0A71">
        <w:rPr>
          <w:rFonts w:eastAsia="Times New Roman"/>
          <w:lang w:eastAsia="de-CH"/>
        </w:rPr>
        <w:t>Task Assignments and Work Estimation</w:t>
      </w:r>
      <w:bookmarkEnd w:id="30"/>
    </w:p>
    <w:p w:rsidR="007B6A90" w:rsidRPr="00F7397F" w:rsidRDefault="007B6A90" w:rsidP="005D121A">
      <w:pPr>
        <w:pStyle w:val="Heading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10h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ReqP08 </w:t>
            </w:r>
          </w:p>
        </w:tc>
        <w:tc>
          <w:tcPr>
            <w:tcW w:w="0" w:type="auto"/>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1h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sidRPr="002D0A71">
              <w:rPr>
                <w:lang w:eastAsia="de-CH"/>
              </w:rPr>
              <w:t xml:space="preserve">ReqP10 </w:t>
            </w:r>
          </w:p>
        </w:tc>
        <w:tc>
          <w:tcPr>
            <w:tcW w:w="0" w:type="auto"/>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tcPr>
          <w:p w:rsidR="007B6A90" w:rsidRDefault="007B6A90" w:rsidP="005D121A">
            <w:pPr>
              <w:pStyle w:val="Table"/>
              <w:cnfStyle w:val="000000100000"/>
              <w:rPr>
                <w:lang w:eastAsia="de-CH"/>
              </w:rPr>
            </w:pPr>
            <w:r>
              <w:rPr>
                <w:lang w:eastAsia="de-CH"/>
              </w:rPr>
              <w:t>jab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ReqP12 </w:t>
            </w:r>
          </w:p>
        </w:tc>
        <w:tc>
          <w:tcPr>
            <w:tcW w:w="0" w:type="auto"/>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3h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Pr>
                <w:lang w:eastAsia="de-CH"/>
              </w:rPr>
              <w:t>ReqI12</w:t>
            </w:r>
          </w:p>
        </w:tc>
        <w:tc>
          <w:tcPr>
            <w:tcW w:w="0" w:type="auto"/>
          </w:tcPr>
          <w:p w:rsidR="007B6A90" w:rsidRPr="002D0A71" w:rsidRDefault="007B6A90" w:rsidP="005D121A">
            <w:pPr>
              <w:pStyle w:val="Table"/>
              <w:cnfStyle w:val="000000100000"/>
              <w:rPr>
                <w:lang w:eastAsia="de-CH"/>
              </w:rPr>
            </w:pPr>
            <w:r>
              <w:rPr>
                <w:lang w:eastAsia="de-CH"/>
              </w:rPr>
              <w:t>Power-Ups</w:t>
            </w:r>
          </w:p>
        </w:tc>
        <w:tc>
          <w:tcPr>
            <w:tcW w:w="0" w:type="auto"/>
          </w:tcPr>
          <w:p w:rsidR="007B6A90" w:rsidRDefault="007B6A90" w:rsidP="005D121A">
            <w:pPr>
              <w:pStyle w:val="Table"/>
              <w:cnfStyle w:val="000000100000"/>
              <w:rPr>
                <w:lang w:eastAsia="de-CH"/>
              </w:rPr>
            </w:pPr>
            <w:r>
              <w:rPr>
                <w:lang w:eastAsia="de-CH"/>
              </w:rPr>
              <w:t>cob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Default="007B6A90" w:rsidP="005D121A">
            <w:pPr>
              <w:pStyle w:val="Table"/>
              <w:rPr>
                <w:lang w:eastAsia="de-CH"/>
              </w:rPr>
            </w:pPr>
            <w:r>
              <w:rPr>
                <w:lang w:eastAsia="de-CH"/>
              </w:rPr>
              <w:t>ReqP20</w:t>
            </w:r>
          </w:p>
        </w:tc>
        <w:tc>
          <w:tcPr>
            <w:tcW w:w="0" w:type="auto"/>
          </w:tcPr>
          <w:p w:rsidR="007B6A90" w:rsidRDefault="007B6A90" w:rsidP="005D121A">
            <w:pPr>
              <w:pStyle w:val="Table"/>
              <w:cnfStyle w:val="000000010000"/>
              <w:rPr>
                <w:lang w:eastAsia="de-CH"/>
              </w:rPr>
            </w:pPr>
            <w:r>
              <w:rPr>
                <w:lang w:eastAsia="de-CH"/>
              </w:rPr>
              <w:t>Collecting Power-Ups</w:t>
            </w:r>
          </w:p>
        </w:tc>
        <w:tc>
          <w:tcPr>
            <w:tcW w:w="0" w:type="auto"/>
          </w:tcPr>
          <w:p w:rsidR="007B6A90" w:rsidRDefault="007B6A90" w:rsidP="005D121A">
            <w:pPr>
              <w:pStyle w:val="Table"/>
              <w:cnfStyle w:val="000000010000"/>
              <w:rPr>
                <w:lang w:eastAsia="de-CH"/>
              </w:rPr>
            </w:pPr>
            <w:r>
              <w:rPr>
                <w:lang w:eastAsia="de-CH"/>
              </w:rPr>
              <w:t>cob</w:t>
            </w:r>
          </w:p>
        </w:tc>
        <w:tc>
          <w:tcPr>
            <w:tcW w:w="0" w:type="auto"/>
          </w:tcPr>
          <w:p w:rsidR="007B6A90" w:rsidRPr="002D0A71" w:rsidRDefault="007B6A90" w:rsidP="005D121A">
            <w:pPr>
              <w:pStyle w:val="Table"/>
              <w:cnfStyle w:val="000000010000"/>
              <w:rPr>
                <w:lang w:eastAsia="de-CH"/>
              </w:rPr>
            </w:pPr>
            <w:r>
              <w:rPr>
                <w:lang w:eastAsia="de-CH"/>
              </w:rPr>
              <w:t>1h</w:t>
            </w:r>
          </w:p>
        </w:tc>
      </w:tr>
    </w:tbl>
    <w:p w:rsidR="007B6A90" w:rsidRPr="00F7397F" w:rsidRDefault="007B6A90"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877" w:type="pct"/>
            <w:hideMark/>
          </w:tcPr>
          <w:p w:rsidR="007B6A90" w:rsidRPr="002D0A71" w:rsidRDefault="007B6A90" w:rsidP="005D121A">
            <w:pPr>
              <w:pStyle w:val="Table"/>
              <w:rPr>
                <w:lang w:eastAsia="de-CH"/>
              </w:rPr>
            </w:pPr>
            <w:r w:rsidRPr="002D0A71">
              <w:rPr>
                <w:lang w:eastAsia="de-CH"/>
              </w:rPr>
              <w:t xml:space="preserve">ReqI05 </w:t>
            </w:r>
          </w:p>
        </w:tc>
        <w:tc>
          <w:tcPr>
            <w:tcW w:w="187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ReqP09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5D121A">
            <w:pPr>
              <w:pStyle w:val="Table"/>
              <w:cnfStyle w:val="000000100000"/>
              <w:rPr>
                <w:lang w:eastAsia="de-CH"/>
              </w:rPr>
            </w:pPr>
            <w:r>
              <w:rPr>
                <w:lang w:eastAsia="de-CH"/>
              </w:rPr>
              <w:t>dpk</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 xml:space="preserve">ReqP13 </w:t>
            </w:r>
          </w:p>
        </w:tc>
        <w:tc>
          <w:tcPr>
            <w:tcW w:w="0" w:type="auto"/>
            <w:hideMark/>
          </w:tcPr>
          <w:p w:rsidR="007B6A90" w:rsidRPr="002D0A71" w:rsidRDefault="007B6A90" w:rsidP="005D121A">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 xml:space="preserve">ReqP14 </w:t>
            </w:r>
          </w:p>
        </w:tc>
        <w:tc>
          <w:tcPr>
            <w:tcW w:w="0" w:type="auto"/>
            <w:hideMark/>
          </w:tcPr>
          <w:p w:rsidR="007B6A90" w:rsidRPr="002D0A71" w:rsidRDefault="007B6A90" w:rsidP="005D121A">
            <w:pPr>
              <w:pStyle w:val="Table"/>
              <w:cnfStyle w:val="000000100000"/>
              <w:rPr>
                <w:lang w:eastAsia="de-CH"/>
              </w:rPr>
            </w:pPr>
            <w:r>
              <w:rPr>
                <w:lang w:eastAsia="de-CH"/>
              </w:rPr>
              <w:t>Flame Thrower Island Destruction</w:t>
            </w:r>
          </w:p>
        </w:tc>
        <w:tc>
          <w:tcPr>
            <w:tcW w:w="0" w:type="auto"/>
            <w:hideMark/>
          </w:tcPr>
          <w:p w:rsidR="007B6A90" w:rsidRPr="002D0A71" w:rsidRDefault="007B6A90" w:rsidP="005D121A">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ReqUI06</w:t>
            </w:r>
          </w:p>
        </w:tc>
        <w:tc>
          <w:tcPr>
            <w:tcW w:w="0" w:type="auto"/>
            <w:hideMark/>
          </w:tcPr>
          <w:p w:rsidR="007B6A90" w:rsidRPr="002D0A71" w:rsidRDefault="007B6A90" w:rsidP="005D121A">
            <w:pPr>
              <w:pStyle w:val="Table"/>
              <w:cnfStyle w:val="000000100000"/>
              <w:rPr>
                <w:lang w:eastAsia="de-CH"/>
              </w:rPr>
            </w:pPr>
            <w:r>
              <w:rPr>
                <w:lang w:eastAsia="de-CH"/>
              </w:rPr>
              <w:t>Simple HUD</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ReqP19</w:t>
            </w:r>
          </w:p>
        </w:tc>
        <w:tc>
          <w:tcPr>
            <w:tcW w:w="0" w:type="auto"/>
            <w:hideMark/>
          </w:tcPr>
          <w:p w:rsidR="007B6A90" w:rsidRPr="002D0A71" w:rsidRDefault="007B6A90" w:rsidP="005D121A">
            <w:pPr>
              <w:pStyle w:val="Table"/>
              <w:cnfStyle w:val="000000010000"/>
              <w:rPr>
                <w:lang w:eastAsia="de-CH"/>
              </w:rPr>
            </w:pPr>
            <w:r>
              <w:rPr>
                <w:lang w:eastAsia="de-CH"/>
              </w:rPr>
              <w:t>Aiming Aids</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Heading2"/>
        <w:rPr>
          <w:rFonts w:eastAsia="Times New Roman"/>
          <w:lang w:eastAsia="de-CH"/>
        </w:rPr>
      </w:pPr>
      <w:bookmarkStart w:id="31" w:name="Development_Timetable"/>
      <w:bookmarkStart w:id="32" w:name="_Toc224924391"/>
      <w:bookmarkEnd w:id="31"/>
      <w:r w:rsidRPr="002D0A71">
        <w:rPr>
          <w:rFonts w:eastAsia="Times New Roman"/>
          <w:lang w:eastAsia="de-CH"/>
        </w:rPr>
        <w:lastRenderedPageBreak/>
        <w:t>Development Timetable</w:t>
      </w:r>
      <w:bookmarkEnd w:id="32"/>
    </w:p>
    <w:p w:rsidR="007B6A90" w:rsidRPr="001A4D71" w:rsidRDefault="007B6A90"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5D121A">
        <w:trPr>
          <w:cnfStyle w:val="000000100000"/>
        </w:trPr>
        <w:tc>
          <w:tcPr>
            <w:cnfStyle w:val="001000000000"/>
            <w:tcW w:w="519"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hideMark/>
          </w:tcPr>
          <w:p w:rsidR="007B6A90" w:rsidRDefault="007B6A90" w:rsidP="005D121A">
            <w:pPr>
              <w:pStyle w:val="Table"/>
              <w:cnfStyle w:val="000000100000"/>
              <w:rPr>
                <w:lang w:eastAsia="de-CH"/>
              </w:rPr>
            </w:pPr>
            <w:r>
              <w:rPr>
                <w:lang w:eastAsia="de-CH"/>
              </w:rPr>
              <w:t>jab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3</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ReqI12</w:t>
            </w:r>
          </w:p>
        </w:tc>
        <w:tc>
          <w:tcPr>
            <w:tcW w:w="0" w:type="auto"/>
            <w:hideMark/>
          </w:tcPr>
          <w:p w:rsidR="007B6A90" w:rsidRPr="002D0A71" w:rsidRDefault="007B6A90" w:rsidP="005D121A">
            <w:pPr>
              <w:pStyle w:val="Table"/>
              <w:cnfStyle w:val="000000100000"/>
              <w:rPr>
                <w:lang w:eastAsia="de-CH"/>
              </w:rPr>
            </w:pPr>
            <w:r>
              <w:rPr>
                <w:lang w:eastAsia="de-CH"/>
              </w:rPr>
              <w:t>Power-Ups</w:t>
            </w:r>
          </w:p>
        </w:tc>
        <w:tc>
          <w:tcPr>
            <w:tcW w:w="0" w:type="auto"/>
            <w:hideMark/>
          </w:tcPr>
          <w:p w:rsidR="007B6A90" w:rsidRDefault="007B6A90" w:rsidP="005D121A">
            <w:pPr>
              <w:pStyle w:val="Table"/>
              <w:cnfStyle w:val="000000100000"/>
              <w:rPr>
                <w:lang w:eastAsia="de-CH"/>
              </w:rPr>
            </w:pPr>
            <w:r>
              <w:rPr>
                <w:lang w:eastAsia="de-CH"/>
              </w:rPr>
              <w:t>cob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ReqP20</w:t>
            </w:r>
          </w:p>
        </w:tc>
        <w:tc>
          <w:tcPr>
            <w:tcW w:w="0" w:type="auto"/>
            <w:hideMark/>
          </w:tcPr>
          <w:p w:rsidR="007B6A90" w:rsidRPr="002D0A71" w:rsidRDefault="007B6A90" w:rsidP="005D121A">
            <w:pPr>
              <w:pStyle w:val="Table"/>
              <w:cnfStyle w:val="000000010000"/>
              <w:rPr>
                <w:lang w:eastAsia="de-CH"/>
              </w:rPr>
            </w:pPr>
            <w:r>
              <w:rPr>
                <w:lang w:eastAsia="de-CH"/>
              </w:rPr>
              <w:t>Collecting Power-Ups</w:t>
            </w:r>
          </w:p>
        </w:tc>
        <w:tc>
          <w:tcPr>
            <w:tcW w:w="0" w:type="auto"/>
            <w:hideMark/>
          </w:tcPr>
          <w:p w:rsidR="007B6A90" w:rsidRDefault="007B6A90" w:rsidP="005D121A">
            <w:pPr>
              <w:pStyle w:val="Table"/>
              <w:cnfStyle w:val="000000010000"/>
              <w:rPr>
                <w:lang w:eastAsia="de-CH"/>
              </w:rPr>
            </w:pPr>
            <w:r>
              <w:rPr>
                <w:lang w:eastAsia="de-CH"/>
              </w:rPr>
              <w:t>cob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4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1 </w:t>
            </w:r>
          </w:p>
        </w:tc>
      </w:tr>
    </w:tbl>
    <w:p w:rsidR="007B6A90" w:rsidRPr="001A4D71" w:rsidRDefault="007B6A90" w:rsidP="001A4D71">
      <w:pPr>
        <w:pStyle w:val="Subtitle"/>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1 </w:t>
            </w:r>
          </w:p>
        </w:tc>
      </w:tr>
    </w:tbl>
    <w:p w:rsidR="007B6A90" w:rsidRDefault="007B6A90" w:rsidP="005D121A">
      <w:pPr>
        <w:pStyle w:val="Subtitle"/>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Subtitle"/>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Subtitle"/>
      </w:pPr>
      <w:r>
        <w:t>Week 15: 06.4.-12.4. Working towards MS04</w:t>
      </w:r>
    </w:p>
    <w:p w:rsidR="007B6A90" w:rsidRPr="002E102D" w:rsidRDefault="007B6A90" w:rsidP="002E102D">
      <w:r>
        <w:t>Exact schedule to be determined.</w:t>
      </w:r>
    </w:p>
    <w:p w:rsidR="007B6A90" w:rsidRDefault="007B6A90" w:rsidP="007A695B">
      <w:pPr>
        <w:pStyle w:val="Subtitle"/>
      </w:pPr>
      <w:r>
        <w:t xml:space="preserve">Week 16: 13.4.-19.4. Working towards MS05 </w:t>
      </w:r>
    </w:p>
    <w:p w:rsidR="007B6A90" w:rsidRPr="002E102D" w:rsidRDefault="007B6A90" w:rsidP="002E102D">
      <w:r>
        <w:t>Exact schedule to be determined.</w:t>
      </w:r>
    </w:p>
    <w:p w:rsidR="007B6A90" w:rsidRDefault="007B6A90" w:rsidP="007A695B">
      <w:pPr>
        <w:pStyle w:val="Subtitle"/>
      </w:pPr>
      <w:r>
        <w:t xml:space="preserve">Week 17: 20.4.-26.4. Working towards MS05 </w:t>
      </w:r>
    </w:p>
    <w:p w:rsidR="007B6A90" w:rsidRPr="002E102D" w:rsidRDefault="007B6A90" w:rsidP="002E102D">
      <w:r>
        <w:t>Exact schedule to be determined.</w:t>
      </w:r>
    </w:p>
    <w:p w:rsidR="007B6A90" w:rsidRDefault="007B6A90" w:rsidP="007A695B">
      <w:pPr>
        <w:pStyle w:val="Subtitle"/>
      </w:pPr>
      <w:r>
        <w:t>Week 18: 27.4.-03.5. Working towards MS05</w:t>
      </w:r>
    </w:p>
    <w:p w:rsidR="007B6A90" w:rsidRPr="002E102D" w:rsidRDefault="007B6A90" w:rsidP="002E102D">
      <w:r>
        <w:t>Exact schedule to be determined.</w:t>
      </w:r>
    </w:p>
    <w:p w:rsidR="007B6A90" w:rsidRDefault="007B6A90" w:rsidP="007A695B">
      <w:pPr>
        <w:pStyle w:val="Subtitle"/>
      </w:pPr>
      <w:r>
        <w:t>Week 19: 04.5.-10.5. Working towards MS06</w:t>
      </w:r>
    </w:p>
    <w:p w:rsidR="007B6A90" w:rsidRPr="002E102D" w:rsidRDefault="007B6A90" w:rsidP="002E102D">
      <w:r>
        <w:t>Exact schedule to be determined.</w:t>
      </w:r>
    </w:p>
    <w:p w:rsidR="007B6A90" w:rsidRDefault="007B6A90" w:rsidP="007A695B">
      <w:pPr>
        <w:pStyle w:val="Subtitle"/>
      </w:pPr>
      <w:r>
        <w:t>Week 20: 11.5.-17.5. Working towards MS07</w:t>
      </w:r>
    </w:p>
    <w:p w:rsidR="007B6A90" w:rsidRPr="002E102D" w:rsidRDefault="007B6A90" w:rsidP="002E102D">
      <w:r>
        <w:t>Exact schedule to be determined.</w:t>
      </w:r>
    </w:p>
    <w:p w:rsidR="007B6A90" w:rsidRDefault="007B6A90" w:rsidP="007A695B">
      <w:pPr>
        <w:pStyle w:val="Subtitle"/>
      </w:pPr>
      <w:r>
        <w:t>Week 21: 18.5.-24.5. Working towards MS07</w:t>
      </w:r>
    </w:p>
    <w:p w:rsidR="007B6A90" w:rsidRPr="002E102D" w:rsidRDefault="007B6A90" w:rsidP="002E102D">
      <w:r>
        <w:t>Exact schedule to be determined.</w:t>
      </w:r>
    </w:p>
    <w:p w:rsidR="007B6A90" w:rsidRDefault="007B6A90" w:rsidP="007A695B">
      <w:pPr>
        <w:pStyle w:val="Subtitle"/>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Heading1"/>
        <w:rPr>
          <w:rFonts w:eastAsia="Times New Roman"/>
          <w:kern w:val="36"/>
          <w:lang w:eastAsia="de-CH"/>
        </w:rPr>
      </w:pPr>
      <w:bookmarkStart w:id="33" w:name="Assessment"/>
      <w:bookmarkEnd w:id="33"/>
      <w:r w:rsidRPr="002D0A71">
        <w:rPr>
          <w:rFonts w:eastAsia="Times New Roman"/>
          <w:kern w:val="36"/>
          <w:lang w:eastAsia="de-CH"/>
        </w:rPr>
        <w:t>Assessment</w:t>
      </w:r>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lastRenderedPageBreak/>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0C7FA5" w:rsidP="007B6A90">
      <w:pPr>
        <w:pStyle w:val="Title"/>
        <w:jc w:val="left"/>
        <w:rPr>
          <w:lang w:eastAsia="de-CH"/>
        </w:rPr>
      </w:pPr>
      <w:r w:rsidRPr="000C7FA5">
        <w:fldChar w:fldCharType="begin"/>
      </w:r>
      <w:r w:rsidR="00A879E1">
        <w:instrText xml:space="preserve"> INCLUDETEXT "E:\\Projekte\\eth_magma\\trunk\\documentation\\chapter1_proposal_schedule.docx" </w:instrText>
      </w:r>
      <w:r w:rsidRPr="000C7FA5">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0C7FA5" w:rsidP="00C16E97">
      <w:r>
        <w:fldChar w:fldCharType="end"/>
      </w:r>
    </w:p>
    <w:p w:rsidR="008E5695" w:rsidRDefault="008E5695">
      <w:pPr>
        <w:jc w:val="left"/>
      </w:pPr>
      <w:r>
        <w:br w:type="page"/>
      </w:r>
    </w:p>
    <w:p w:rsidR="005D121A" w:rsidRDefault="005D121A" w:rsidP="005D121A">
      <w:pPr>
        <w:pStyle w:val="Title"/>
      </w:pPr>
      <w:bookmarkStart w:id="34" w:name="_Toc224924392"/>
      <w:r>
        <w:lastRenderedPageBreak/>
        <w:t>Part 2 - Prototyp</w:t>
      </w:r>
      <w:r w:rsidR="002C78E4">
        <w:t>e</w:t>
      </w:r>
      <w:bookmarkEnd w:id="34"/>
    </w:p>
    <w:p w:rsidR="004E2BB1" w:rsidRDefault="004E2BB1" w:rsidP="00CB4759">
      <w:pPr>
        <w:pStyle w:val="Heading1"/>
      </w:pPr>
      <w:r>
        <w:t>Screenshots</w:t>
      </w:r>
    </w:p>
    <w:p w:rsidR="00DF5B5C" w:rsidRDefault="00DF5B5C" w:rsidP="00DF5B5C">
      <w:pPr>
        <w:keepNext/>
      </w:pPr>
      <w:r>
        <w:rPr>
          <w:noProof/>
          <w:lang w:val="de-CH" w:eastAsia="de-CH" w:bidi="ar-SA"/>
        </w:rPr>
        <w:drawing>
          <wp:inline distT="0" distB="0" distL="0" distR="0">
            <wp:extent cx="5199380" cy="3902075"/>
            <wp:effectExtent l="19050" t="0" r="1270" b="0"/>
            <wp:docPr id="7" name="Picture 2" descr="F:\Studium\Master\Game Programming Lab\documentation\screenshots_prototyp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Game Programming Lab\documentation\screenshots_prototype\islands.png"/>
                    <pic:cNvPicPr>
                      <a:picLocks noChangeAspect="1" noChangeArrowheads="1"/>
                    </pic:cNvPicPr>
                  </pic:nvPicPr>
                  <pic:blipFill>
                    <a:blip r:embed="rId21"/>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Pr="00DF5B5C" w:rsidRDefault="00DF5B5C" w:rsidP="00DF5B5C">
      <w:pPr>
        <w:pStyle w:val="Caption"/>
      </w:pPr>
      <w:r>
        <w:t>Two players standing on a moving island. There are two power ups on two different other islands which can be collected by the players.</w:t>
      </w:r>
    </w:p>
    <w:p w:rsidR="00DF5B5C" w:rsidRDefault="00DF5B5C" w:rsidP="00DF5B5C">
      <w:pPr>
        <w:keepNext/>
      </w:pPr>
      <w:r>
        <w:rPr>
          <w:noProof/>
          <w:lang w:val="de-CH" w:eastAsia="de-CH" w:bidi="ar-SA"/>
        </w:rPr>
        <w:lastRenderedPageBreak/>
        <w:drawing>
          <wp:inline distT="0" distB="0" distL="0" distR="0">
            <wp:extent cx="5199380" cy="3902075"/>
            <wp:effectExtent l="19050" t="0" r="1270" b="0"/>
            <wp:docPr id="2" name="Picture 1" descr="F:\Studium\Master\Game Programming Lab\documentation\screenshots_prototype\ice_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Game Programming Lab\documentation\screenshots_prototype\ice_spikes.png"/>
                    <pic:cNvPicPr>
                      <a:picLocks noChangeAspect="1" noChangeArrowheads="1"/>
                    </pic:cNvPicPr>
                  </pic:nvPicPr>
                  <pic:blipFill>
                    <a:blip r:embed="rId22"/>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Default="00DF5B5C" w:rsidP="00DF5B5C">
      <w:pPr>
        <w:pStyle w:val="Caption"/>
      </w:pPr>
      <w:r>
        <w:t>A player shooting a bunch of ice-spike.</w:t>
      </w:r>
    </w:p>
    <w:p w:rsidR="00DF5B5C" w:rsidRDefault="00DF5B5C" w:rsidP="00DF5B5C">
      <w:pPr>
        <w:keepNext/>
      </w:pPr>
      <w:r>
        <w:rPr>
          <w:noProof/>
          <w:lang w:val="de-CH" w:eastAsia="de-CH" w:bidi="ar-SA"/>
        </w:rPr>
        <w:drawing>
          <wp:inline distT="0" distB="0" distL="0" distR="0">
            <wp:extent cx="5199380" cy="3902075"/>
            <wp:effectExtent l="19050" t="0" r="1270" b="0"/>
            <wp:docPr id="4" name="Picture 3" descr="F:\Studium\Master\Game Programming Lab\documentation\screenshots_prototype\jet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Game Programming Lab\documentation\screenshots_prototype\jetpack.png"/>
                    <pic:cNvPicPr>
                      <a:picLocks noChangeAspect="1" noChangeArrowheads="1"/>
                    </pic:cNvPicPr>
                  </pic:nvPicPr>
                  <pic:blipFill>
                    <a:blip r:embed="rId23"/>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4E2BB1" w:rsidRPr="004E2BB1" w:rsidRDefault="00DF5B5C" w:rsidP="00DF5B5C">
      <w:pPr>
        <w:pStyle w:val="Caption"/>
      </w:pPr>
      <w:r>
        <w:t>A player using his jetpack to move to the smaller, upper island. As visible in the text on top, using the jetpack needs fuel.</w:t>
      </w:r>
    </w:p>
    <w:p w:rsidR="00C97916" w:rsidRDefault="00C97916">
      <w:pPr>
        <w:jc w:val="left"/>
        <w:rPr>
          <w:b/>
          <w:bCs/>
          <w:caps/>
          <w:color w:val="FFFFFF" w:themeColor="background1"/>
          <w:spacing w:val="15"/>
          <w:sz w:val="24"/>
          <w:szCs w:val="22"/>
        </w:rPr>
      </w:pPr>
      <w:r>
        <w:br w:type="page"/>
      </w:r>
    </w:p>
    <w:p w:rsidR="008E5695" w:rsidRDefault="00CB4759" w:rsidP="00CB4759">
      <w:pPr>
        <w:pStyle w:val="Heading1"/>
      </w:pPr>
      <w:r>
        <w:lastRenderedPageBreak/>
        <w:t>Findings</w:t>
      </w:r>
    </w:p>
    <w:p w:rsidR="007E7928" w:rsidRDefault="007E7928" w:rsidP="005D121A">
      <w:pPr>
        <w:pStyle w:val="Heading2"/>
      </w:pPr>
      <w:bookmarkStart w:id="35" w:name="_Toc224924393"/>
      <w:r>
        <w:t>Positioning</w:t>
      </w:r>
      <w:bookmarkEnd w:id="35"/>
    </w:p>
    <w:p w:rsidR="007E7928" w:rsidRPr="007E7928" w:rsidRDefault="007E7928" w:rsidP="007E7928">
      <w:r>
        <w:t>It is very hard to position on selves in the 3D environment. To make the task easier we added shadows so a player can look at the 3D projection of the island and his robot to more easily track his position. To control a player hidden behind an island or another object, we will implement some feature showing his contours projected onto such object. Finally, we will have to further experiment with the angle and lens used for the camera to reduce positioning problems.</w:t>
      </w:r>
    </w:p>
    <w:p w:rsidR="005D121A" w:rsidRDefault="005D121A" w:rsidP="005D121A">
      <w:pPr>
        <w:pStyle w:val="Heading2"/>
      </w:pPr>
      <w:bookmarkStart w:id="36" w:name="_Toc224924394"/>
      <w:r>
        <w:t>Island movement</w:t>
      </w:r>
      <w:bookmarkEnd w:id="36"/>
    </w:p>
    <w:p w:rsidR="00CB4759" w:rsidRPr="00CB4759" w:rsidRDefault="00CB4759" w:rsidP="00CB4759">
      <w:r>
        <w:t>Using free jetpack movement it’s nearly impossible to move between islands. Therefore a more passive approach (like selecting the island and automatic flying) should be taken. This could also have the advantage that a player can look around and shoot spikes at another while flying.</w:t>
      </w:r>
    </w:p>
    <w:p w:rsidR="008E5695" w:rsidRDefault="005D121A" w:rsidP="005D121A">
      <w:pPr>
        <w:pStyle w:val="Heading2"/>
      </w:pPr>
      <w:bookmarkStart w:id="37" w:name="_Toc224924395"/>
      <w:r>
        <w:t>Parameter Tuning</w:t>
      </w:r>
      <w:bookmarkEnd w:id="37"/>
    </w:p>
    <w:p w:rsidR="005D121A" w:rsidRPr="005D121A" w:rsidRDefault="00E7028B" w:rsidP="005D121A">
      <w:r>
        <w:t>Without the need to drastically change certain implementations and aspects of the game, one can heavily improve the experience by tuning parameters (like damage done, gravity, jetpack-acceleration, etc.). To simplify this task and to allow fast testing of different parameters we implemented a game console which shows the state of all active entities on screen and allows to directly manipulate them.</w:t>
      </w:r>
    </w:p>
    <w:p w:rsidR="005D121A" w:rsidRDefault="005D121A">
      <w:pPr>
        <w:jc w:val="left"/>
        <w:rPr>
          <w:caps/>
          <w:color w:val="D34817" w:themeColor="accent1"/>
          <w:spacing w:val="10"/>
          <w:kern w:val="28"/>
          <w:sz w:val="52"/>
          <w:szCs w:val="52"/>
        </w:rPr>
      </w:pPr>
      <w:r>
        <w:br w:type="page"/>
      </w:r>
    </w:p>
    <w:p w:rsidR="008E5695" w:rsidRDefault="000C7FA5" w:rsidP="004332BF">
      <w:pPr>
        <w:pStyle w:val="Title"/>
        <w:jc w:val="left"/>
      </w:pPr>
      <w:r w:rsidRPr="000C7FA5">
        <w:lastRenderedPageBreak/>
        <w:fldChar w:fldCharType="begin"/>
      </w:r>
      <w:r w:rsidR="008E5695">
        <w:instrText xml:space="preserve"> INCLUDETEXT "E:\\Projekte\\eth_magma\\trunk\\documentation\\chapter3_interim_report.docx" </w:instrText>
      </w:r>
      <w:r w:rsidRPr="000C7FA5">
        <w:fldChar w:fldCharType="separate"/>
      </w:r>
      <w:bookmarkStart w:id="38" w:name="_Toc224924396"/>
      <w:r w:rsidR="008E5695">
        <w:t>Part 3 – Interim Report</w:t>
      </w:r>
      <w:bookmarkEnd w:id="38"/>
    </w:p>
    <w:p w:rsidR="008E5695" w:rsidRDefault="000C7FA5" w:rsidP="00C16E97">
      <w:r>
        <w:fldChar w:fldCharType="end"/>
      </w:r>
    </w:p>
    <w:p w:rsidR="008E5695" w:rsidRDefault="008E5695">
      <w:pPr>
        <w:jc w:val="left"/>
      </w:pPr>
      <w:r>
        <w:br w:type="page"/>
      </w:r>
    </w:p>
    <w:p w:rsidR="008E5695" w:rsidRDefault="000C7FA5" w:rsidP="004332BF">
      <w:pPr>
        <w:pStyle w:val="Title"/>
        <w:jc w:val="left"/>
      </w:pPr>
      <w:r w:rsidRPr="000C7FA5">
        <w:lastRenderedPageBreak/>
        <w:fldChar w:fldCharType="begin"/>
      </w:r>
      <w:r w:rsidR="008E5695">
        <w:instrText xml:space="preserve"> INCLUDETEXT "E:\\Projekte\\eth_magma\\trunk\\documentation\\chapter4_alpha_release.docx" </w:instrText>
      </w:r>
      <w:r w:rsidRPr="000C7FA5">
        <w:fldChar w:fldCharType="separate"/>
      </w:r>
      <w:bookmarkStart w:id="39" w:name="_Toc224924397"/>
      <w:r w:rsidR="008E5695">
        <w:t>Part 4 – Alpha Release</w:t>
      </w:r>
      <w:bookmarkEnd w:id="39"/>
    </w:p>
    <w:p w:rsidR="008E5695" w:rsidRDefault="000C7FA5" w:rsidP="008E5695">
      <w:r>
        <w:fldChar w:fldCharType="end"/>
      </w:r>
    </w:p>
    <w:p w:rsidR="008E5695" w:rsidRDefault="008E5695">
      <w:pPr>
        <w:jc w:val="left"/>
      </w:pPr>
      <w:r>
        <w:br w:type="page"/>
      </w:r>
    </w:p>
    <w:p w:rsidR="008E5695" w:rsidRDefault="000C7FA5" w:rsidP="004332BF">
      <w:pPr>
        <w:pStyle w:val="Title"/>
        <w:jc w:val="left"/>
      </w:pPr>
      <w:r w:rsidRPr="000C7FA5">
        <w:lastRenderedPageBreak/>
        <w:fldChar w:fldCharType="begin"/>
      </w:r>
      <w:r w:rsidR="008E5695">
        <w:instrText xml:space="preserve"> INCLUDETEXT "E:\\Projekte\\eth_magma\\trunk\\documentation\\chapter5_playtesting.docx" </w:instrText>
      </w:r>
      <w:r w:rsidRPr="000C7FA5">
        <w:fldChar w:fldCharType="separate"/>
      </w:r>
      <w:bookmarkStart w:id="40" w:name="_Toc224924398"/>
      <w:r w:rsidR="008E5695">
        <w:t>Part 5 – Playtesting</w:t>
      </w:r>
      <w:bookmarkEnd w:id="40"/>
    </w:p>
    <w:p w:rsidR="008E5695" w:rsidRDefault="000C7FA5" w:rsidP="008E5695">
      <w:r>
        <w:fldChar w:fldCharType="end"/>
      </w:r>
    </w:p>
    <w:p w:rsidR="008E5695" w:rsidRDefault="008E5695">
      <w:pPr>
        <w:jc w:val="left"/>
      </w:pPr>
      <w:r>
        <w:br w:type="page"/>
      </w:r>
    </w:p>
    <w:p w:rsidR="008E5695" w:rsidRDefault="000C7FA5" w:rsidP="004332BF">
      <w:pPr>
        <w:pStyle w:val="Title"/>
        <w:jc w:val="left"/>
      </w:pPr>
      <w:r w:rsidRPr="000C7FA5">
        <w:lastRenderedPageBreak/>
        <w:fldChar w:fldCharType="begin"/>
      </w:r>
      <w:r w:rsidR="008E5695">
        <w:instrText xml:space="preserve"> INCLUDETEXT "E:\\Projekte\\eth_magma\\trunk\\documentation\\chapter6_public_presentation_and_conclusion.docx" </w:instrText>
      </w:r>
      <w:r w:rsidRPr="000C7FA5">
        <w:fldChar w:fldCharType="separate"/>
      </w:r>
      <w:bookmarkStart w:id="41" w:name="_Toc224924399"/>
      <w:r w:rsidR="008E5695">
        <w:t>Part 6 – Public Presentation and Conclusion</w:t>
      </w:r>
      <w:bookmarkEnd w:id="41"/>
    </w:p>
    <w:p w:rsidR="008E5695" w:rsidRDefault="000C7FA5" w:rsidP="008E5695">
      <w:r>
        <w:fldChar w:fldCharType="end"/>
      </w:r>
    </w:p>
    <w:p w:rsidR="00C16E97" w:rsidRPr="001376E6" w:rsidRDefault="00C16E97" w:rsidP="00C16E97"/>
    <w:sectPr w:rsidR="00C16E97" w:rsidRPr="001376E6" w:rsidSect="00CD4B0E">
      <w:footerReference w:type="even" r:id="rId24"/>
      <w:footerReference w:type="default" r:id="rId25"/>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51F7" w:rsidRDefault="001751F7" w:rsidP="00F950B7">
      <w:pPr>
        <w:spacing w:before="0" w:after="0" w:line="240" w:lineRule="auto"/>
      </w:pPr>
      <w:r>
        <w:separator/>
      </w:r>
    </w:p>
  </w:endnote>
  <w:endnote w:type="continuationSeparator" w:id="1">
    <w:p w:rsidR="001751F7" w:rsidRDefault="001751F7"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5D121A">
      <w:trPr>
        <w:trHeight w:val="360"/>
      </w:trPr>
      <w:tc>
        <w:tcPr>
          <w:tcW w:w="1500" w:type="pct"/>
          <w:shd w:val="clear" w:color="auto" w:fill="956251" w:themeFill="accent4"/>
        </w:tcPr>
        <w:p w:rsidR="005D121A" w:rsidRDefault="005D121A">
          <w:pPr>
            <w:pStyle w:val="Footer"/>
            <w:rPr>
              <w:color w:val="FFFFFF" w:themeColor="background1"/>
            </w:rPr>
          </w:pPr>
          <w:fldSimple w:instr=" PAGE   \* MERGEFORMAT ">
            <w:r w:rsidR="00513FE7" w:rsidRPr="00513FE7">
              <w:rPr>
                <w:noProof/>
                <w:color w:val="FFFFFF" w:themeColor="background1"/>
              </w:rPr>
              <w:t>2</w:t>
            </w:r>
          </w:fldSimple>
        </w:p>
      </w:tc>
      <w:tc>
        <w:tcPr>
          <w:tcW w:w="3500" w:type="pct"/>
        </w:tcPr>
        <w:p w:rsidR="005D121A" w:rsidRDefault="005D121A">
          <w:pPr>
            <w:pStyle w:val="Footer"/>
          </w:pPr>
        </w:p>
      </w:tc>
    </w:tr>
  </w:tbl>
  <w:p w:rsidR="005D121A" w:rsidRDefault="005D121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5D121A">
      <w:trPr>
        <w:trHeight w:val="360"/>
      </w:trPr>
      <w:tc>
        <w:tcPr>
          <w:tcW w:w="3500" w:type="pct"/>
        </w:tcPr>
        <w:p w:rsidR="005D121A" w:rsidRDefault="005D121A">
          <w:pPr>
            <w:pStyle w:val="Footer"/>
            <w:jc w:val="right"/>
          </w:pPr>
        </w:p>
      </w:tc>
      <w:tc>
        <w:tcPr>
          <w:tcW w:w="1500" w:type="pct"/>
          <w:shd w:val="clear" w:color="auto" w:fill="956251" w:themeFill="accent4"/>
        </w:tcPr>
        <w:p w:rsidR="005D121A" w:rsidRDefault="005D121A">
          <w:pPr>
            <w:pStyle w:val="Footer"/>
            <w:jc w:val="right"/>
            <w:rPr>
              <w:color w:val="FFFFFF" w:themeColor="background1"/>
            </w:rPr>
          </w:pPr>
          <w:fldSimple w:instr=" PAGE    \* MERGEFORMAT ">
            <w:r w:rsidR="00513FE7" w:rsidRPr="00513FE7">
              <w:rPr>
                <w:noProof/>
                <w:color w:val="FFFFFF" w:themeColor="background1"/>
              </w:rPr>
              <w:t>3</w:t>
            </w:r>
          </w:fldSimple>
        </w:p>
      </w:tc>
    </w:tr>
  </w:tbl>
  <w:p w:rsidR="005D121A" w:rsidRDefault="005D12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51F7" w:rsidRDefault="001751F7" w:rsidP="00F950B7">
      <w:pPr>
        <w:spacing w:before="0" w:after="0" w:line="240" w:lineRule="auto"/>
      </w:pPr>
      <w:r>
        <w:separator/>
      </w:r>
    </w:p>
  </w:footnote>
  <w:footnote w:type="continuationSeparator" w:id="1">
    <w:p w:rsidR="001751F7" w:rsidRDefault="001751F7"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mirrorMargins/>
  <w:defaultTabStop w:val="708"/>
  <w:hyphenationZone w:val="425"/>
  <w:evenAndOddHeaders/>
  <w:drawingGridHorizontalSpacing w:val="110"/>
  <w:displayHorizontalDrawingGridEvery w:val="2"/>
  <w:characterSpacingControl w:val="doNotCompress"/>
  <w:hdrShapeDefaults>
    <o:shapedefaults v:ext="edit" spidmax="46082"/>
  </w:hdrShapeDefaults>
  <w:footnotePr>
    <w:footnote w:id="0"/>
    <w:footnote w:id="1"/>
  </w:footnotePr>
  <w:endnotePr>
    <w:endnote w:id="0"/>
    <w:endnote w:id="1"/>
  </w:endnotePr>
  <w:compat>
    <w:useFELayout/>
  </w:compat>
  <w:rsids>
    <w:rsidRoot w:val="002D0A71"/>
    <w:rsid w:val="00014320"/>
    <w:rsid w:val="00015986"/>
    <w:rsid w:val="00020AB3"/>
    <w:rsid w:val="00026790"/>
    <w:rsid w:val="00054512"/>
    <w:rsid w:val="000734EA"/>
    <w:rsid w:val="00075599"/>
    <w:rsid w:val="00086C8F"/>
    <w:rsid w:val="0009515A"/>
    <w:rsid w:val="000B73D9"/>
    <w:rsid w:val="000B7FF4"/>
    <w:rsid w:val="000C7FA5"/>
    <w:rsid w:val="000D66CB"/>
    <w:rsid w:val="000E34E7"/>
    <w:rsid w:val="000F600D"/>
    <w:rsid w:val="0011438F"/>
    <w:rsid w:val="00124A0D"/>
    <w:rsid w:val="001376E6"/>
    <w:rsid w:val="001416E4"/>
    <w:rsid w:val="001448C5"/>
    <w:rsid w:val="001643DC"/>
    <w:rsid w:val="001665E0"/>
    <w:rsid w:val="001751F7"/>
    <w:rsid w:val="001827E4"/>
    <w:rsid w:val="001900CA"/>
    <w:rsid w:val="001A06A5"/>
    <w:rsid w:val="001A35C9"/>
    <w:rsid w:val="001A4D71"/>
    <w:rsid w:val="001B122E"/>
    <w:rsid w:val="001C5AA3"/>
    <w:rsid w:val="001D2F9D"/>
    <w:rsid w:val="001D482D"/>
    <w:rsid w:val="001D5876"/>
    <w:rsid w:val="00202F82"/>
    <w:rsid w:val="002272B0"/>
    <w:rsid w:val="0022786C"/>
    <w:rsid w:val="00227E46"/>
    <w:rsid w:val="00233391"/>
    <w:rsid w:val="00236CB4"/>
    <w:rsid w:val="00257694"/>
    <w:rsid w:val="00263337"/>
    <w:rsid w:val="00265A05"/>
    <w:rsid w:val="0027336B"/>
    <w:rsid w:val="00293F76"/>
    <w:rsid w:val="002A02AC"/>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25DD"/>
    <w:rsid w:val="0036339B"/>
    <w:rsid w:val="00390091"/>
    <w:rsid w:val="00392CA6"/>
    <w:rsid w:val="00392D89"/>
    <w:rsid w:val="00397285"/>
    <w:rsid w:val="003A5404"/>
    <w:rsid w:val="003C0624"/>
    <w:rsid w:val="00402032"/>
    <w:rsid w:val="004137C4"/>
    <w:rsid w:val="00424307"/>
    <w:rsid w:val="00426DAB"/>
    <w:rsid w:val="004332BF"/>
    <w:rsid w:val="004562EE"/>
    <w:rsid w:val="0045693A"/>
    <w:rsid w:val="00470683"/>
    <w:rsid w:val="00487538"/>
    <w:rsid w:val="004C69E3"/>
    <w:rsid w:val="004D2CB1"/>
    <w:rsid w:val="004E2BB1"/>
    <w:rsid w:val="005032E0"/>
    <w:rsid w:val="00513FE7"/>
    <w:rsid w:val="00553FEE"/>
    <w:rsid w:val="005656BE"/>
    <w:rsid w:val="0056601B"/>
    <w:rsid w:val="005750BE"/>
    <w:rsid w:val="00575A8A"/>
    <w:rsid w:val="00582A9D"/>
    <w:rsid w:val="00593E96"/>
    <w:rsid w:val="005A64D1"/>
    <w:rsid w:val="005B0AF8"/>
    <w:rsid w:val="005C1A98"/>
    <w:rsid w:val="005D121A"/>
    <w:rsid w:val="005D6377"/>
    <w:rsid w:val="005D76A6"/>
    <w:rsid w:val="005E5BF0"/>
    <w:rsid w:val="00602468"/>
    <w:rsid w:val="0063275B"/>
    <w:rsid w:val="00634AF5"/>
    <w:rsid w:val="006421E8"/>
    <w:rsid w:val="006423D8"/>
    <w:rsid w:val="00687BE0"/>
    <w:rsid w:val="006A1113"/>
    <w:rsid w:val="006A25C9"/>
    <w:rsid w:val="006C0132"/>
    <w:rsid w:val="006E55B5"/>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E7928"/>
    <w:rsid w:val="007F1926"/>
    <w:rsid w:val="00843FBD"/>
    <w:rsid w:val="00855198"/>
    <w:rsid w:val="008C2790"/>
    <w:rsid w:val="008C68A5"/>
    <w:rsid w:val="008D0D0A"/>
    <w:rsid w:val="008E301F"/>
    <w:rsid w:val="008E5695"/>
    <w:rsid w:val="00906E35"/>
    <w:rsid w:val="00950B1F"/>
    <w:rsid w:val="00955745"/>
    <w:rsid w:val="009805D5"/>
    <w:rsid w:val="009D4986"/>
    <w:rsid w:val="009F702E"/>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97916"/>
    <w:rsid w:val="00CB4759"/>
    <w:rsid w:val="00CC226D"/>
    <w:rsid w:val="00CC4FC2"/>
    <w:rsid w:val="00CD4B0E"/>
    <w:rsid w:val="00D00E6D"/>
    <w:rsid w:val="00D07121"/>
    <w:rsid w:val="00D229A4"/>
    <w:rsid w:val="00D628EA"/>
    <w:rsid w:val="00D63B84"/>
    <w:rsid w:val="00D818A5"/>
    <w:rsid w:val="00D83E2B"/>
    <w:rsid w:val="00DA2C1E"/>
    <w:rsid w:val="00DB335A"/>
    <w:rsid w:val="00DB4F29"/>
    <w:rsid w:val="00DC2B59"/>
    <w:rsid w:val="00DD14D0"/>
    <w:rsid w:val="00DD167C"/>
    <w:rsid w:val="00DD3EC8"/>
    <w:rsid w:val="00DE7DB8"/>
    <w:rsid w:val="00DF5B5C"/>
    <w:rsid w:val="00E31637"/>
    <w:rsid w:val="00E34076"/>
    <w:rsid w:val="00E36B7D"/>
    <w:rsid w:val="00E5083D"/>
    <w:rsid w:val="00E60A9F"/>
    <w:rsid w:val="00E61D03"/>
    <w:rsid w:val="00E7028B"/>
    <w:rsid w:val="00E75766"/>
    <w:rsid w:val="00E769A9"/>
    <w:rsid w:val="00EA092C"/>
    <w:rsid w:val="00EA2086"/>
    <w:rsid w:val="00EC5DEC"/>
    <w:rsid w:val="00ED140D"/>
    <w:rsid w:val="00ED6852"/>
    <w:rsid w:val="00EE79C3"/>
    <w:rsid w:val="00EF1687"/>
    <w:rsid w:val="00EF75EA"/>
    <w:rsid w:val="00F027C2"/>
    <w:rsid w:val="00F10F14"/>
    <w:rsid w:val="00F12E59"/>
    <w:rsid w:val="00F23BB8"/>
    <w:rsid w:val="00F324A9"/>
    <w:rsid w:val="00F67C07"/>
    <w:rsid w:val="00F7397F"/>
    <w:rsid w:val="00F751EB"/>
    <w:rsid w:val="00F83C53"/>
    <w:rsid w:val="00F8697D"/>
    <w:rsid w:val="00F950B7"/>
    <w:rsid w:val="00FB643A"/>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basedOn w:val="Normal"/>
    <w:next w:val="Normal"/>
    <w:link w:val="Heading1Char"/>
    <w:uiPriority w:val="9"/>
    <w:qFormat/>
    <w:rsid w:val="00392CA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 w:val="24"/>
      <w:szCs w:val="22"/>
    </w:rPr>
  </w:style>
  <w:style w:type="paragraph" w:styleId="Heading2">
    <w:name w:val="heading 2"/>
    <w:basedOn w:val="Normal"/>
    <w:next w:val="Normal"/>
    <w:link w:val="Heading2Char"/>
    <w:uiPriority w:val="9"/>
    <w:unhideWhenUsed/>
    <w:qFormat/>
    <w:rsid w:val="00392CA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9D3511"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CA6"/>
    <w:rPr>
      <w:b/>
      <w:bCs/>
      <w:caps/>
      <w:color w:val="FFFFFF" w:themeColor="background1"/>
      <w:spacing w:val="15"/>
      <w:sz w:val="24"/>
      <w:shd w:val="clear" w:color="auto" w:fill="D34817" w:themeFill="accent1"/>
    </w:rPr>
  </w:style>
  <w:style w:type="character" w:customStyle="1" w:styleId="Heading2Char">
    <w:name w:val="Heading 2 Char"/>
    <w:basedOn w:val="DefaultParagraphFont"/>
    <w:link w:val="Heading2"/>
    <w:uiPriority w:val="9"/>
    <w:rsid w:val="00392CA6"/>
    <w:rPr>
      <w:caps/>
      <w:spacing w:val="15"/>
      <w:sz w:val="24"/>
      <w:shd w:val="clear" w:color="auto" w:fill="F9D8CD" w:themeFill="accent1" w:themeFillTint="33"/>
    </w:rPr>
  </w:style>
  <w:style w:type="character" w:customStyle="1" w:styleId="Heading3Char">
    <w:name w:val="Heading 3 Char"/>
    <w:basedOn w:val="DefaultParagraphFont"/>
    <w:link w:val="Heading3"/>
    <w:uiPriority w:val="9"/>
    <w:rsid w:val="006A25C9"/>
    <w:rPr>
      <w:caps/>
      <w:color w:val="68230B"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6A25C9"/>
    <w:pPr>
      <w:spacing w:before="720"/>
    </w:pPr>
    <w:rPr>
      <w:caps/>
      <w:color w:val="D34817" w:themeColor="accent1"/>
      <w:spacing w:val="10"/>
      <w:kern w:val="28"/>
      <w:sz w:val="52"/>
      <w:szCs w:val="52"/>
    </w:rPr>
  </w:style>
  <w:style w:type="character" w:customStyle="1" w:styleId="TitleChar">
    <w:name w:val="Title Char"/>
    <w:basedOn w:val="DefaultParagraphFont"/>
    <w:link w:val="Title"/>
    <w:uiPriority w:val="10"/>
    <w:rsid w:val="006A25C9"/>
    <w:rPr>
      <w:caps/>
      <w:color w:val="D34817"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9D3511" w:themeColor="accent1" w:themeShade="BF"/>
      <w:spacing w:val="10"/>
    </w:rPr>
  </w:style>
  <w:style w:type="character" w:customStyle="1" w:styleId="Heading5Char">
    <w:name w:val="Heading 5 Char"/>
    <w:basedOn w:val="DefaultParagraphFont"/>
    <w:link w:val="Heading5"/>
    <w:uiPriority w:val="9"/>
    <w:semiHidden/>
    <w:rsid w:val="006A25C9"/>
    <w:rPr>
      <w:caps/>
      <w:color w:val="9D3511" w:themeColor="accent1" w:themeShade="BF"/>
      <w:spacing w:val="10"/>
    </w:rPr>
  </w:style>
  <w:style w:type="character" w:customStyle="1" w:styleId="Heading6Char">
    <w:name w:val="Heading 6 Char"/>
    <w:basedOn w:val="DefaultParagraphFont"/>
    <w:link w:val="Heading6"/>
    <w:uiPriority w:val="9"/>
    <w:semiHidden/>
    <w:rsid w:val="006A25C9"/>
    <w:rPr>
      <w:caps/>
      <w:color w:val="9D3511" w:themeColor="accent1" w:themeShade="BF"/>
      <w:spacing w:val="10"/>
    </w:rPr>
  </w:style>
  <w:style w:type="character" w:customStyle="1" w:styleId="Heading7Char">
    <w:name w:val="Heading 7 Char"/>
    <w:basedOn w:val="DefaultParagraphFont"/>
    <w:link w:val="Heading7"/>
    <w:uiPriority w:val="9"/>
    <w:semiHidden/>
    <w:rsid w:val="006A25C9"/>
    <w:rPr>
      <w:caps/>
      <w:color w:val="9D3511"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unhideWhenUsed/>
    <w:qFormat/>
    <w:rsid w:val="006A25C9"/>
    <w:rPr>
      <w:b/>
      <w:bCs/>
      <w:color w:val="9D3511"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68230B"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34"/>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eQuoteChar">
    <w:name w:val="Intense Quote Char"/>
    <w:basedOn w:val="DefaultParagraphFont"/>
    <w:link w:val="IntenseQuote"/>
    <w:uiPriority w:val="30"/>
    <w:rsid w:val="006A25C9"/>
    <w:rPr>
      <w:i/>
      <w:iCs/>
      <w:color w:val="D34817" w:themeColor="accent1"/>
      <w:sz w:val="20"/>
      <w:szCs w:val="20"/>
    </w:rPr>
  </w:style>
  <w:style w:type="character" w:styleId="SubtleEmphasis">
    <w:name w:val="Subtle Emphasis"/>
    <w:uiPriority w:val="19"/>
    <w:qFormat/>
    <w:rsid w:val="006A25C9"/>
    <w:rPr>
      <w:i/>
      <w:iCs/>
      <w:color w:val="68230B" w:themeColor="accent1" w:themeShade="7F"/>
    </w:rPr>
  </w:style>
  <w:style w:type="character" w:styleId="IntenseEmphasis">
    <w:name w:val="Intense Emphasis"/>
    <w:uiPriority w:val="21"/>
    <w:qFormat/>
    <w:rsid w:val="006A25C9"/>
    <w:rPr>
      <w:b/>
      <w:bCs/>
      <w:caps/>
      <w:color w:val="68230B" w:themeColor="accent1" w:themeShade="7F"/>
      <w:spacing w:val="10"/>
    </w:rPr>
  </w:style>
  <w:style w:type="character" w:styleId="SubtleReference">
    <w:name w:val="Subtle Reference"/>
    <w:uiPriority w:val="31"/>
    <w:qFormat/>
    <w:rsid w:val="006A25C9"/>
    <w:rPr>
      <w:b/>
      <w:bCs/>
      <w:color w:val="D34817" w:themeColor="accent1"/>
    </w:rPr>
  </w:style>
  <w:style w:type="character" w:styleId="IntenseReference">
    <w:name w:val="Intense Reference"/>
    <w:uiPriority w:val="32"/>
    <w:qFormat/>
    <w:rsid w:val="006A25C9"/>
    <w:rPr>
      <w:b/>
      <w:bCs/>
      <w:i/>
      <w:iCs/>
      <w:caps/>
      <w:color w:val="D34817"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qFormat/>
    <w:rsid w:val="00392CA6"/>
    <w:pPr>
      <w:tabs>
        <w:tab w:val="right" w:pos="8659"/>
      </w:tabs>
      <w:spacing w:after="0"/>
    </w:pPr>
    <w:rPr>
      <w:noProof/>
      <w:sz w:val="24"/>
      <w:u w:val="single"/>
    </w:rPr>
  </w:style>
  <w:style w:type="paragraph" w:styleId="TOC2">
    <w:name w:val="toc 2"/>
    <w:basedOn w:val="Normal"/>
    <w:next w:val="Normal"/>
    <w:autoRedefine/>
    <w:uiPriority w:val="39"/>
    <w:unhideWhenUsed/>
    <w:qFormat/>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qFormat/>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353A54"/>
    <w:rsid w:val="005308A2"/>
    <w:rsid w:val="005C4279"/>
    <w:rsid w:val="006C35C8"/>
    <w:rsid w:val="006C5573"/>
    <w:rsid w:val="006E5FED"/>
    <w:rsid w:val="006F7285"/>
    <w:rsid w:val="008E01F5"/>
    <w:rsid w:val="00D26FFB"/>
    <w:rsid w:val="00D7733A"/>
    <w:rsid w:val="00E15F89"/>
    <w:rsid w:val="00F42D1D"/>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20E2F-1BFE-49F7-A2B4-1612B6B5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3851</Words>
  <Characters>24268</Characters>
  <Application>Microsoft Office Word</Application>
  <DocSecurity>0</DocSecurity>
  <Lines>202</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28063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176</cp:revision>
  <cp:lastPrinted>2009-03-08T23:26:00Z</cp:lastPrinted>
  <dcterms:created xsi:type="dcterms:W3CDTF">2009-03-02T10:52:00Z</dcterms:created>
  <dcterms:modified xsi:type="dcterms:W3CDTF">2009-03-15T22:51:00Z</dcterms:modified>
</cp:coreProperties>
</file>