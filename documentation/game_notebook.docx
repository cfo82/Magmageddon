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416A4E">
      <w:pPr>
        <w:rPr>
          <w:lang w:val="de-DE"/>
        </w:rPr>
      </w:pPr>
      <w:r>
        <w:rPr>
          <w:noProof/>
          <w:lang w:val="de-CH" w:eastAsia="de-CH"/>
        </w:rPr>
        <w:pict>
          <v:group id="_x0000_s1026" style="position:absolute;left:0;text-align:left;margin-left:5064.85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FF6974" w:rsidRPr="00ED7B53" w:rsidRDefault="00FF6974">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FF6974" w:rsidRPr="00ED7B53" w:rsidRDefault="00FF6974">
                    <w:pPr>
                      <w:pStyle w:val="NoSpacing"/>
                      <w:spacing w:line="360" w:lineRule="auto"/>
                      <w:rPr>
                        <w:color w:val="FFFFFF"/>
                        <w:lang w:val="de-CH"/>
                      </w:rPr>
                    </w:pPr>
                    <w:r w:rsidRPr="00ED7B53">
                      <w:rPr>
                        <w:color w:val="FFFFFF"/>
                        <w:lang w:val="de-CH"/>
                      </w:rPr>
                      <w:t>Janick Bernet</w:t>
                    </w:r>
                  </w:p>
                  <w:p w:rsidR="00FF6974" w:rsidRPr="00ED7B53" w:rsidRDefault="00FF6974">
                    <w:pPr>
                      <w:pStyle w:val="NoSpacing"/>
                      <w:spacing w:line="360" w:lineRule="auto"/>
                      <w:rPr>
                        <w:color w:val="FFFFFF"/>
                        <w:lang w:val="de-CH"/>
                      </w:rPr>
                    </w:pPr>
                    <w:r w:rsidRPr="00ED7B53">
                      <w:rPr>
                        <w:color w:val="FFFFFF"/>
                        <w:lang w:val="de-CH"/>
                      </w:rPr>
                      <w:t>Dominik Käser</w:t>
                    </w:r>
                  </w:p>
                  <w:p w:rsidR="00FF6974" w:rsidRPr="00ED7B53" w:rsidRDefault="00FF6974">
                    <w:pPr>
                      <w:pStyle w:val="NoSpacing"/>
                      <w:spacing w:line="360" w:lineRule="auto"/>
                      <w:rPr>
                        <w:color w:val="FFFFFF"/>
                        <w:lang w:val="de-CH"/>
                      </w:rPr>
                    </w:pPr>
                    <w:r w:rsidRPr="00ED7B53">
                      <w:rPr>
                        <w:color w:val="FFFFFF"/>
                        <w:lang w:val="de-CH"/>
                      </w:rPr>
                      <w:t>Christian Oberholzer</w:t>
                    </w:r>
                  </w:p>
                  <w:p w:rsidR="00FF6974" w:rsidRPr="00ED7B53" w:rsidRDefault="00FF6974">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416A4E">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Game Notebook</w:t>
                  </w:r>
                </w:p>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4983315"/>
      <w:r>
        <w:lastRenderedPageBreak/>
        <w:t>Table of Contents</w:t>
      </w:r>
      <w:bookmarkEnd w:id="0"/>
    </w:p>
    <w:p w:rsidR="00015467" w:rsidRDefault="00416A4E">
      <w:pPr>
        <w:pStyle w:val="TOC1"/>
        <w:rPr>
          <w:rFonts w:asciiTheme="minorHAnsi" w:eastAsiaTheme="minorEastAsia" w:hAnsiTheme="minorHAnsi" w:cstheme="minorBidi"/>
          <w:sz w:val="22"/>
          <w:szCs w:val="22"/>
          <w:u w:val="none"/>
          <w:lang w:val="de-CH" w:eastAsia="de-CH"/>
        </w:rPr>
      </w:pPr>
      <w:r w:rsidRPr="00416A4E">
        <w:fldChar w:fldCharType="begin"/>
      </w:r>
      <w:r w:rsidR="00BB1619">
        <w:instrText xml:space="preserve"> TOC \h \z \t "TOC Heading 1;2;TOC Heading 2;3;TOC Title;1" </w:instrText>
      </w:r>
      <w:r w:rsidRPr="00416A4E">
        <w:fldChar w:fldCharType="separate"/>
      </w:r>
      <w:hyperlink w:anchor="_Toc224983315" w:history="1">
        <w:r w:rsidR="00015467" w:rsidRPr="000B7490">
          <w:rPr>
            <w:rStyle w:val="Hyperlink"/>
          </w:rPr>
          <w:t>Table of Contents</w:t>
        </w:r>
        <w:r w:rsidR="00015467">
          <w:rPr>
            <w:webHidden/>
          </w:rPr>
          <w:tab/>
        </w:r>
        <w:r>
          <w:rPr>
            <w:webHidden/>
          </w:rPr>
          <w:fldChar w:fldCharType="begin"/>
        </w:r>
        <w:r w:rsidR="00015467">
          <w:rPr>
            <w:webHidden/>
          </w:rPr>
          <w:instrText xml:space="preserve"> PAGEREF _Toc224983315 \h </w:instrText>
        </w:r>
        <w:r>
          <w:rPr>
            <w:webHidden/>
          </w:rPr>
        </w:r>
        <w:r>
          <w:rPr>
            <w:webHidden/>
          </w:rPr>
          <w:fldChar w:fldCharType="separate"/>
        </w:r>
        <w:r w:rsidR="0040652F">
          <w:rPr>
            <w:webHidden/>
          </w:rPr>
          <w:t>2</w:t>
        </w:r>
        <w:r>
          <w:rPr>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16" w:history="1">
        <w:r w:rsidR="00015467" w:rsidRPr="000B7490">
          <w:rPr>
            <w:rStyle w:val="Hyperlink"/>
          </w:rPr>
          <w:t>Part 1 – Formal Game Proposal</w:t>
        </w:r>
        <w:r w:rsidR="00015467">
          <w:rPr>
            <w:webHidden/>
          </w:rPr>
          <w:tab/>
        </w:r>
        <w:r>
          <w:rPr>
            <w:webHidden/>
          </w:rPr>
          <w:fldChar w:fldCharType="begin"/>
        </w:r>
        <w:r w:rsidR="00015467">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17" w:history="1">
        <w:r w:rsidR="00015467" w:rsidRPr="000B7490">
          <w:rPr>
            <w:rStyle w:val="Hyperlink"/>
            <w:noProof/>
          </w:rPr>
          <w:t>Intro</w:t>
        </w:r>
        <w:r w:rsidR="00015467">
          <w:rPr>
            <w:noProof/>
            <w:webHidden/>
          </w:rPr>
          <w:tab/>
        </w:r>
        <w:r>
          <w:rPr>
            <w:noProof/>
            <w:webHidden/>
          </w:rPr>
          <w:fldChar w:fldCharType="begin"/>
        </w:r>
        <w:r w:rsidR="00015467">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18" w:history="1">
        <w:r w:rsidR="00015467" w:rsidRPr="000B7490">
          <w:rPr>
            <w:rStyle w:val="Hyperlink"/>
            <w:rFonts w:eastAsia="Times New Roman"/>
            <w:noProof/>
            <w:kern w:val="36"/>
          </w:rPr>
          <w:t>Informal Description</w:t>
        </w:r>
        <w:r w:rsidR="00015467">
          <w:rPr>
            <w:noProof/>
            <w:webHidden/>
          </w:rPr>
          <w:tab/>
        </w:r>
        <w:r>
          <w:rPr>
            <w:noProof/>
            <w:webHidden/>
          </w:rPr>
          <w:fldChar w:fldCharType="begin"/>
        </w:r>
        <w:r w:rsidR="00015467">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19" w:history="1">
        <w:r w:rsidR="00015467" w:rsidRPr="000B7490">
          <w:rPr>
            <w:rStyle w:val="Hyperlink"/>
            <w:noProof/>
          </w:rPr>
          <w:t>Overview</w:t>
        </w:r>
        <w:r w:rsidR="00015467">
          <w:rPr>
            <w:noProof/>
            <w:webHidden/>
          </w:rPr>
          <w:tab/>
        </w:r>
        <w:r>
          <w:rPr>
            <w:noProof/>
            <w:webHidden/>
          </w:rPr>
          <w:fldChar w:fldCharType="begin"/>
        </w:r>
        <w:r w:rsidR="00015467">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0" w:history="1">
        <w:r w:rsidR="00015467" w:rsidRPr="000B7490">
          <w:rPr>
            <w:rStyle w:val="Hyperlink"/>
            <w:noProof/>
          </w:rPr>
          <w:t>Game elements</w:t>
        </w:r>
        <w:r w:rsidR="00015467">
          <w:rPr>
            <w:noProof/>
            <w:webHidden/>
          </w:rPr>
          <w:tab/>
        </w:r>
        <w:r>
          <w:rPr>
            <w:noProof/>
            <w:webHidden/>
          </w:rPr>
          <w:fldChar w:fldCharType="begin"/>
        </w:r>
        <w:r w:rsidR="00015467">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1" w:history="1">
        <w:r w:rsidR="00015467" w:rsidRPr="000B7490">
          <w:rPr>
            <w:rStyle w:val="Hyperlink"/>
            <w:noProof/>
          </w:rPr>
          <w:t>Concept Sketches</w:t>
        </w:r>
        <w:r w:rsidR="00015467">
          <w:rPr>
            <w:noProof/>
            <w:webHidden/>
          </w:rPr>
          <w:tab/>
        </w:r>
        <w:r>
          <w:rPr>
            <w:noProof/>
            <w:webHidden/>
          </w:rPr>
          <w:fldChar w:fldCharType="begin"/>
        </w:r>
        <w:r w:rsidR="00015467">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22" w:history="1">
        <w:r w:rsidR="00015467" w:rsidRPr="000B7490">
          <w:rPr>
            <w:rStyle w:val="Hyperlink"/>
            <w:rFonts w:eastAsia="Times New Roman"/>
            <w:noProof/>
            <w:lang w:eastAsia="de-CH"/>
          </w:rPr>
          <w:t>Formal Requirements</w:t>
        </w:r>
        <w:r w:rsidR="00015467">
          <w:rPr>
            <w:noProof/>
            <w:webHidden/>
          </w:rPr>
          <w:tab/>
        </w:r>
        <w:r>
          <w:rPr>
            <w:noProof/>
            <w:webHidden/>
          </w:rPr>
          <w:fldChar w:fldCharType="begin"/>
        </w:r>
        <w:r w:rsidR="00015467">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3" w:history="1">
        <w:r w:rsidR="00015467" w:rsidRPr="000B7490">
          <w:rPr>
            <w:rStyle w:val="Hyperlink"/>
            <w:noProof/>
            <w:lang w:eastAsia="de-CH"/>
          </w:rPr>
          <w:t>General</w:t>
        </w:r>
        <w:r w:rsidR="00015467">
          <w:rPr>
            <w:noProof/>
            <w:webHidden/>
          </w:rPr>
          <w:tab/>
        </w:r>
        <w:r>
          <w:rPr>
            <w:noProof/>
            <w:webHidden/>
          </w:rPr>
          <w:fldChar w:fldCharType="begin"/>
        </w:r>
        <w:r w:rsidR="00015467">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4" w:history="1">
        <w:r w:rsidR="00015467" w:rsidRPr="000B7490">
          <w:rPr>
            <w:rStyle w:val="Hyperlink"/>
            <w:noProof/>
            <w:lang w:eastAsia="de-CH"/>
          </w:rPr>
          <w:t>GUI AND HUD</w:t>
        </w:r>
        <w:r w:rsidR="00015467">
          <w:rPr>
            <w:noProof/>
            <w:webHidden/>
          </w:rPr>
          <w:tab/>
        </w:r>
        <w:r>
          <w:rPr>
            <w:noProof/>
            <w:webHidden/>
          </w:rPr>
          <w:fldChar w:fldCharType="begin"/>
        </w:r>
        <w:r w:rsidR="00015467">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5" w:history="1">
        <w:r w:rsidR="00015467" w:rsidRPr="000B7490">
          <w:rPr>
            <w:rStyle w:val="Hyperlink"/>
            <w:rFonts w:eastAsia="Times New Roman"/>
            <w:noProof/>
            <w:lang w:eastAsia="de-CH"/>
          </w:rPr>
          <w:t>Lava</w:t>
        </w:r>
        <w:r w:rsidR="00015467">
          <w:rPr>
            <w:noProof/>
            <w:webHidden/>
          </w:rPr>
          <w:tab/>
        </w:r>
        <w:r>
          <w:rPr>
            <w:noProof/>
            <w:webHidden/>
          </w:rPr>
          <w:fldChar w:fldCharType="begin"/>
        </w:r>
        <w:r w:rsidR="00015467">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6" w:history="1">
        <w:r w:rsidR="00015467" w:rsidRPr="000B7490">
          <w:rPr>
            <w:rStyle w:val="Hyperlink"/>
            <w:rFonts w:eastAsia="Times New Roman"/>
            <w:noProof/>
            <w:lang w:eastAsia="de-CH"/>
          </w:rPr>
          <w:t>Pillars</w:t>
        </w:r>
        <w:r w:rsidR="00015467">
          <w:rPr>
            <w:noProof/>
            <w:webHidden/>
          </w:rPr>
          <w:tab/>
        </w:r>
        <w:r>
          <w:rPr>
            <w:noProof/>
            <w:webHidden/>
          </w:rPr>
          <w:fldChar w:fldCharType="begin"/>
        </w:r>
        <w:r w:rsidR="00015467">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7" w:history="1">
        <w:r w:rsidR="00015467" w:rsidRPr="000B7490">
          <w:rPr>
            <w:rStyle w:val="Hyperlink"/>
            <w:rFonts w:eastAsia="Times New Roman"/>
            <w:noProof/>
            <w:lang w:eastAsia="de-CH"/>
          </w:rPr>
          <w:t>Floating Islands</w:t>
        </w:r>
        <w:r w:rsidR="00015467">
          <w:rPr>
            <w:noProof/>
            <w:webHidden/>
          </w:rPr>
          <w:tab/>
        </w:r>
        <w:r>
          <w:rPr>
            <w:noProof/>
            <w:webHidden/>
          </w:rPr>
          <w:fldChar w:fldCharType="begin"/>
        </w:r>
        <w:r w:rsidR="00015467">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28" w:history="1">
        <w:r w:rsidR="00015467" w:rsidRPr="000B7490">
          <w:rPr>
            <w:rStyle w:val="Hyperlink"/>
            <w:rFonts w:eastAsia="Times New Roman"/>
            <w:noProof/>
            <w:lang w:eastAsia="de-CH"/>
          </w:rPr>
          <w:t>Player</w:t>
        </w:r>
        <w:r w:rsidR="00015467">
          <w:rPr>
            <w:noProof/>
            <w:webHidden/>
          </w:rPr>
          <w:tab/>
        </w:r>
        <w:r>
          <w:rPr>
            <w:noProof/>
            <w:webHidden/>
          </w:rPr>
          <w:fldChar w:fldCharType="begin"/>
        </w:r>
        <w:r w:rsidR="00015467">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29" w:history="1">
        <w:r w:rsidR="00015467" w:rsidRPr="000B7490">
          <w:rPr>
            <w:rStyle w:val="Hyperlink"/>
            <w:rFonts w:eastAsia="Times New Roman"/>
            <w:noProof/>
            <w:kern w:val="36"/>
            <w:lang w:eastAsia="de-CH"/>
          </w:rPr>
          <w:t>Development Schedule</w:t>
        </w:r>
        <w:r w:rsidR="00015467">
          <w:rPr>
            <w:noProof/>
            <w:webHidden/>
          </w:rPr>
          <w:tab/>
        </w:r>
        <w:r>
          <w:rPr>
            <w:noProof/>
            <w:webHidden/>
          </w:rPr>
          <w:fldChar w:fldCharType="begin"/>
        </w:r>
        <w:r w:rsidR="00015467">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0" w:history="1">
        <w:r w:rsidR="00015467" w:rsidRPr="000B7490">
          <w:rPr>
            <w:rStyle w:val="Hyperlink"/>
            <w:rFonts w:eastAsia="Times New Roman"/>
            <w:noProof/>
            <w:lang w:eastAsia="de-CH"/>
          </w:rPr>
          <w:t>Deliverables</w:t>
        </w:r>
        <w:r w:rsidR="00015467">
          <w:rPr>
            <w:noProof/>
            <w:webHidden/>
          </w:rPr>
          <w:tab/>
        </w:r>
        <w:r>
          <w:rPr>
            <w:noProof/>
            <w:webHidden/>
          </w:rPr>
          <w:fldChar w:fldCharType="begin"/>
        </w:r>
        <w:r w:rsidR="00015467">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1" w:history="1">
        <w:r w:rsidR="00015467" w:rsidRPr="000B7490">
          <w:rPr>
            <w:rStyle w:val="Hyperlink"/>
            <w:rFonts w:eastAsia="Times New Roman"/>
            <w:noProof/>
            <w:lang w:eastAsia="de-CH"/>
          </w:rPr>
          <w:t>Milestones</w:t>
        </w:r>
        <w:r w:rsidR="00015467">
          <w:rPr>
            <w:noProof/>
            <w:webHidden/>
          </w:rPr>
          <w:tab/>
        </w:r>
        <w:r>
          <w:rPr>
            <w:noProof/>
            <w:webHidden/>
          </w:rPr>
          <w:fldChar w:fldCharType="begin"/>
        </w:r>
        <w:r w:rsidR="00015467">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2" w:history="1">
        <w:r w:rsidR="00015467" w:rsidRPr="000B7490">
          <w:rPr>
            <w:rStyle w:val="Hyperlink"/>
            <w:rFonts w:eastAsia="Times New Roman"/>
            <w:noProof/>
            <w:lang w:eastAsia="de-CH"/>
          </w:rPr>
          <w:t>Task Assignments and Work Estimation</w:t>
        </w:r>
        <w:r w:rsidR="00015467">
          <w:rPr>
            <w:noProof/>
            <w:webHidden/>
          </w:rPr>
          <w:tab/>
        </w:r>
        <w:r>
          <w:rPr>
            <w:noProof/>
            <w:webHidden/>
          </w:rPr>
          <w:fldChar w:fldCharType="begin"/>
        </w:r>
        <w:r w:rsidR="00015467">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3" w:history="1">
        <w:r w:rsidR="00015467" w:rsidRPr="000B7490">
          <w:rPr>
            <w:rStyle w:val="Hyperlink"/>
            <w:rFonts w:eastAsia="Times New Roman"/>
            <w:noProof/>
            <w:lang w:eastAsia="de-CH"/>
          </w:rPr>
          <w:t>Development Timetable</w:t>
        </w:r>
        <w:r w:rsidR="00015467">
          <w:rPr>
            <w:noProof/>
            <w:webHidden/>
          </w:rPr>
          <w:tab/>
        </w:r>
        <w:r>
          <w:rPr>
            <w:noProof/>
            <w:webHidden/>
          </w:rPr>
          <w:fldChar w:fldCharType="begin"/>
        </w:r>
        <w:r w:rsidR="00015467">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34" w:history="1">
        <w:r w:rsidR="00015467" w:rsidRPr="000B7490">
          <w:rPr>
            <w:rStyle w:val="Hyperlink"/>
            <w:rFonts w:eastAsia="Times New Roman"/>
            <w:noProof/>
            <w:kern w:val="36"/>
            <w:lang w:eastAsia="de-CH"/>
          </w:rPr>
          <w:t>Assessment</w:t>
        </w:r>
        <w:r w:rsidR="00015467">
          <w:rPr>
            <w:noProof/>
            <w:webHidden/>
          </w:rPr>
          <w:tab/>
        </w:r>
        <w:r>
          <w:rPr>
            <w:noProof/>
            <w:webHidden/>
          </w:rPr>
          <w:fldChar w:fldCharType="begin"/>
        </w:r>
        <w:r w:rsidR="00015467">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35" w:history="1">
        <w:r w:rsidR="00015467" w:rsidRPr="000B7490">
          <w:rPr>
            <w:rStyle w:val="Hyperlink"/>
          </w:rPr>
          <w:t>Part 2 – Prototype</w:t>
        </w:r>
        <w:r w:rsidR="00015467">
          <w:rPr>
            <w:webHidden/>
          </w:rPr>
          <w:tab/>
        </w:r>
        <w:r>
          <w:rPr>
            <w:webHidden/>
          </w:rPr>
          <w:fldChar w:fldCharType="begin"/>
        </w:r>
        <w:r w:rsidR="00015467">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36" w:history="1">
        <w:r w:rsidR="00015467" w:rsidRPr="000B7490">
          <w:rPr>
            <w:rStyle w:val="Hyperlink"/>
            <w:noProof/>
          </w:rPr>
          <w:t>Gameplay Screenshots</w:t>
        </w:r>
        <w:r w:rsidR="00015467">
          <w:rPr>
            <w:noProof/>
            <w:webHidden/>
          </w:rPr>
          <w:tab/>
        </w:r>
        <w:r>
          <w:rPr>
            <w:noProof/>
            <w:webHidden/>
          </w:rPr>
          <w:fldChar w:fldCharType="begin"/>
        </w:r>
        <w:r w:rsidR="00015467">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416A4E">
      <w:pPr>
        <w:pStyle w:val="TOC2"/>
        <w:rPr>
          <w:rFonts w:asciiTheme="minorHAnsi" w:eastAsiaTheme="minorEastAsia" w:hAnsiTheme="minorHAnsi" w:cstheme="minorBidi"/>
          <w:noProof/>
          <w:szCs w:val="22"/>
          <w:lang w:val="de-CH" w:eastAsia="de-CH"/>
        </w:rPr>
      </w:pPr>
      <w:hyperlink w:anchor="_Toc224983337" w:history="1">
        <w:r w:rsidR="00015467" w:rsidRPr="000B7490">
          <w:rPr>
            <w:rStyle w:val="Hyperlink"/>
            <w:noProof/>
          </w:rPr>
          <w:t>Findings</w:t>
        </w:r>
        <w:r w:rsidR="00015467">
          <w:rPr>
            <w:noProof/>
            <w:webHidden/>
          </w:rPr>
          <w:tab/>
        </w:r>
        <w:r>
          <w:rPr>
            <w:noProof/>
            <w:webHidden/>
          </w:rPr>
          <w:fldChar w:fldCharType="begin"/>
        </w:r>
        <w:r w:rsidR="00015467">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8" w:history="1">
        <w:r w:rsidR="00015467" w:rsidRPr="000B7490">
          <w:rPr>
            <w:rStyle w:val="Hyperlink"/>
            <w:noProof/>
          </w:rPr>
          <w:t>Positioning</w:t>
        </w:r>
        <w:r w:rsidR="00015467">
          <w:rPr>
            <w:noProof/>
            <w:webHidden/>
          </w:rPr>
          <w:tab/>
        </w:r>
        <w:r>
          <w:rPr>
            <w:noProof/>
            <w:webHidden/>
          </w:rPr>
          <w:fldChar w:fldCharType="begin"/>
        </w:r>
        <w:r w:rsidR="00015467">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39" w:history="1">
        <w:r w:rsidR="00015467" w:rsidRPr="000B7490">
          <w:rPr>
            <w:rStyle w:val="Hyperlink"/>
            <w:noProof/>
          </w:rPr>
          <w:t>Player movement</w:t>
        </w:r>
        <w:r w:rsidR="00015467">
          <w:rPr>
            <w:noProof/>
            <w:webHidden/>
          </w:rPr>
          <w:tab/>
        </w:r>
        <w:r>
          <w:rPr>
            <w:noProof/>
            <w:webHidden/>
          </w:rPr>
          <w:fldChar w:fldCharType="begin"/>
        </w:r>
        <w:r w:rsidR="00015467">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40" w:history="1">
        <w:r w:rsidR="00015467" w:rsidRPr="000B7490">
          <w:rPr>
            <w:rStyle w:val="Hyperlink"/>
            <w:noProof/>
          </w:rPr>
          <w:t>Island Travel</w:t>
        </w:r>
        <w:r w:rsidR="00015467">
          <w:rPr>
            <w:noProof/>
            <w:webHidden/>
          </w:rPr>
          <w:tab/>
        </w:r>
        <w:r>
          <w:rPr>
            <w:noProof/>
            <w:webHidden/>
          </w:rPr>
          <w:fldChar w:fldCharType="begin"/>
        </w:r>
        <w:r w:rsidR="00015467">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416A4E">
      <w:pPr>
        <w:pStyle w:val="TOC3"/>
        <w:rPr>
          <w:rFonts w:asciiTheme="minorHAnsi" w:eastAsiaTheme="minorEastAsia" w:hAnsiTheme="minorHAnsi" w:cstheme="minorBidi"/>
          <w:noProof/>
          <w:szCs w:val="22"/>
          <w:lang w:val="de-CH" w:eastAsia="de-CH"/>
        </w:rPr>
      </w:pPr>
      <w:hyperlink w:anchor="_Toc224983341" w:history="1">
        <w:r w:rsidR="00015467" w:rsidRPr="000B7490">
          <w:rPr>
            <w:rStyle w:val="Hyperlink"/>
            <w:noProof/>
          </w:rPr>
          <w:t>Parameter Tuning</w:t>
        </w:r>
        <w:r w:rsidR="00015467">
          <w:rPr>
            <w:noProof/>
            <w:webHidden/>
          </w:rPr>
          <w:tab/>
        </w:r>
        <w:r>
          <w:rPr>
            <w:noProof/>
            <w:webHidden/>
          </w:rPr>
          <w:fldChar w:fldCharType="begin"/>
        </w:r>
        <w:r w:rsidR="00015467">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42" w:history="1">
        <w:r w:rsidR="00015467" w:rsidRPr="000B7490">
          <w:rPr>
            <w:rStyle w:val="Hyperlink"/>
          </w:rPr>
          <w:t>Part 3 – Interim Report</w:t>
        </w:r>
        <w:r w:rsidR="00015467">
          <w:rPr>
            <w:webHidden/>
          </w:rPr>
          <w:tab/>
        </w:r>
        <w:r>
          <w:rPr>
            <w:webHidden/>
          </w:rPr>
          <w:fldChar w:fldCharType="begin"/>
        </w:r>
        <w:r w:rsidR="00015467">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43" w:history="1">
        <w:r w:rsidR="00015467" w:rsidRPr="000B7490">
          <w:rPr>
            <w:rStyle w:val="Hyperlink"/>
          </w:rPr>
          <w:t>Part 4 – Alpha Release</w:t>
        </w:r>
        <w:r w:rsidR="00015467">
          <w:rPr>
            <w:webHidden/>
          </w:rPr>
          <w:tab/>
        </w:r>
        <w:r>
          <w:rPr>
            <w:webHidden/>
          </w:rPr>
          <w:fldChar w:fldCharType="begin"/>
        </w:r>
        <w:r w:rsidR="00015467">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44" w:history="1">
        <w:r w:rsidR="00015467" w:rsidRPr="000B7490">
          <w:rPr>
            <w:rStyle w:val="Hyperlink"/>
          </w:rPr>
          <w:t>Part 5 – Playtesting</w:t>
        </w:r>
        <w:r w:rsidR="00015467">
          <w:rPr>
            <w:webHidden/>
          </w:rPr>
          <w:tab/>
        </w:r>
        <w:r>
          <w:rPr>
            <w:webHidden/>
          </w:rPr>
          <w:fldChar w:fldCharType="begin"/>
        </w:r>
        <w:r w:rsidR="00015467">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416A4E">
      <w:pPr>
        <w:pStyle w:val="TOC1"/>
        <w:rPr>
          <w:rFonts w:asciiTheme="minorHAnsi" w:eastAsiaTheme="minorEastAsia" w:hAnsiTheme="minorHAnsi" w:cstheme="minorBidi"/>
          <w:sz w:val="22"/>
          <w:szCs w:val="22"/>
          <w:u w:val="none"/>
          <w:lang w:val="de-CH" w:eastAsia="de-CH"/>
        </w:rPr>
      </w:pPr>
      <w:hyperlink w:anchor="_Toc224983345" w:history="1">
        <w:r w:rsidR="00015467" w:rsidRPr="000B7490">
          <w:rPr>
            <w:rStyle w:val="Hyperlink"/>
          </w:rPr>
          <w:t>Part 6 – Public Presentation and Conclusion</w:t>
        </w:r>
        <w:r w:rsidR="00015467">
          <w:rPr>
            <w:webHidden/>
          </w:rPr>
          <w:tab/>
        </w:r>
        <w:r>
          <w:rPr>
            <w:webHidden/>
          </w:rPr>
          <w:fldChar w:fldCharType="begin"/>
        </w:r>
        <w:r w:rsidR="00015467">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416A4E" w:rsidP="001376E6">
      <w:r>
        <w:fldChar w:fldCharType="end"/>
      </w:r>
    </w:p>
    <w:p w:rsidR="00BB1619" w:rsidRPr="00D73078" w:rsidRDefault="00BB1619" w:rsidP="005D121A">
      <w:pPr>
        <w:pStyle w:val="Title"/>
      </w:pPr>
      <w:bookmarkStart w:id="1" w:name="_Toc224983316"/>
      <w:r>
        <w:lastRenderedPageBreak/>
        <w:t>Part 1 – Formal Game Proposal</w:t>
      </w:r>
      <w:bookmarkEnd w:id="1"/>
    </w:p>
    <w:p w:rsidR="00BB1619" w:rsidRPr="00843FBD" w:rsidRDefault="00BB1619" w:rsidP="00843FBD">
      <w:pPr>
        <w:pStyle w:val="Heading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Heading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8" w:name="_Toc224983320"/>
      <w:r w:rsidRPr="00C3660A">
        <w:t>Game elements</w:t>
      </w:r>
      <w:bookmarkEnd w:id="8"/>
      <w:r w:rsidRPr="00C3660A">
        <w:t xml:space="preserve"> </w:t>
      </w:r>
    </w:p>
    <w:p w:rsidR="00BB1619" w:rsidRPr="002D0A71" w:rsidRDefault="00BB1619" w:rsidP="002D0A71">
      <w:pPr>
        <w:pStyle w:val="Heading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416A4E">
        <w:rPr>
          <w:lang w:eastAsia="de-CH"/>
        </w:rPr>
        <w:fldChar w:fldCharType="begin"/>
      </w:r>
      <w:r>
        <w:rPr>
          <w:lang w:eastAsia="de-CH"/>
        </w:rPr>
        <w:instrText xml:space="preserve"> REF _Ref223758458 \h </w:instrText>
      </w:r>
      <w:r w:rsidR="00416A4E">
        <w:rPr>
          <w:lang w:eastAsia="de-CH"/>
        </w:rPr>
      </w:r>
      <w:r w:rsidR="00416A4E">
        <w:rPr>
          <w:lang w:eastAsia="de-CH"/>
        </w:rPr>
        <w:fldChar w:fldCharType="separate"/>
      </w:r>
      <w:r w:rsidR="0040652F">
        <w:rPr>
          <w:b/>
          <w:bCs/>
          <w:lang w:eastAsia="de-CH"/>
        </w:rPr>
        <w:t>Error! Not a valid bookmark self-reference.</w:t>
      </w:r>
      <w:r w:rsidR="00416A4E">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2D0A71" w:rsidRDefault="00BB1619" w:rsidP="008E301F">
      <w:pPr>
        <w:pStyle w:val="Heading4"/>
        <w:rPr>
          <w:lang w:eastAsia="de-CH"/>
        </w:rPr>
      </w:pPr>
      <w:r w:rsidRPr="002D0A71">
        <w:rPr>
          <w:lang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r w:rsidRPr="00DE7DB8">
        <w:t xml:space="preserve">Indirect combat (Chicken tactics)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5" w:name="Concept_Sketches"/>
      <w:bookmarkEnd w:id="15"/>
      <w:r>
        <w:br w:type="page"/>
      </w:r>
    </w:p>
    <w:p w:rsidR="00BB1619" w:rsidRPr="00C3660A" w:rsidRDefault="00BB1619" w:rsidP="00C3660A">
      <w:pPr>
        <w:pStyle w:val="Heading2"/>
      </w:pPr>
      <w:bookmarkStart w:id="16" w:name="_Toc224983321"/>
      <w:r w:rsidRPr="00C3660A">
        <w:lastRenderedPageBreak/>
        <w:t>Concept Sketches</w:t>
      </w:r>
      <w:bookmarkEnd w:id="16"/>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BB1619" w:rsidRDefault="00BB1619"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416A4E" w:rsidP="005D121A">
      <w:pPr>
        <w:pStyle w:val="Heading3"/>
        <w:rPr>
          <w:rFonts w:eastAsia="Times New Roman"/>
          <w:noProof/>
          <w:lang w:eastAsia="de-CH"/>
        </w:rPr>
      </w:pPr>
      <w:r w:rsidRPr="00416A4E">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FF6974" w:rsidRDefault="00FF6974"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416A4E"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FF6974" w:rsidRDefault="00FF6974">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FF6974" w:rsidRDefault="00FF6974">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416A4E">
      <w:pPr>
        <w:rPr>
          <w:rFonts w:eastAsia="Times New Roman"/>
          <w:b/>
          <w:bCs/>
          <w:caps/>
          <w:color w:val="FFFFFF"/>
          <w:spacing w:val="15"/>
          <w:szCs w:val="22"/>
          <w:lang w:eastAsia="de-CH"/>
        </w:rPr>
      </w:pPr>
      <w:r w:rsidRPr="00416A4E">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FF6974" w:rsidRDefault="00FF6974">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19" w:name="_Toc224983322"/>
      <w:r>
        <w:rPr>
          <w:rFonts w:eastAsia="Times New Roman"/>
          <w:lang w:eastAsia="de-CH"/>
        </w:rPr>
        <w:lastRenderedPageBreak/>
        <w:t xml:space="preserve">Formal </w:t>
      </w:r>
      <w:r w:rsidRPr="002D0A71">
        <w:rPr>
          <w:rFonts w:eastAsia="Times New Roman"/>
          <w:lang w:eastAsia="de-CH"/>
        </w:rPr>
        <w:t>Requirements</w:t>
      </w:r>
      <w:bookmarkEnd w:id="18"/>
      <w:bookmarkEnd w:id="19"/>
    </w:p>
    <w:p w:rsidR="00BB1619" w:rsidRPr="00DB335A" w:rsidRDefault="00BB1619" w:rsidP="00855198">
      <w:pPr>
        <w:pStyle w:val="Heading2"/>
        <w:rPr>
          <w:lang w:eastAsia="de-CH"/>
        </w:rPr>
      </w:pPr>
      <w:bookmarkStart w:id="20" w:name="_Toc224983323"/>
      <w:r>
        <w:rPr>
          <w:lang w:eastAsia="de-CH"/>
        </w:rPr>
        <w:t>General</w:t>
      </w:r>
      <w:bookmarkEnd w:id="20"/>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67"/>
        <w:gridCol w:w="1671"/>
        <w:gridCol w:w="587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4" w:type="pct"/>
          </w:tcPr>
          <w:p w:rsidR="00BB1619" w:rsidRPr="00ED7B53" w:rsidRDefault="00BB1619" w:rsidP="005D121A">
            <w:pPr>
              <w:pStyle w:val="Table"/>
              <w:rPr>
                <w:b/>
                <w:bCs/>
                <w:lang w:eastAsia="de-CH"/>
              </w:rPr>
            </w:pPr>
            <w:r w:rsidRPr="00ED7B53">
              <w:rPr>
                <w:b/>
                <w:bCs/>
                <w:lang w:eastAsia="de-CH"/>
              </w:rPr>
              <w:t xml:space="preserve">ReqG01 </w:t>
            </w:r>
          </w:p>
        </w:tc>
        <w:tc>
          <w:tcPr>
            <w:tcW w:w="999" w:type="pct"/>
          </w:tcPr>
          <w:p w:rsidR="00BB1619" w:rsidRPr="00ED7B53" w:rsidRDefault="00BB1619" w:rsidP="005D121A">
            <w:pPr>
              <w:pStyle w:val="Table"/>
              <w:rPr>
                <w:lang w:eastAsia="de-CH"/>
              </w:rPr>
            </w:pPr>
            <w:r w:rsidRPr="00ED7B53">
              <w:rPr>
                <w:lang w:eastAsia="de-CH"/>
              </w:rPr>
              <w:t xml:space="preserve">Basic Camera </w:t>
            </w:r>
          </w:p>
        </w:tc>
        <w:tc>
          <w:tcPr>
            <w:tcW w:w="3497" w:type="pct"/>
          </w:tcPr>
          <w:p w:rsidR="00BB1619" w:rsidRPr="00ED7B53" w:rsidRDefault="00BB1619" w:rsidP="005D121A">
            <w:pPr>
              <w:pStyle w:val="Table"/>
              <w:rPr>
                <w:lang w:eastAsia="de-CH"/>
              </w:rPr>
            </w:pPr>
            <w:r w:rsidRPr="00ED7B53">
              <w:rPr>
                <w:lang w:eastAsia="de-CH"/>
              </w:rPr>
              <w:t xml:space="preserve">The basic camera captures the scene from a predefined position. The whole game area is always visible.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c>
          <w:tcPr>
            <w:tcW w:w="0" w:type="auto"/>
          </w:tcPr>
          <w:p w:rsidR="00BB1619" w:rsidRPr="00ED7B53" w:rsidRDefault="00BB1619" w:rsidP="005D121A">
            <w:pPr>
              <w:pStyle w:val="Table"/>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c>
          <w:tcPr>
            <w:tcW w:w="0" w:type="auto"/>
          </w:tcPr>
          <w:p w:rsidR="00BB1619" w:rsidRPr="00ED7B53" w:rsidRDefault="00BB1619" w:rsidP="005D121A">
            <w:pPr>
              <w:pStyle w:val="Table"/>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c>
          <w:tcPr>
            <w:tcW w:w="0" w:type="auto"/>
          </w:tcPr>
          <w:p w:rsidR="00BB1619" w:rsidRPr="00ED7B53" w:rsidRDefault="00BB1619" w:rsidP="005D121A">
            <w:pPr>
              <w:pStyle w:val="Table"/>
              <w:rPr>
                <w:lang w:eastAsia="de-CH"/>
              </w:rPr>
            </w:pPr>
            <w:r w:rsidRPr="00ED7B53">
              <w:rPr>
                <w:lang w:eastAsia="de-CH"/>
              </w:rPr>
              <w:t>Rendering the scene with shadows using a state-of-the art technique.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c>
          <w:tcPr>
            <w:tcW w:w="0" w:type="auto"/>
          </w:tcPr>
          <w:p w:rsidR="00BB1619" w:rsidRPr="00ED7B53" w:rsidRDefault="00BB1619" w:rsidP="005D121A">
            <w:pPr>
              <w:pStyle w:val="Table"/>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21" w:name="_Toc224983324"/>
      <w:r>
        <w:rPr>
          <w:lang w:eastAsia="de-CH"/>
        </w:rPr>
        <w:t>GUI AND HUD</w:t>
      </w:r>
      <w:bookmarkEnd w:id="21"/>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1644"/>
        <w:gridCol w:w="584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ReqUI01 </w:t>
            </w:r>
          </w:p>
        </w:tc>
        <w:tc>
          <w:tcPr>
            <w:tcW w:w="984" w:type="pct"/>
          </w:tcPr>
          <w:p w:rsidR="00BB1619" w:rsidRPr="00ED7B53" w:rsidRDefault="00BB1619" w:rsidP="005D121A">
            <w:pPr>
              <w:pStyle w:val="Table"/>
              <w:rPr>
                <w:lang w:eastAsia="de-CH"/>
              </w:rPr>
            </w:pPr>
            <w:r w:rsidRPr="00ED7B53">
              <w:rPr>
                <w:lang w:eastAsia="de-CH"/>
              </w:rPr>
              <w:t>Start Screen</w:t>
            </w:r>
          </w:p>
        </w:tc>
        <w:tc>
          <w:tcPr>
            <w:tcW w:w="3481" w:type="pct"/>
          </w:tcPr>
          <w:p w:rsidR="00BB1619" w:rsidRPr="00ED7B53" w:rsidRDefault="00BB1619" w:rsidP="005D121A">
            <w:pPr>
              <w:pStyle w:val="Table"/>
              <w:rPr>
                <w:lang w:eastAsia="de-CH"/>
              </w:rPr>
            </w:pPr>
            <w:r w:rsidRPr="00ED7B53">
              <w:rPr>
                <w:lang w:eastAsia="de-CH"/>
              </w:rPr>
              <w:t>There is a start screen from where one can start a new game and view the high score.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ReqUI02 </w:t>
            </w:r>
          </w:p>
        </w:tc>
        <w:tc>
          <w:tcPr>
            <w:tcW w:w="984" w:type="pct"/>
          </w:tcPr>
          <w:p w:rsidR="00BB1619" w:rsidRPr="00ED7B53" w:rsidRDefault="00BB1619" w:rsidP="005D121A">
            <w:pPr>
              <w:pStyle w:val="Table"/>
              <w:rPr>
                <w:lang w:eastAsia="de-CH"/>
              </w:rPr>
            </w:pPr>
            <w:r w:rsidRPr="00ED7B53">
              <w:rPr>
                <w:lang w:eastAsia="de-CH"/>
              </w:rPr>
              <w:t>High Score</w:t>
            </w:r>
          </w:p>
        </w:tc>
        <w:tc>
          <w:tcPr>
            <w:tcW w:w="3481" w:type="pct"/>
          </w:tcPr>
          <w:p w:rsidR="00BB1619" w:rsidRPr="00ED7B53" w:rsidRDefault="00BB1619" w:rsidP="005D121A">
            <w:pPr>
              <w:pStyle w:val="Table"/>
              <w:rPr>
                <w:lang w:eastAsia="de-CH"/>
              </w:rPr>
            </w:pPr>
            <w:r w:rsidRPr="00ED7B53">
              <w:rPr>
                <w:lang w:eastAsia="de-CH"/>
              </w:rPr>
              <w:t>The high score features statistics (defined in Req06) about past games.</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ReqUI03</w:t>
            </w:r>
          </w:p>
        </w:tc>
        <w:tc>
          <w:tcPr>
            <w:tcW w:w="984" w:type="pct"/>
          </w:tcPr>
          <w:p w:rsidR="00BB1619" w:rsidRPr="00ED7B53" w:rsidRDefault="00BB1619" w:rsidP="005D121A">
            <w:pPr>
              <w:pStyle w:val="Table"/>
              <w:rPr>
                <w:lang w:eastAsia="de-CH"/>
              </w:rPr>
            </w:pPr>
            <w:r w:rsidRPr="00ED7B53">
              <w:rPr>
                <w:lang w:eastAsia="de-CH"/>
              </w:rPr>
              <w:t>Text Input</w:t>
            </w:r>
          </w:p>
        </w:tc>
        <w:tc>
          <w:tcPr>
            <w:tcW w:w="3481" w:type="pct"/>
          </w:tcPr>
          <w:p w:rsidR="00BB1619" w:rsidRPr="00ED7B53" w:rsidRDefault="00BB1619" w:rsidP="005D121A">
            <w:pPr>
              <w:pStyle w:val="Table"/>
              <w:rPr>
                <w:lang w:eastAsia="de-CH"/>
              </w:rPr>
            </w:pPr>
            <w:r w:rsidRPr="00ED7B53">
              <w:rPr>
                <w:lang w:eastAsia="de-CH"/>
              </w:rPr>
              <w:t>Text can be entered using the controller.</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ReqUI04</w:t>
            </w:r>
          </w:p>
        </w:tc>
        <w:tc>
          <w:tcPr>
            <w:tcW w:w="984" w:type="pct"/>
          </w:tcPr>
          <w:p w:rsidR="00BB1619" w:rsidRPr="00ED7B53" w:rsidRDefault="00BB1619" w:rsidP="005D121A">
            <w:pPr>
              <w:pStyle w:val="Table"/>
              <w:rPr>
                <w:lang w:eastAsia="de-CH"/>
              </w:rPr>
            </w:pPr>
            <w:r w:rsidRPr="00ED7B53">
              <w:rPr>
                <w:lang w:eastAsia="de-CH"/>
              </w:rPr>
              <w:t>Player Selection</w:t>
            </w:r>
          </w:p>
        </w:tc>
        <w:tc>
          <w:tcPr>
            <w:tcW w:w="3481" w:type="pct"/>
          </w:tcPr>
          <w:p w:rsidR="00BB1619" w:rsidRPr="00ED7B53" w:rsidRDefault="00BB1619" w:rsidP="005D121A">
            <w:pPr>
              <w:pStyle w:val="Table"/>
              <w:rPr>
                <w:lang w:eastAsia="de-CH"/>
              </w:rPr>
            </w:pPr>
            <w:r w:rsidRPr="00ED7B53">
              <w:rPr>
                <w:lang w:eastAsia="de-CH"/>
              </w:rPr>
              <w:t>Players can select their desired character and enter their name.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ReqUI05 </w:t>
            </w:r>
          </w:p>
        </w:tc>
        <w:tc>
          <w:tcPr>
            <w:tcW w:w="984" w:type="pct"/>
          </w:tcPr>
          <w:p w:rsidR="00BB1619" w:rsidRPr="00ED7B53" w:rsidRDefault="00BB1619" w:rsidP="005D121A">
            <w:pPr>
              <w:pStyle w:val="Table"/>
              <w:rPr>
                <w:lang w:eastAsia="de-CH"/>
              </w:rPr>
            </w:pPr>
            <w:r w:rsidRPr="00ED7B53">
              <w:rPr>
                <w:lang w:eastAsia="de-CH"/>
              </w:rPr>
              <w:t>Map Selection</w:t>
            </w:r>
          </w:p>
        </w:tc>
        <w:tc>
          <w:tcPr>
            <w:tcW w:w="3481" w:type="pct"/>
          </w:tcPr>
          <w:p w:rsidR="00BB1619" w:rsidRPr="00ED7B53" w:rsidRDefault="00BB1619" w:rsidP="005D121A">
            <w:pPr>
              <w:pStyle w:val="Table"/>
              <w:rPr>
                <w:lang w:eastAsia="de-CH"/>
              </w:rPr>
            </w:pPr>
            <w:r w:rsidRPr="00ED7B53">
              <w:rPr>
                <w:lang w:eastAsia="de-CH"/>
              </w:rPr>
              <w:t>The first player can select a map to play in.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ReqUI06</w:t>
            </w:r>
          </w:p>
        </w:tc>
        <w:tc>
          <w:tcPr>
            <w:tcW w:w="984" w:type="pct"/>
          </w:tcPr>
          <w:p w:rsidR="00BB1619" w:rsidRPr="00ED7B53" w:rsidRDefault="00BB1619" w:rsidP="005D121A">
            <w:pPr>
              <w:pStyle w:val="Table"/>
              <w:rPr>
                <w:lang w:eastAsia="de-CH"/>
              </w:rPr>
            </w:pPr>
            <w:r w:rsidRPr="00ED7B53">
              <w:rPr>
                <w:lang w:eastAsia="de-CH"/>
              </w:rPr>
              <w:t>Simple HUD</w:t>
            </w:r>
          </w:p>
        </w:tc>
        <w:tc>
          <w:tcPr>
            <w:tcW w:w="3481" w:type="pct"/>
          </w:tcPr>
          <w:p w:rsidR="00BB1619" w:rsidRPr="00ED7B53" w:rsidRDefault="00BB1619" w:rsidP="005D121A">
            <w:pPr>
              <w:pStyle w:val="Table"/>
              <w:rPr>
                <w:lang w:eastAsia="de-CH"/>
              </w:rPr>
            </w:pPr>
            <w:r w:rsidRPr="00ED7B53">
              <w:rPr>
                <w:lang w:eastAsia="de-CH"/>
              </w:rPr>
              <w:t>A HUD showing each players health and energy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ReqUI07</w:t>
            </w:r>
          </w:p>
        </w:tc>
        <w:tc>
          <w:tcPr>
            <w:tcW w:w="984" w:type="pct"/>
          </w:tcPr>
          <w:p w:rsidR="00BB1619" w:rsidRPr="00ED7B53" w:rsidRDefault="00BB1619" w:rsidP="005D121A">
            <w:pPr>
              <w:pStyle w:val="Table"/>
              <w:rPr>
                <w:lang w:eastAsia="de-CH"/>
              </w:rPr>
            </w:pPr>
            <w:r w:rsidRPr="00ED7B53">
              <w:rPr>
                <w:lang w:eastAsia="de-CH"/>
              </w:rPr>
              <w:t>Fancy HUD</w:t>
            </w:r>
          </w:p>
        </w:tc>
        <w:tc>
          <w:tcPr>
            <w:tcW w:w="3481" w:type="pct"/>
          </w:tcPr>
          <w:p w:rsidR="00BB1619" w:rsidRPr="00ED7B53" w:rsidRDefault="00BB1619" w:rsidP="005D121A">
            <w:pPr>
              <w:pStyle w:val="Table"/>
              <w:rPr>
                <w:lang w:eastAsia="de-CH"/>
              </w:rPr>
            </w:pPr>
            <w:r w:rsidRPr="00ED7B53">
              <w:rPr>
                <w:lang w:eastAsia="de-CH"/>
              </w:rPr>
              <w:t>A beautifully designed HUD that nicely integrates with the game environment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ReqUI08 </w:t>
            </w:r>
          </w:p>
        </w:tc>
        <w:tc>
          <w:tcPr>
            <w:tcW w:w="984" w:type="pct"/>
          </w:tcPr>
          <w:p w:rsidR="00BB1619" w:rsidRPr="00ED7B53" w:rsidRDefault="00BB1619" w:rsidP="005D121A">
            <w:pPr>
              <w:pStyle w:val="Table"/>
              <w:rPr>
                <w:lang w:eastAsia="de-CH"/>
              </w:rPr>
            </w:pPr>
            <w:r w:rsidRPr="00ED7B53">
              <w:rPr>
                <w:lang w:eastAsia="de-CH"/>
              </w:rPr>
              <w:t>Intro</w:t>
            </w:r>
          </w:p>
        </w:tc>
        <w:tc>
          <w:tcPr>
            <w:tcW w:w="3481" w:type="pct"/>
          </w:tcPr>
          <w:p w:rsidR="00BB1619" w:rsidRPr="00ED7B53" w:rsidRDefault="00BB1619" w:rsidP="005D121A">
            <w:pPr>
              <w:pStyle w:val="Table"/>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22" w:name="_Toc224983325"/>
      <w:r>
        <w:rPr>
          <w:rFonts w:eastAsia="Times New Roman"/>
          <w:lang w:eastAsia="de-CH"/>
        </w:rPr>
        <w:t>Lava</w:t>
      </w:r>
      <w:bookmarkEnd w:id="22"/>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3"/>
        <w:gridCol w:w="1683"/>
        <w:gridCol w:w="5888"/>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1" w:type="pct"/>
          </w:tcPr>
          <w:p w:rsidR="00BB1619" w:rsidRPr="00ED7B53" w:rsidRDefault="00BB1619" w:rsidP="005D121A">
            <w:pPr>
              <w:pStyle w:val="Table"/>
              <w:rPr>
                <w:b/>
                <w:bCs/>
                <w:lang w:eastAsia="de-CH"/>
              </w:rPr>
            </w:pPr>
            <w:r w:rsidRPr="00ED7B53">
              <w:rPr>
                <w:b/>
                <w:bCs/>
                <w:lang w:eastAsia="de-CH"/>
              </w:rPr>
              <w:t xml:space="preserve">ReqL01 </w:t>
            </w:r>
          </w:p>
        </w:tc>
        <w:tc>
          <w:tcPr>
            <w:tcW w:w="1000" w:type="pct"/>
          </w:tcPr>
          <w:p w:rsidR="00BB1619" w:rsidRPr="00ED7B53" w:rsidRDefault="00BB1619" w:rsidP="005D121A">
            <w:pPr>
              <w:pStyle w:val="Table"/>
              <w:rPr>
                <w:lang w:eastAsia="de-CH"/>
              </w:rPr>
            </w:pPr>
            <w:r w:rsidRPr="00ED7B53">
              <w:rPr>
                <w:lang w:eastAsia="de-CH"/>
              </w:rPr>
              <w:t xml:space="preserve">Lava Ground </w:t>
            </w:r>
          </w:p>
        </w:tc>
        <w:tc>
          <w:tcPr>
            <w:tcW w:w="3499" w:type="pct"/>
          </w:tcPr>
          <w:p w:rsidR="00BB1619" w:rsidRPr="00ED7B53" w:rsidRDefault="00BB1619" w:rsidP="005D121A">
            <w:pPr>
              <w:pStyle w:val="Table"/>
              <w:rPr>
                <w:lang w:eastAsia="de-CH"/>
              </w:rPr>
            </w:pPr>
            <w:r w:rsidRPr="00ED7B53">
              <w:rPr>
                <w:lang w:eastAsia="de-CH"/>
              </w:rPr>
              <w:t xml:space="preserve">The ground is covered by lava. This requirement represents the game-logic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A basic effect to render the lava lake. A basic red rectangle is enough for a first prototype.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lava lake. This includes advanced shaders.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If the player gets into contact with the lava he dies.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Fire Eruptions </w:t>
            </w:r>
          </w:p>
        </w:tc>
        <w:tc>
          <w:tcPr>
            <w:tcW w:w="0" w:type="auto"/>
          </w:tcPr>
          <w:p w:rsidR="00BB1619" w:rsidRPr="00ED7B53" w:rsidRDefault="00BB1619" w:rsidP="005D121A">
            <w:pPr>
              <w:pStyle w:val="Table"/>
              <w:rPr>
                <w:lang w:eastAsia="de-CH"/>
              </w:rPr>
            </w:pPr>
            <w:r w:rsidRPr="00ED7B53">
              <w:rPr>
                <w:lang w:eastAsia="de-CH"/>
              </w:rPr>
              <w:t>At random there are fire eruptions emerging from the lake.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c>
          <w:tcPr>
            <w:tcW w:w="0" w:type="auto"/>
          </w:tcPr>
          <w:p w:rsidR="00BB1619" w:rsidRPr="00ED7B53" w:rsidRDefault="00BB1619" w:rsidP="005D121A">
            <w:pPr>
              <w:pStyle w:val="Table"/>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23" w:name="_Toc224983326"/>
      <w:r w:rsidRPr="002D0A71">
        <w:rPr>
          <w:rFonts w:eastAsia="Times New Roman"/>
          <w:lang w:eastAsia="de-CH"/>
        </w:rPr>
        <w:t>Pillars</w:t>
      </w:r>
      <w:bookmarkEnd w:id="23"/>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81"/>
        <w:gridCol w:w="1614"/>
        <w:gridCol w:w="581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83" w:type="pct"/>
          </w:tcPr>
          <w:p w:rsidR="00BB1619" w:rsidRPr="00ED7B53" w:rsidRDefault="00BB1619" w:rsidP="005D121A">
            <w:pPr>
              <w:pStyle w:val="Table"/>
              <w:rPr>
                <w:b/>
                <w:bCs/>
                <w:lang w:eastAsia="de-CH"/>
              </w:rPr>
            </w:pPr>
            <w:r w:rsidRPr="00ED7B53">
              <w:rPr>
                <w:b/>
                <w:bCs/>
                <w:lang w:eastAsia="de-CH"/>
              </w:rPr>
              <w:t xml:space="preserve">ReqPi01 </w:t>
            </w:r>
          </w:p>
        </w:tc>
        <w:tc>
          <w:tcPr>
            <w:tcW w:w="959" w:type="pct"/>
          </w:tcPr>
          <w:p w:rsidR="00BB1619" w:rsidRPr="00ED7B53" w:rsidRDefault="00BB1619" w:rsidP="005D121A">
            <w:pPr>
              <w:pStyle w:val="Table"/>
              <w:rPr>
                <w:lang w:eastAsia="de-CH"/>
              </w:rPr>
            </w:pPr>
            <w:r w:rsidRPr="00ED7B53">
              <w:rPr>
                <w:lang w:eastAsia="de-CH"/>
              </w:rPr>
              <w:t xml:space="preserve">Pillars </w:t>
            </w:r>
          </w:p>
        </w:tc>
        <w:tc>
          <w:tcPr>
            <w:tcW w:w="3458" w:type="pct"/>
          </w:tcPr>
          <w:p w:rsidR="00BB1619" w:rsidRPr="00ED7B53" w:rsidRDefault="00BB1619" w:rsidP="005D121A">
            <w:pPr>
              <w:pStyle w:val="Table"/>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There is some model representing pillars which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rPr>
                <w:lang w:eastAsia="de-CH"/>
              </w:rPr>
            </w:pPr>
            <w:r w:rsidRPr="00ED7B53">
              <w:rPr>
                <w:lang w:eastAsia="de-CH"/>
              </w:rPr>
              <w:t xml:space="preserve">Realistically rendered pillars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c>
          <w:tcPr>
            <w:tcW w:w="0" w:type="auto"/>
          </w:tcPr>
          <w:p w:rsidR="00BB1619" w:rsidRPr="00ED7B53" w:rsidRDefault="00BB1619" w:rsidP="005D121A">
            <w:pPr>
              <w:pStyle w:val="Table"/>
              <w:rPr>
                <w:lang w:eastAsia="de-CH"/>
              </w:rPr>
            </w:pPr>
            <w:r w:rsidRPr="00ED7B53">
              <w:rPr>
                <w:lang w:eastAsia="de-CH"/>
              </w:rPr>
              <w:t xml:space="preserve">Pillars can be tilt over by islands. The resulting fall can affect other islands and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c>
          <w:tcPr>
            <w:tcW w:w="0" w:type="auto"/>
          </w:tcPr>
          <w:p w:rsidR="00BB1619" w:rsidRPr="00ED7B53" w:rsidRDefault="00BB1619" w:rsidP="005D121A">
            <w:pPr>
              <w:pStyle w:val="Table"/>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24" w:name="_Toc224983327"/>
      <w:r w:rsidRPr="002D0A71">
        <w:rPr>
          <w:rFonts w:eastAsia="Times New Roman"/>
          <w:lang w:eastAsia="de-CH"/>
        </w:rPr>
        <w:t>Floating Islands</w:t>
      </w:r>
      <w:bookmarkEnd w:id="24"/>
      <w:r w:rsidRPr="002D0A71">
        <w:rPr>
          <w:rFonts w:eastAsia="Times New Roman"/>
          <w:lang w:eastAsia="de-CH"/>
        </w:rPr>
        <w:t xml:space="preserve"> </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71"/>
        <w:gridCol w:w="1668"/>
        <w:gridCol w:w="5875"/>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ReqI01 </w:t>
            </w:r>
          </w:p>
        </w:tc>
        <w:tc>
          <w:tcPr>
            <w:tcW w:w="991" w:type="pct"/>
          </w:tcPr>
          <w:p w:rsidR="00BB1619" w:rsidRPr="00ED7B53" w:rsidRDefault="00BB1619" w:rsidP="005D121A">
            <w:pPr>
              <w:pStyle w:val="Table"/>
              <w:rPr>
                <w:lang w:eastAsia="de-CH"/>
              </w:rPr>
            </w:pPr>
            <w:r w:rsidRPr="00ED7B53">
              <w:rPr>
                <w:lang w:eastAsia="de-CH"/>
              </w:rPr>
              <w:t xml:space="preserve">Floating Islands </w:t>
            </w:r>
          </w:p>
        </w:tc>
        <w:tc>
          <w:tcPr>
            <w:tcW w:w="3491" w:type="pct"/>
          </w:tcPr>
          <w:p w:rsidR="00BB1619" w:rsidRPr="00ED7B53" w:rsidRDefault="00BB1619" w:rsidP="005D121A">
            <w:pPr>
              <w:pStyle w:val="Table"/>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A basic rendering such that the islands are visible and useable inside a game.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Islands have the ability to move. They move with a given velocity.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ReqI05 </w:t>
            </w:r>
          </w:p>
        </w:tc>
        <w:tc>
          <w:tcPr>
            <w:tcW w:w="0" w:type="auto"/>
          </w:tcPr>
          <w:p w:rsidR="00BB1619" w:rsidRPr="00ED7B53" w:rsidRDefault="00BB1619" w:rsidP="005D121A">
            <w:pPr>
              <w:pStyle w:val="Table"/>
              <w:rPr>
                <w:lang w:eastAsia="de-CH"/>
              </w:rPr>
            </w:pPr>
            <w:r w:rsidRPr="00ED7B53">
              <w:rPr>
                <w:lang w:eastAsia="de-CH"/>
              </w:rPr>
              <w:t xml:space="preserve">Crashing Islands </w:t>
            </w:r>
          </w:p>
        </w:tc>
        <w:tc>
          <w:tcPr>
            <w:tcW w:w="0" w:type="auto"/>
          </w:tcPr>
          <w:p w:rsidR="00BB1619" w:rsidRPr="00ED7B53" w:rsidRDefault="00BB1619" w:rsidP="005D121A">
            <w:pPr>
              <w:pStyle w:val="Table"/>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If a player stands on an island it will lose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 xml:space="preserve">If the island does not carry the player it regains its original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c>
          <w:tcPr>
            <w:tcW w:w="0" w:type="auto"/>
          </w:tcPr>
          <w:p w:rsidR="00BB1619" w:rsidRPr="00ED7B53" w:rsidRDefault="00BB1619" w:rsidP="005D121A">
            <w:pPr>
              <w:pStyle w:val="Table"/>
              <w:rPr>
                <w:lang w:eastAsia="de-CH"/>
              </w:rPr>
            </w:pPr>
            <w:r w:rsidRPr="00ED7B53">
              <w:rPr>
                <w:lang w:eastAsia="de-CH"/>
              </w:rPr>
              <w:t xml:space="preserve">If an island gets into contact with lava it melts.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c>
          <w:tcPr>
            <w:tcW w:w="0" w:type="auto"/>
          </w:tcPr>
          <w:p w:rsidR="00BB1619" w:rsidRPr="00ED7B53" w:rsidRDefault="00BB1619" w:rsidP="005D121A">
            <w:pPr>
              <w:pStyle w:val="Table"/>
              <w:rPr>
                <w:lang w:eastAsia="de-CH"/>
              </w:rPr>
            </w:pPr>
            <w:r w:rsidRPr="00ED7B53">
              <w:rPr>
                <w:lang w:eastAsia="de-CH"/>
              </w:rPr>
              <w:t xml:space="preserve">If an island takes enough damage, either by a players special ability or by falling pillars it will fall apart.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c>
          <w:tcPr>
            <w:tcW w:w="0" w:type="auto"/>
          </w:tcPr>
          <w:p w:rsidR="00BB1619" w:rsidRPr="00ED7B53" w:rsidRDefault="00BB1619" w:rsidP="005D121A">
            <w:pPr>
              <w:pStyle w:val="Table"/>
              <w:rPr>
                <w:lang w:eastAsia="de-CH"/>
              </w:rPr>
            </w:pPr>
            <w:r w:rsidRPr="00ED7B53">
              <w:rPr>
                <w:lang w:eastAsia="de-CH"/>
              </w:rPr>
              <w:t>Islands hovering above a specific height are slightly or fully covered in ice.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Power-Ups are lying on the islands.</w:t>
            </w:r>
          </w:p>
        </w:tc>
      </w:tr>
    </w:tbl>
    <w:p w:rsidR="00BB1619" w:rsidRPr="002D0A71" w:rsidRDefault="00BB1619" w:rsidP="00DB335A">
      <w:pPr>
        <w:pStyle w:val="Heading2"/>
        <w:rPr>
          <w:rFonts w:eastAsia="Times New Roman"/>
          <w:lang w:eastAsia="de-CH"/>
        </w:rPr>
      </w:pPr>
      <w:bookmarkStart w:id="25" w:name="_Toc224983328"/>
      <w:r w:rsidRPr="002D0A71">
        <w:rPr>
          <w:rFonts w:eastAsia="Times New Roman"/>
          <w:lang w:eastAsia="de-CH"/>
        </w:rPr>
        <w:t>Player</w:t>
      </w:r>
      <w:bookmarkEnd w:id="25"/>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1"/>
        <w:gridCol w:w="1644"/>
        <w:gridCol w:w="584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47" w:type="pct"/>
          </w:tcPr>
          <w:p w:rsidR="00BB1619" w:rsidRPr="00ED7B53" w:rsidRDefault="00BB1619" w:rsidP="005D121A">
            <w:pPr>
              <w:pStyle w:val="Table"/>
              <w:rPr>
                <w:b/>
                <w:bCs/>
                <w:lang w:eastAsia="de-CH"/>
              </w:rPr>
            </w:pPr>
            <w:r w:rsidRPr="00ED7B53">
              <w:rPr>
                <w:b/>
                <w:bCs/>
                <w:lang w:eastAsia="de-CH"/>
              </w:rPr>
              <w:t xml:space="preserve">ReqP01 </w:t>
            </w:r>
          </w:p>
        </w:tc>
        <w:tc>
          <w:tcPr>
            <w:tcW w:w="977" w:type="pct"/>
          </w:tcPr>
          <w:p w:rsidR="00BB1619" w:rsidRPr="00ED7B53" w:rsidRDefault="00BB1619" w:rsidP="005D121A">
            <w:pPr>
              <w:pStyle w:val="Table"/>
              <w:rPr>
                <w:lang w:eastAsia="de-CH"/>
              </w:rPr>
            </w:pPr>
            <w:r w:rsidRPr="00ED7B53">
              <w:rPr>
                <w:lang w:eastAsia="de-CH"/>
              </w:rPr>
              <w:t xml:space="preserve">Player </w:t>
            </w:r>
          </w:p>
        </w:tc>
        <w:tc>
          <w:tcPr>
            <w:tcW w:w="3476" w:type="pct"/>
          </w:tcPr>
          <w:p w:rsidR="00BB1619" w:rsidRPr="00ED7B53" w:rsidRDefault="00BB1619" w:rsidP="005D121A">
            <w:pPr>
              <w:pStyle w:val="Table"/>
              <w:rPr>
                <w:lang w:eastAsia="de-CH"/>
              </w:rPr>
            </w:pPr>
            <w:r w:rsidRPr="00ED7B53">
              <w:rPr>
                <w:lang w:eastAsia="de-CH"/>
              </w:rPr>
              <w:t xml:space="preserve">The player has to be represented within the game-logic.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A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c>
          <w:tcPr>
            <w:tcW w:w="0" w:type="auto"/>
          </w:tcPr>
          <w:p w:rsidR="00BB1619" w:rsidRPr="00ED7B53" w:rsidRDefault="00BB1619" w:rsidP="005D121A">
            <w:pPr>
              <w:pStyle w:val="Table"/>
              <w:rPr>
                <w:lang w:eastAsia="de-CH"/>
              </w:rPr>
            </w:pPr>
            <w:r w:rsidRPr="00ED7B53">
              <w:rPr>
                <w:lang w:eastAsia="de-CH"/>
              </w:rPr>
              <w:t xml:space="preserve">A realistic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c>
          <w:tcPr>
            <w:tcW w:w="0" w:type="auto"/>
          </w:tcPr>
          <w:p w:rsidR="00BB1619" w:rsidRPr="00ED7B53" w:rsidRDefault="00BB1619" w:rsidP="005D121A">
            <w:pPr>
              <w:pStyle w:val="Table"/>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c>
          <w:tcPr>
            <w:tcW w:w="0" w:type="auto"/>
          </w:tcPr>
          <w:p w:rsidR="00BB1619" w:rsidRPr="00ED7B53" w:rsidRDefault="00BB1619" w:rsidP="005D121A">
            <w:pPr>
              <w:pStyle w:val="Table"/>
              <w:rPr>
                <w:lang w:eastAsia="de-CH"/>
              </w:rPr>
            </w:pPr>
            <w:r w:rsidRPr="00ED7B53">
              <w:rPr>
                <w:lang w:eastAsia="de-CH"/>
              </w:rPr>
              <w:t xml:space="preserve">The player can walk to an island he attracted.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move from one island to another.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emit bursts of air which will for a short period of time get an island to drift off its original course.  If it collides with a pillar it could change its course completely.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Every player has a melee attack ability which costs no energy. This will deduce health from his enemy.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A realistic attack animation is displayed.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 xml:space="preserve">Melee attacks will also physically push the opponent away from the attacker.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ReqP13</w:t>
            </w:r>
          </w:p>
        </w:tc>
        <w:tc>
          <w:tcPr>
            <w:tcW w:w="0" w:type="auto"/>
          </w:tcPr>
          <w:p w:rsidR="00BB1619" w:rsidRPr="00ED7B53" w:rsidRDefault="00BB1619" w:rsidP="005D121A">
            <w:pPr>
              <w:pStyle w:val="Table"/>
              <w:rPr>
                <w:lang w:eastAsia="de-CH"/>
              </w:rPr>
            </w:pPr>
            <w:r w:rsidRPr="00ED7B53">
              <w:rPr>
                <w:lang w:eastAsia="de-CH"/>
              </w:rPr>
              <w:t>Flame Thrower Damage</w:t>
            </w:r>
          </w:p>
        </w:tc>
        <w:tc>
          <w:tcPr>
            <w:tcW w:w="0" w:type="auto"/>
          </w:tcPr>
          <w:p w:rsidR="00BB1619" w:rsidRPr="00ED7B53" w:rsidRDefault="00BB1619" w:rsidP="005D121A">
            <w:pPr>
              <w:pStyle w:val="Table"/>
              <w:rPr>
                <w:lang w:eastAsia="de-CH"/>
              </w:rPr>
            </w:pPr>
            <w:r w:rsidRPr="00ED7B53">
              <w:rPr>
                <w:lang w:eastAsia="de-CH"/>
              </w:rPr>
              <w:t>The player can use a flame thrower to cause damage to another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ReqP14</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The player can use a flame thrower to target and destroy islands.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rPr>
                <w:lang w:eastAsia="de-CH"/>
              </w:rPr>
            </w:pPr>
            <w:r w:rsidRPr="00ED7B53">
              <w:rPr>
                <w:lang w:eastAsia="de-CH"/>
              </w:rPr>
              <w:t xml:space="preserve">If the spike hits a rising fire ball, an island will be built.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ReqP16 </w:t>
            </w:r>
          </w:p>
        </w:tc>
        <w:tc>
          <w:tcPr>
            <w:tcW w:w="0" w:type="auto"/>
          </w:tcPr>
          <w:p w:rsidR="00BB1619" w:rsidRPr="00ED7B53" w:rsidRDefault="00BB1619" w:rsidP="005D121A">
            <w:pPr>
              <w:pStyle w:val="Table"/>
              <w:rPr>
                <w:lang w:eastAsia="de-CH"/>
              </w:rPr>
            </w:pPr>
            <w:r w:rsidRPr="00ED7B53">
              <w:rPr>
                <w:lang w:eastAsia="de-CH"/>
              </w:rPr>
              <w:t xml:space="preserve">Snow storm </w:t>
            </w:r>
          </w:p>
        </w:tc>
        <w:tc>
          <w:tcPr>
            <w:tcW w:w="0" w:type="auto"/>
          </w:tcPr>
          <w:p w:rsidR="00BB1619" w:rsidRPr="00ED7B53" w:rsidRDefault="00BB1619" w:rsidP="005D121A">
            <w:pPr>
              <w:pStyle w:val="Table"/>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c>
          <w:tcPr>
            <w:tcW w:w="0" w:type="auto"/>
          </w:tcPr>
          <w:p w:rsidR="00BB1619" w:rsidRPr="00ED7B53" w:rsidRDefault="00BB1619" w:rsidP="005D121A">
            <w:pPr>
              <w:pStyle w:val="Table"/>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c>
          <w:tcPr>
            <w:tcW w:w="0" w:type="auto"/>
          </w:tcPr>
          <w:p w:rsidR="00BB1619" w:rsidRPr="00ED7B53" w:rsidRDefault="00BB1619" w:rsidP="005D121A">
            <w:pPr>
              <w:pStyle w:val="Table"/>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Players can collect power-ups and get their respective bonuses.</w:t>
            </w:r>
          </w:p>
        </w:tc>
      </w:tr>
    </w:tbl>
    <w:p w:rsidR="00BB1619" w:rsidRPr="002D0A71" w:rsidRDefault="00BB1619" w:rsidP="00D818A5">
      <w:pPr>
        <w:pStyle w:val="Heading1"/>
        <w:rPr>
          <w:rFonts w:eastAsia="Times New Roman"/>
          <w:kern w:val="36"/>
          <w:lang w:eastAsia="de-CH"/>
        </w:rPr>
      </w:pPr>
      <w:bookmarkStart w:id="26" w:name="Development_Schedule"/>
      <w:bookmarkStart w:id="27" w:name="_Toc224983329"/>
      <w:bookmarkEnd w:id="26"/>
      <w:r w:rsidRPr="002D0A71">
        <w:rPr>
          <w:rFonts w:eastAsia="Times New Roman"/>
          <w:kern w:val="36"/>
          <w:lang w:eastAsia="de-CH"/>
        </w:rPr>
        <w:t>Development Schedule</w:t>
      </w:r>
      <w:bookmarkEnd w:id="27"/>
    </w:p>
    <w:p w:rsidR="00BB1619" w:rsidRPr="00F86D9E" w:rsidRDefault="00BB1619"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29" w:name="_Toc224983330"/>
      <w:r w:rsidRPr="002D0A71">
        <w:rPr>
          <w:rFonts w:eastAsia="Times New Roman"/>
          <w:lang w:eastAsia="de-CH"/>
        </w:rPr>
        <w:t>Deliverables</w:t>
      </w:r>
      <w:bookmarkEnd w:id="29"/>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01"/>
        <w:gridCol w:w="7486"/>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ReqG01 </w:t>
            </w:r>
          </w:p>
        </w:tc>
        <w:tc>
          <w:tcPr>
            <w:tcW w:w="4463" w:type="pct"/>
          </w:tcPr>
          <w:p w:rsidR="00BB1619" w:rsidRPr="00ED7B53" w:rsidRDefault="00BB1619" w:rsidP="005D121A">
            <w:pPr>
              <w:pStyle w:val="Table"/>
              <w:rPr>
                <w:lang w:eastAsia="de-CH"/>
              </w:rPr>
            </w:pPr>
            <w:r w:rsidRPr="00ED7B53">
              <w:rPr>
                <w:lang w:eastAsia="de-CH"/>
              </w:rPr>
              <w:t xml:space="preserve">Basic Camera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ReqG03 </w:t>
            </w:r>
          </w:p>
        </w:tc>
        <w:tc>
          <w:tcPr>
            <w:tcW w:w="4463" w:type="pct"/>
          </w:tcPr>
          <w:p w:rsidR="00BB1619" w:rsidRPr="00ED7B53" w:rsidRDefault="00BB1619" w:rsidP="005D121A">
            <w:pPr>
              <w:pStyle w:val="Table"/>
              <w:rPr>
                <w:lang w:eastAsia="de-CH"/>
              </w:rPr>
            </w:pPr>
            <w:r w:rsidRPr="00ED7B53">
              <w:rPr>
                <w:lang w:eastAsia="de-CH"/>
              </w:rPr>
              <w:t xml:space="preserve">Basic Software Framework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ReqL01 </w:t>
            </w:r>
          </w:p>
        </w:tc>
        <w:tc>
          <w:tcPr>
            <w:tcW w:w="4463" w:type="pct"/>
          </w:tcPr>
          <w:p w:rsidR="00BB1619" w:rsidRPr="00ED7B53" w:rsidRDefault="00BB1619" w:rsidP="005D121A">
            <w:pPr>
              <w:pStyle w:val="Table"/>
              <w:rPr>
                <w:lang w:eastAsia="de-CH"/>
              </w:rPr>
            </w:pPr>
            <w:r w:rsidRPr="00ED7B53">
              <w:rPr>
                <w:lang w:eastAsia="de-CH"/>
              </w:rPr>
              <w:t xml:space="preserve">Lava Ground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ReqL02 </w:t>
            </w:r>
          </w:p>
        </w:tc>
        <w:tc>
          <w:tcPr>
            <w:tcW w:w="4463" w:type="pct"/>
          </w:tcPr>
          <w:p w:rsidR="00BB1619" w:rsidRPr="00ED7B53" w:rsidRDefault="00BB1619" w:rsidP="005D121A">
            <w:pPr>
              <w:pStyle w:val="Table"/>
              <w:rPr>
                <w:lang w:eastAsia="de-CH"/>
              </w:rPr>
            </w:pPr>
            <w:r w:rsidRPr="00ED7B53">
              <w:rPr>
                <w:lang w:eastAsia="de-CH"/>
              </w:rPr>
              <w:t xml:space="preserve">Basic Lava Effect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ReqL04 </w:t>
            </w:r>
          </w:p>
        </w:tc>
        <w:tc>
          <w:tcPr>
            <w:tcW w:w="4463" w:type="pct"/>
          </w:tcPr>
          <w:p w:rsidR="00BB1619" w:rsidRPr="00ED7B53" w:rsidRDefault="00BB1619" w:rsidP="005D121A">
            <w:pPr>
              <w:pStyle w:val="Table"/>
              <w:rPr>
                <w:lang w:eastAsia="de-CH"/>
              </w:rPr>
            </w:pPr>
            <w:r w:rsidRPr="00ED7B53">
              <w:rPr>
                <w:lang w:eastAsia="de-CH"/>
              </w:rPr>
              <w:t xml:space="preserve">Deadly Lava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ReqPi01 </w:t>
            </w:r>
          </w:p>
        </w:tc>
        <w:tc>
          <w:tcPr>
            <w:tcW w:w="4463" w:type="pct"/>
          </w:tcPr>
          <w:p w:rsidR="00BB1619" w:rsidRPr="00ED7B53" w:rsidRDefault="00BB1619" w:rsidP="005D121A">
            <w:pPr>
              <w:pStyle w:val="Table"/>
              <w:rPr>
                <w:lang w:eastAsia="de-CH"/>
              </w:rPr>
            </w:pPr>
            <w:r w:rsidRPr="00ED7B53">
              <w:rPr>
                <w:lang w:eastAsia="de-CH"/>
              </w:rPr>
              <w:t xml:space="preserve">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ReqPi02 </w:t>
            </w:r>
          </w:p>
        </w:tc>
        <w:tc>
          <w:tcPr>
            <w:tcW w:w="4463" w:type="pct"/>
          </w:tcPr>
          <w:p w:rsidR="00BB1619" w:rsidRPr="00ED7B53" w:rsidRDefault="00BB1619" w:rsidP="005D121A">
            <w:pPr>
              <w:pStyle w:val="Table"/>
              <w:rPr>
                <w:lang w:eastAsia="de-CH"/>
              </w:rPr>
            </w:pPr>
            <w:r w:rsidRPr="00ED7B53">
              <w:rPr>
                <w:lang w:eastAsia="de-CH"/>
              </w:rPr>
              <w:t xml:space="preserve">Basic Pillar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ReqI01 </w:t>
            </w:r>
          </w:p>
        </w:tc>
        <w:tc>
          <w:tcPr>
            <w:tcW w:w="4463" w:type="pct"/>
          </w:tcPr>
          <w:p w:rsidR="00BB1619" w:rsidRPr="00ED7B53" w:rsidRDefault="00BB1619" w:rsidP="005D121A">
            <w:pPr>
              <w:pStyle w:val="Table"/>
              <w:rPr>
                <w:lang w:eastAsia="de-CH"/>
              </w:rPr>
            </w:pPr>
            <w:r w:rsidRPr="00ED7B53">
              <w:rPr>
                <w:lang w:eastAsia="de-CH"/>
              </w:rPr>
              <w:t xml:space="preserve">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ReqI02 </w:t>
            </w:r>
          </w:p>
        </w:tc>
        <w:tc>
          <w:tcPr>
            <w:tcW w:w="4463" w:type="pct"/>
          </w:tcPr>
          <w:p w:rsidR="00BB1619" w:rsidRPr="00ED7B53" w:rsidRDefault="00BB1619" w:rsidP="005D121A">
            <w:pPr>
              <w:pStyle w:val="Table"/>
              <w:rPr>
                <w:lang w:eastAsia="de-CH"/>
              </w:rPr>
            </w:pPr>
            <w:r w:rsidRPr="00ED7B53">
              <w:rPr>
                <w:lang w:eastAsia="de-CH"/>
              </w:rPr>
              <w:t xml:space="preserve">Basic Island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ReqI04 </w:t>
            </w:r>
          </w:p>
        </w:tc>
        <w:tc>
          <w:tcPr>
            <w:tcW w:w="4463" w:type="pct"/>
          </w:tcPr>
          <w:p w:rsidR="00BB1619" w:rsidRPr="00ED7B53" w:rsidRDefault="00BB1619" w:rsidP="005D121A">
            <w:pPr>
              <w:pStyle w:val="Table"/>
              <w:rPr>
                <w:lang w:eastAsia="de-CH"/>
              </w:rPr>
            </w:pPr>
            <w:r w:rsidRPr="00ED7B53">
              <w:rPr>
                <w:lang w:eastAsia="de-CH"/>
              </w:rPr>
              <w:t xml:space="preserve">Moving 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ReqP01 </w:t>
            </w:r>
          </w:p>
        </w:tc>
        <w:tc>
          <w:tcPr>
            <w:tcW w:w="4463" w:type="pct"/>
          </w:tcPr>
          <w:p w:rsidR="00BB1619" w:rsidRPr="00ED7B53" w:rsidRDefault="00BB1619" w:rsidP="005D121A">
            <w:pPr>
              <w:pStyle w:val="Table"/>
              <w:rPr>
                <w:lang w:eastAsia="de-CH"/>
              </w:rPr>
            </w:pPr>
            <w:r w:rsidRPr="00ED7B53">
              <w:rPr>
                <w:lang w:eastAsia="de-CH"/>
              </w:rPr>
              <w:t xml:space="preserve">Player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ReqP02 </w:t>
            </w:r>
          </w:p>
        </w:tc>
        <w:tc>
          <w:tcPr>
            <w:tcW w:w="4463" w:type="pct"/>
          </w:tcPr>
          <w:p w:rsidR="00BB1619" w:rsidRPr="00ED7B53" w:rsidRDefault="00BB1619" w:rsidP="005D121A">
            <w:pPr>
              <w:pStyle w:val="Table"/>
              <w:rPr>
                <w:lang w:eastAsia="de-CH"/>
              </w:rPr>
            </w:pPr>
            <w:r w:rsidRPr="00ED7B53">
              <w:rPr>
                <w:lang w:eastAsia="de-CH"/>
              </w:rPr>
              <w:t xml:space="preserve">Basic Player Model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ReqP06 </w:t>
            </w:r>
          </w:p>
        </w:tc>
        <w:tc>
          <w:tcPr>
            <w:tcW w:w="4463" w:type="pct"/>
          </w:tcPr>
          <w:p w:rsidR="00BB1619" w:rsidRPr="00ED7B53" w:rsidRDefault="00BB1619" w:rsidP="005D121A">
            <w:pPr>
              <w:pStyle w:val="Table"/>
              <w:rPr>
                <w:lang w:eastAsia="de-CH"/>
              </w:rPr>
            </w:pPr>
            <w:r w:rsidRPr="00ED7B53">
              <w:rPr>
                <w:lang w:eastAsia="de-CH"/>
              </w:rPr>
              <w:t xml:space="preserve">Island Jumping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ReqP08 </w:t>
            </w:r>
          </w:p>
        </w:tc>
        <w:tc>
          <w:tcPr>
            <w:tcW w:w="4463" w:type="pct"/>
          </w:tcPr>
          <w:p w:rsidR="00BB1619" w:rsidRPr="00ED7B53" w:rsidRDefault="00BB1619" w:rsidP="005D121A">
            <w:pPr>
              <w:pStyle w:val="Table"/>
              <w:rPr>
                <w:lang w:eastAsia="de-CH"/>
              </w:rPr>
            </w:pPr>
            <w:r w:rsidRPr="00ED7B53">
              <w:rPr>
                <w:lang w:eastAsia="de-CH"/>
              </w:rPr>
              <w:t xml:space="preserve">Direct Combat 1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ReqP10 </w:t>
            </w:r>
          </w:p>
        </w:tc>
        <w:tc>
          <w:tcPr>
            <w:tcW w:w="4463" w:type="pct"/>
          </w:tcPr>
          <w:p w:rsidR="00BB1619" w:rsidRPr="00ED7B53" w:rsidRDefault="00BB1619" w:rsidP="005D121A">
            <w:pPr>
              <w:pStyle w:val="Table"/>
              <w:rPr>
                <w:lang w:eastAsia="de-CH"/>
              </w:rPr>
            </w:pPr>
            <w:r w:rsidRPr="00ED7B53">
              <w:rPr>
                <w:lang w:eastAsia="de-CH"/>
              </w:rPr>
              <w:t xml:space="preserve">Direct Combat 3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ReqP12 </w:t>
            </w:r>
          </w:p>
        </w:tc>
        <w:tc>
          <w:tcPr>
            <w:tcW w:w="4463" w:type="pct"/>
          </w:tcPr>
          <w:p w:rsidR="00BB1619" w:rsidRPr="00ED7B53" w:rsidRDefault="00BB1619" w:rsidP="005D121A">
            <w:pPr>
              <w:pStyle w:val="Table"/>
              <w:rPr>
                <w:lang w:eastAsia="de-CH"/>
              </w:rPr>
            </w:pPr>
            <w:r w:rsidRPr="00ED7B53">
              <w:rPr>
                <w:lang w:eastAsia="de-CH"/>
              </w:rPr>
              <w:t xml:space="preserve">Ice Spike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ReqI12</w:t>
            </w:r>
          </w:p>
        </w:tc>
        <w:tc>
          <w:tcPr>
            <w:tcW w:w="4463" w:type="pct"/>
          </w:tcPr>
          <w:p w:rsidR="00BB1619" w:rsidRPr="00ED7B53" w:rsidRDefault="00BB1619" w:rsidP="005D121A">
            <w:pPr>
              <w:pStyle w:val="Table"/>
              <w:rPr>
                <w:lang w:eastAsia="de-CH"/>
              </w:rPr>
            </w:pPr>
            <w:r w:rsidRPr="00ED7B53">
              <w:rPr>
                <w:lang w:eastAsia="de-CH"/>
              </w:rPr>
              <w:t>Power-Ups</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ReqP20</w:t>
            </w:r>
          </w:p>
        </w:tc>
        <w:tc>
          <w:tcPr>
            <w:tcW w:w="4463" w:type="pct"/>
          </w:tcPr>
          <w:p w:rsidR="00BB1619" w:rsidRPr="00ED7B53" w:rsidRDefault="00BB1619" w:rsidP="005D121A">
            <w:pPr>
              <w:pStyle w:val="Table"/>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ReqI05 </w:t>
            </w:r>
          </w:p>
        </w:tc>
        <w:tc>
          <w:tcPr>
            <w:tcW w:w="4463" w:type="pct"/>
          </w:tcPr>
          <w:p w:rsidR="00BB1619" w:rsidRPr="00ED7B53" w:rsidRDefault="00BB1619" w:rsidP="005D121A">
            <w:pPr>
              <w:pStyle w:val="Table"/>
              <w:rPr>
                <w:lang w:eastAsia="de-CH"/>
              </w:rPr>
            </w:pPr>
            <w:r w:rsidRPr="00ED7B53">
              <w:rPr>
                <w:lang w:eastAsia="de-CH"/>
              </w:rPr>
              <w:t xml:space="preserve">Crashing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ReqI06 </w:t>
            </w:r>
          </w:p>
        </w:tc>
        <w:tc>
          <w:tcPr>
            <w:tcW w:w="4463" w:type="pct"/>
          </w:tcPr>
          <w:p w:rsidR="00BB1619" w:rsidRPr="00ED7B53" w:rsidRDefault="00BB1619" w:rsidP="005D121A">
            <w:pPr>
              <w:pStyle w:val="Table"/>
              <w:rPr>
                <w:lang w:eastAsia="de-CH"/>
              </w:rPr>
            </w:pPr>
            <w:r w:rsidRPr="00ED7B53">
              <w:rPr>
                <w:lang w:eastAsia="de-CH"/>
              </w:rPr>
              <w:t xml:space="preserve">Islands and 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ReqP09 </w:t>
            </w:r>
          </w:p>
        </w:tc>
        <w:tc>
          <w:tcPr>
            <w:tcW w:w="4463" w:type="pct"/>
          </w:tcPr>
          <w:p w:rsidR="00BB1619" w:rsidRPr="00ED7B53" w:rsidRDefault="00BB1619" w:rsidP="005D121A">
            <w:pPr>
              <w:pStyle w:val="Table"/>
              <w:rPr>
                <w:lang w:eastAsia="de-CH"/>
              </w:rPr>
            </w:pPr>
            <w:r w:rsidRPr="00ED7B53">
              <w:rPr>
                <w:lang w:eastAsia="de-CH"/>
              </w:rPr>
              <w:t xml:space="preserve">Direct Combat 2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ReqI07 </w:t>
            </w:r>
          </w:p>
        </w:tc>
        <w:tc>
          <w:tcPr>
            <w:tcW w:w="4463" w:type="pct"/>
          </w:tcPr>
          <w:p w:rsidR="00BB1619" w:rsidRPr="00ED7B53" w:rsidRDefault="00BB1619" w:rsidP="005D121A">
            <w:pPr>
              <w:pStyle w:val="Table"/>
              <w:rPr>
                <w:lang w:eastAsia="de-CH"/>
              </w:rPr>
            </w:pPr>
            <w:r w:rsidRPr="00ED7B53">
              <w:rPr>
                <w:lang w:eastAsia="de-CH"/>
              </w:rPr>
              <w:t xml:space="preserve">Sinking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ReqI08 </w:t>
            </w:r>
          </w:p>
        </w:tc>
        <w:tc>
          <w:tcPr>
            <w:tcW w:w="4463" w:type="pct"/>
          </w:tcPr>
          <w:p w:rsidR="00BB1619" w:rsidRPr="00ED7B53" w:rsidRDefault="00BB1619" w:rsidP="005D121A">
            <w:pPr>
              <w:pStyle w:val="Table"/>
              <w:rPr>
                <w:lang w:eastAsia="de-CH"/>
              </w:rPr>
            </w:pPr>
            <w:r w:rsidRPr="00ED7B53">
              <w:rPr>
                <w:lang w:eastAsia="de-CH"/>
              </w:rPr>
              <w:t xml:space="preserve">Rising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ReqP13 </w:t>
            </w:r>
          </w:p>
        </w:tc>
        <w:tc>
          <w:tcPr>
            <w:tcW w:w="4463" w:type="pct"/>
          </w:tcPr>
          <w:p w:rsidR="00BB1619" w:rsidRPr="00ED7B53" w:rsidRDefault="00BB1619" w:rsidP="005D121A">
            <w:pPr>
              <w:pStyle w:val="Table"/>
              <w:rPr>
                <w:lang w:eastAsia="de-CH"/>
              </w:rPr>
            </w:pPr>
            <w:r w:rsidRPr="00ED7B53">
              <w:rPr>
                <w:lang w:eastAsia="de-CH"/>
              </w:rPr>
              <w:t xml:space="preserve">Flame Thrower Damage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ReqP14 </w:t>
            </w:r>
          </w:p>
        </w:tc>
        <w:tc>
          <w:tcPr>
            <w:tcW w:w="4463" w:type="pct"/>
          </w:tcPr>
          <w:p w:rsidR="00BB1619" w:rsidRPr="00ED7B53" w:rsidRDefault="00BB1619" w:rsidP="005D121A">
            <w:pPr>
              <w:pStyle w:val="Table"/>
              <w:rPr>
                <w:lang w:eastAsia="de-CH"/>
              </w:rPr>
            </w:pPr>
            <w:r w:rsidRPr="00ED7B53">
              <w:rPr>
                <w:lang w:eastAsia="de-CH"/>
              </w:rPr>
              <w:t>Flame Thrower Island Destruction</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ReqP11 </w:t>
            </w:r>
          </w:p>
        </w:tc>
        <w:tc>
          <w:tcPr>
            <w:tcW w:w="4463" w:type="pct"/>
          </w:tcPr>
          <w:p w:rsidR="00BB1619" w:rsidRPr="00ED7B53" w:rsidRDefault="00BB1619" w:rsidP="005D121A">
            <w:pPr>
              <w:pStyle w:val="Table"/>
              <w:rPr>
                <w:lang w:eastAsia="de-CH"/>
              </w:rPr>
            </w:pPr>
            <w:r w:rsidRPr="00ED7B53">
              <w:rPr>
                <w:lang w:eastAsia="de-CH"/>
              </w:rPr>
              <w:t xml:space="preserve">Energy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ReqUI06</w:t>
            </w:r>
          </w:p>
        </w:tc>
        <w:tc>
          <w:tcPr>
            <w:tcW w:w="4463" w:type="pct"/>
          </w:tcPr>
          <w:p w:rsidR="00BB1619" w:rsidRPr="00ED7B53" w:rsidRDefault="00BB1619" w:rsidP="005D121A">
            <w:pPr>
              <w:pStyle w:val="Table"/>
              <w:rPr>
                <w:lang w:eastAsia="de-CH"/>
              </w:rPr>
            </w:pPr>
            <w:r w:rsidRPr="00ED7B53">
              <w:rPr>
                <w:lang w:eastAsia="de-CH"/>
              </w:rPr>
              <w:t>Simple HUD</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ReqP19</w:t>
            </w:r>
          </w:p>
        </w:tc>
        <w:tc>
          <w:tcPr>
            <w:tcW w:w="4463" w:type="pct"/>
          </w:tcPr>
          <w:p w:rsidR="00BB1619" w:rsidRPr="00ED7B53" w:rsidRDefault="00BB1619" w:rsidP="005D121A">
            <w:pPr>
              <w:pStyle w:val="Table"/>
              <w:rPr>
                <w:lang w:eastAsia="de-CH"/>
              </w:rPr>
            </w:pPr>
            <w:r w:rsidRPr="00ED7B53">
              <w:rPr>
                <w:lang w:eastAsia="de-CH"/>
              </w:rPr>
              <w:t>Aiming Aids</w:t>
            </w:r>
          </w:p>
        </w:tc>
      </w:tr>
    </w:tbl>
    <w:p w:rsidR="00BB1619" w:rsidRPr="002D0A71" w:rsidRDefault="00BB1619" w:rsidP="005E5BF0">
      <w:pPr>
        <w:pStyle w:val="Heading3"/>
        <w:rPr>
          <w:rFonts w:eastAsia="Times New Roman"/>
          <w:lang w:eastAsia="de-CH"/>
        </w:rPr>
      </w:pPr>
      <w:r w:rsidRPr="002D0A71">
        <w:rPr>
          <w:rFonts w:eastAsia="Times New Roman"/>
          <w:lang w:eastAsia="de-CH"/>
        </w:rPr>
        <w:t>Low target</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ReqUI04</w:t>
            </w:r>
          </w:p>
        </w:tc>
        <w:tc>
          <w:tcPr>
            <w:tcW w:w="0" w:type="auto"/>
          </w:tcPr>
          <w:p w:rsidR="00BB1619" w:rsidRPr="00ED7B53" w:rsidRDefault="00BB1619" w:rsidP="005D121A">
            <w:pPr>
              <w:pStyle w:val="Table"/>
              <w:rPr>
                <w:lang w:eastAsia="de-CH"/>
              </w:rPr>
            </w:pPr>
            <w:r w:rsidRPr="00ED7B53">
              <w:rPr>
                <w:lang w:eastAsia="de-CH"/>
              </w:rPr>
              <w:t>Player Selection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ReqUI07</w:t>
            </w:r>
          </w:p>
        </w:tc>
        <w:tc>
          <w:tcPr>
            <w:tcW w:w="0" w:type="auto"/>
          </w:tcPr>
          <w:p w:rsidR="00BB1619" w:rsidRPr="00ED7B53" w:rsidRDefault="00BB1619" w:rsidP="005D121A">
            <w:pPr>
              <w:pStyle w:val="Table"/>
              <w:rPr>
                <w:lang w:eastAsia="de-CH"/>
              </w:rPr>
            </w:pPr>
            <w:r w:rsidRPr="00ED7B53">
              <w:rPr>
                <w:lang w:eastAsia="de-CH"/>
              </w:rPr>
              <w:t>Fancy HUD</w:t>
            </w:r>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94"/>
        <w:gridCol w:w="742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ReqUI03</w:t>
            </w:r>
          </w:p>
        </w:tc>
        <w:tc>
          <w:tcPr>
            <w:tcW w:w="0" w:type="auto"/>
          </w:tcPr>
          <w:p w:rsidR="00BB1619" w:rsidRPr="00ED7B53" w:rsidRDefault="00BB1619" w:rsidP="005D121A">
            <w:pPr>
              <w:pStyle w:val="Table"/>
              <w:rPr>
                <w:lang w:eastAsia="de-CH"/>
              </w:rPr>
            </w:pPr>
            <w:r w:rsidRPr="00ED7B53">
              <w:rPr>
                <w:lang w:eastAsia="de-CH"/>
              </w:rPr>
              <w:t>Text Input</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ReqUI01 </w:t>
            </w:r>
          </w:p>
        </w:tc>
        <w:tc>
          <w:tcPr>
            <w:tcW w:w="0" w:type="auto"/>
          </w:tcPr>
          <w:p w:rsidR="00BB1619" w:rsidRPr="00ED7B53" w:rsidRDefault="00BB1619" w:rsidP="005D121A">
            <w:pPr>
              <w:pStyle w:val="Table"/>
              <w:rPr>
                <w:lang w:eastAsia="de-CH"/>
              </w:rPr>
            </w:pPr>
            <w:r w:rsidRPr="00ED7B53">
              <w:rPr>
                <w:lang w:eastAsia="de-CH"/>
              </w:rPr>
              <w:t>Start Screen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ReqUI02 </w:t>
            </w:r>
          </w:p>
        </w:tc>
        <w:tc>
          <w:tcPr>
            <w:tcW w:w="0" w:type="auto"/>
          </w:tcPr>
          <w:p w:rsidR="00BB1619" w:rsidRPr="00ED7B53" w:rsidRDefault="00BB1619" w:rsidP="005D121A">
            <w:pPr>
              <w:pStyle w:val="Table"/>
              <w:rPr>
                <w:lang w:eastAsia="de-CH"/>
              </w:rPr>
            </w:pPr>
            <w:r w:rsidRPr="00ED7B53">
              <w:rPr>
                <w:lang w:eastAsia="de-CH"/>
              </w:rPr>
              <w:t>High Score</w:t>
            </w:r>
          </w:p>
        </w:tc>
      </w:tr>
      <w:tr w:rsidR="00BB1619" w:rsidRPr="00ED7B53" w:rsidTr="00ED7B53">
        <w:tc>
          <w:tcPr>
            <w:tcW w:w="0" w:type="auto"/>
          </w:tcPr>
          <w:p w:rsidR="00BB1619" w:rsidRPr="00ED7B53" w:rsidRDefault="00BB1619" w:rsidP="00ED7B53">
            <w:pPr>
              <w:spacing w:before="0" w:after="0" w:line="240" w:lineRule="auto"/>
              <w:rPr>
                <w:b/>
                <w:bCs/>
                <w:lang w:eastAsia="de-CH"/>
              </w:rPr>
            </w:pPr>
            <w:r w:rsidRPr="00ED7B53">
              <w:rPr>
                <w:b/>
                <w:bCs/>
                <w:lang w:eastAsia="de-CH"/>
              </w:rPr>
              <w:t>ReqUI05</w:t>
            </w:r>
          </w:p>
        </w:tc>
        <w:tc>
          <w:tcPr>
            <w:tcW w:w="0" w:type="auto"/>
          </w:tcPr>
          <w:p w:rsidR="00BB1619" w:rsidRPr="00ED7B53" w:rsidRDefault="00BB1619" w:rsidP="00ED7B53">
            <w:pPr>
              <w:spacing w:before="0" w:after="0" w:line="240" w:lineRule="auto"/>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9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Lava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ReqUI08 </w:t>
            </w:r>
          </w:p>
        </w:tc>
        <w:tc>
          <w:tcPr>
            <w:tcW w:w="0" w:type="auto"/>
          </w:tcPr>
          <w:p w:rsidR="00BB1619" w:rsidRPr="00ED7B53" w:rsidRDefault="00BB1619" w:rsidP="005D121A">
            <w:pPr>
              <w:pStyle w:val="Table"/>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6"/>
        <w:gridCol w:w="7541"/>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495" w:type="pct"/>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ReqP16</w:t>
            </w:r>
          </w:p>
        </w:tc>
        <w:tc>
          <w:tcPr>
            <w:tcW w:w="0" w:type="auto"/>
          </w:tcPr>
          <w:p w:rsidR="00BB1619" w:rsidRPr="00ED7B53" w:rsidRDefault="00BB1619" w:rsidP="005D121A">
            <w:pPr>
              <w:pStyle w:val="Table"/>
              <w:rPr>
                <w:lang w:eastAsia="de-CH"/>
              </w:rPr>
            </w:pPr>
            <w:r w:rsidRPr="00ED7B53">
              <w:rPr>
                <w:lang w:eastAsia="de-CH"/>
              </w:rPr>
              <w:t>Snow Storm</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30" w:name="Milestones"/>
      <w:bookmarkStart w:id="31" w:name="_Toc224983331"/>
      <w:bookmarkEnd w:id="30"/>
      <w:r w:rsidRPr="002D0A71">
        <w:rPr>
          <w:rFonts w:eastAsia="Times New Roman"/>
          <w:lang w:eastAsia="de-CH"/>
        </w:rPr>
        <w:t>Milestones</w:t>
      </w:r>
      <w:bookmarkEnd w:id="31"/>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25"/>
        <w:gridCol w:w="1649"/>
        <w:gridCol w:w="4814"/>
        <w:gridCol w:w="1099"/>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Milestone</w:t>
            </w:r>
          </w:p>
        </w:tc>
        <w:tc>
          <w:tcPr>
            <w:tcW w:w="2870" w:type="pct"/>
          </w:tcPr>
          <w:p w:rsidR="00BB1619" w:rsidRPr="00ED7B53" w:rsidRDefault="00BB1619" w:rsidP="005D121A">
            <w:pPr>
              <w:pStyle w:val="Table"/>
              <w:rPr>
                <w:b/>
                <w:bCs/>
                <w:color w:val="FFFFFF"/>
                <w:lang w:eastAsia="de-CH"/>
              </w:rPr>
            </w:pPr>
            <w:r w:rsidRPr="00ED7B53">
              <w:rPr>
                <w:b/>
                <w:bCs/>
                <w:color w:val="FFFFFF"/>
                <w:lang w:eastAsia="de-CH"/>
              </w:rPr>
              <w:t xml:space="preserve">Description </w:t>
            </w:r>
          </w:p>
        </w:tc>
        <w:tc>
          <w:tcPr>
            <w:tcW w:w="655" w:type="pct"/>
          </w:tcPr>
          <w:p w:rsidR="00BB1619" w:rsidRPr="00ED7B53" w:rsidRDefault="00BB1619" w:rsidP="005D121A">
            <w:pPr>
              <w:pStyle w:val="Table"/>
              <w:rPr>
                <w:b/>
                <w:bCs/>
                <w:color w:val="FFFFFF"/>
                <w:lang w:eastAsia="de-CH"/>
              </w:rPr>
            </w:pPr>
            <w:r w:rsidRPr="00ED7B53">
              <w:rPr>
                <w:b/>
                <w:bCs/>
                <w:color w:val="FFFFFF"/>
                <w:lang w:eastAsia="de-CH"/>
              </w:rPr>
              <w:t xml:space="preserve">Due Date </w:t>
            </w:r>
          </w:p>
        </w:tc>
      </w:tr>
      <w:tr w:rsidR="00BB1619" w:rsidRPr="00ED7B53" w:rsidTr="00ED7B53">
        <w:tc>
          <w:tcPr>
            <w:tcW w:w="492" w:type="pct"/>
          </w:tcPr>
          <w:p w:rsidR="00BB1619" w:rsidRPr="00ED7B53" w:rsidRDefault="00BB1619" w:rsidP="005D121A">
            <w:pPr>
              <w:pStyle w:val="Table"/>
              <w:rPr>
                <w:b/>
                <w:bCs/>
                <w:lang w:eastAsia="de-CH"/>
              </w:rPr>
            </w:pPr>
            <w:r w:rsidRPr="00ED7B53">
              <w:rPr>
                <w:b/>
                <w:bCs/>
                <w:lang w:eastAsia="de-CH"/>
              </w:rPr>
              <w:t xml:space="preserve">MS01 </w:t>
            </w:r>
          </w:p>
        </w:tc>
        <w:tc>
          <w:tcPr>
            <w:tcW w:w="983" w:type="pct"/>
          </w:tcPr>
          <w:p w:rsidR="00BB1619" w:rsidRPr="00ED7B53" w:rsidRDefault="00BB1619" w:rsidP="005D121A">
            <w:pPr>
              <w:pStyle w:val="Table"/>
              <w:rPr>
                <w:lang w:eastAsia="de-CH"/>
              </w:rPr>
            </w:pPr>
            <w:r w:rsidRPr="00ED7B53">
              <w:rPr>
                <w:lang w:eastAsia="de-CH"/>
              </w:rPr>
              <w:t xml:space="preserve">Prototype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development. </w:t>
            </w:r>
          </w:p>
          <w:p w:rsidR="00BB1619" w:rsidRPr="00ED7B53" w:rsidRDefault="00BB1619" w:rsidP="005D121A">
            <w:pPr>
              <w:pStyle w:val="Table"/>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rPr>
                <w:lang w:eastAsia="de-CH"/>
              </w:rPr>
            </w:pPr>
            <w:r w:rsidRPr="00ED7B53">
              <w:rPr>
                <w:lang w:eastAsia="de-CH"/>
              </w:rPr>
              <w:t xml:space="preserve">March 16,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MS02 </w:t>
            </w:r>
          </w:p>
        </w:tc>
        <w:tc>
          <w:tcPr>
            <w:tcW w:w="0" w:type="auto"/>
          </w:tcPr>
          <w:p w:rsidR="00BB1619" w:rsidRPr="00ED7B53" w:rsidRDefault="00BB1619" w:rsidP="005D121A">
            <w:pPr>
              <w:pStyle w:val="Table"/>
              <w:rPr>
                <w:lang w:eastAsia="de-CH"/>
              </w:rPr>
            </w:pPr>
            <w:r w:rsidRPr="00ED7B53">
              <w:rPr>
                <w:lang w:eastAsia="de-CH"/>
              </w:rPr>
              <w:t xml:space="preserve">Functional Minimum </w:t>
            </w:r>
          </w:p>
        </w:tc>
        <w:tc>
          <w:tcPr>
            <w:tcW w:w="2870" w:type="pct"/>
          </w:tcPr>
          <w:p w:rsidR="00BB1619" w:rsidRPr="00ED7B53" w:rsidRDefault="00BB1619" w:rsidP="005D121A">
            <w:pPr>
              <w:pStyle w:val="Table"/>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rPr>
                <w:lang w:eastAsia="de-CH"/>
              </w:rPr>
            </w:pPr>
            <w:r w:rsidRPr="00ED7B53">
              <w:rPr>
                <w:lang w:eastAsia="de-CH"/>
              </w:rPr>
              <w:t xml:space="preserve">March 23,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MS03 </w:t>
            </w:r>
          </w:p>
        </w:tc>
        <w:tc>
          <w:tcPr>
            <w:tcW w:w="0" w:type="auto"/>
          </w:tcPr>
          <w:p w:rsidR="00BB1619" w:rsidRPr="00ED7B53" w:rsidRDefault="00BB1619" w:rsidP="005D121A">
            <w:pPr>
              <w:pStyle w:val="Table"/>
              <w:rPr>
                <w:lang w:eastAsia="de-CH"/>
              </w:rPr>
            </w:pPr>
            <w:r w:rsidRPr="00ED7B53">
              <w:rPr>
                <w:lang w:eastAsia="de-CH"/>
              </w:rPr>
              <w:t xml:space="preserve">Interim Report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rPr>
                <w:lang w:eastAsia="de-CH"/>
              </w:rPr>
            </w:pPr>
            <w:r w:rsidRPr="00ED7B53">
              <w:rPr>
                <w:lang w:eastAsia="de-CH"/>
              </w:rPr>
              <w:t xml:space="preserve">April 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MS04 </w:t>
            </w:r>
          </w:p>
        </w:tc>
        <w:tc>
          <w:tcPr>
            <w:tcW w:w="0" w:type="auto"/>
          </w:tcPr>
          <w:p w:rsidR="00BB1619" w:rsidRPr="00ED7B53" w:rsidRDefault="00BB1619" w:rsidP="005D121A">
            <w:pPr>
              <w:pStyle w:val="Table"/>
              <w:rPr>
                <w:lang w:eastAsia="de-CH"/>
              </w:rPr>
            </w:pPr>
            <w:r w:rsidRPr="00ED7B53">
              <w:rPr>
                <w:lang w:eastAsia="de-CH"/>
              </w:rPr>
              <w:t xml:space="preserve">Low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rPr>
                <w:lang w:eastAsia="de-CH"/>
              </w:rPr>
            </w:pPr>
            <w:r w:rsidRPr="00ED7B53">
              <w:rPr>
                <w:lang w:eastAsia="de-CH"/>
              </w:rPr>
              <w:t xml:space="preserve">April 13,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MS05 </w:t>
            </w:r>
          </w:p>
        </w:tc>
        <w:tc>
          <w:tcPr>
            <w:tcW w:w="0" w:type="auto"/>
          </w:tcPr>
          <w:p w:rsidR="00BB1619" w:rsidRPr="00ED7B53" w:rsidRDefault="00BB1619" w:rsidP="005D121A">
            <w:pPr>
              <w:pStyle w:val="Table"/>
              <w:rPr>
                <w:lang w:eastAsia="de-CH"/>
              </w:rPr>
            </w:pPr>
            <w:r w:rsidRPr="00ED7B53">
              <w:rPr>
                <w:lang w:eastAsia="de-CH"/>
              </w:rPr>
              <w:t xml:space="preserve">Desirable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rPr>
                <w:lang w:eastAsia="de-CH"/>
              </w:rPr>
            </w:pPr>
            <w:r w:rsidRPr="00ED7B53">
              <w:rPr>
                <w:lang w:eastAsia="de-CH"/>
              </w:rPr>
              <w:t xml:space="preserve">May 4,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MS06 </w:t>
            </w:r>
          </w:p>
        </w:tc>
        <w:tc>
          <w:tcPr>
            <w:tcW w:w="0" w:type="auto"/>
          </w:tcPr>
          <w:p w:rsidR="00BB1619" w:rsidRPr="00ED7B53" w:rsidRDefault="00BB1619" w:rsidP="005D121A">
            <w:pPr>
              <w:pStyle w:val="Table"/>
              <w:rPr>
                <w:lang w:eastAsia="de-CH"/>
              </w:rPr>
            </w:pPr>
            <w:r w:rsidRPr="00ED7B53">
              <w:rPr>
                <w:lang w:eastAsia="de-CH"/>
              </w:rPr>
              <w:t xml:space="preserve">Play test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rPr>
                <w:lang w:eastAsia="de-CH"/>
              </w:rPr>
            </w:pPr>
            <w:r w:rsidRPr="00ED7B53">
              <w:rPr>
                <w:lang w:eastAsia="de-CH"/>
              </w:rPr>
              <w:t xml:space="preserve">May 11,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MS07 </w:t>
            </w:r>
          </w:p>
        </w:tc>
        <w:tc>
          <w:tcPr>
            <w:tcW w:w="0" w:type="auto"/>
          </w:tcPr>
          <w:p w:rsidR="00BB1619" w:rsidRPr="00ED7B53" w:rsidRDefault="00BB1619" w:rsidP="005D121A">
            <w:pPr>
              <w:pStyle w:val="Table"/>
              <w:rPr>
                <w:lang w:eastAsia="de-CH"/>
              </w:rPr>
            </w:pPr>
            <w:r w:rsidRPr="00ED7B53">
              <w:rPr>
                <w:lang w:eastAsia="de-CH"/>
              </w:rPr>
              <w:t xml:space="preserve">Gold Version </w:t>
            </w:r>
          </w:p>
        </w:tc>
        <w:tc>
          <w:tcPr>
            <w:tcW w:w="2870" w:type="pct"/>
          </w:tcPr>
          <w:p w:rsidR="00BB1619" w:rsidRPr="00ED7B53" w:rsidRDefault="00BB1619" w:rsidP="005D121A">
            <w:pPr>
              <w:pStyle w:val="Table"/>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rPr>
                <w:lang w:eastAsia="de-CH"/>
              </w:rPr>
            </w:pPr>
            <w:r w:rsidRPr="00ED7B53">
              <w:rPr>
                <w:lang w:eastAsia="de-CH"/>
              </w:rPr>
              <w:t xml:space="preserve">May 25,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MS08 </w:t>
            </w:r>
          </w:p>
        </w:tc>
        <w:tc>
          <w:tcPr>
            <w:tcW w:w="0" w:type="auto"/>
          </w:tcPr>
          <w:p w:rsidR="00BB1619" w:rsidRPr="00ED7B53" w:rsidRDefault="00BB1619" w:rsidP="005D121A">
            <w:pPr>
              <w:pStyle w:val="Table"/>
              <w:rPr>
                <w:lang w:eastAsia="de-CH"/>
              </w:rPr>
            </w:pPr>
            <w:r w:rsidRPr="00ED7B53">
              <w:rPr>
                <w:lang w:eastAsia="de-CH"/>
              </w:rPr>
              <w:t xml:space="preserve">Conclusion and Presentation </w:t>
            </w:r>
          </w:p>
        </w:tc>
        <w:tc>
          <w:tcPr>
            <w:tcW w:w="2870" w:type="pct"/>
          </w:tcPr>
          <w:p w:rsidR="00BB1619" w:rsidRPr="00ED7B53" w:rsidRDefault="00BB1619" w:rsidP="005D121A">
            <w:pPr>
              <w:pStyle w:val="Table"/>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32" w:name="Task_Assignments_and_Work_Estimation"/>
      <w:bookmarkStart w:id="33" w:name="_Toc224983332"/>
      <w:bookmarkEnd w:id="32"/>
      <w:r w:rsidRPr="002D0A71">
        <w:rPr>
          <w:rFonts w:eastAsia="Times New Roman"/>
          <w:lang w:eastAsia="de-CH"/>
        </w:rPr>
        <w:t>Task Assignments and Work Estimation</w:t>
      </w:r>
      <w:bookmarkEnd w:id="33"/>
    </w:p>
    <w:p w:rsidR="00BB1619" w:rsidRPr="00F7397F" w:rsidRDefault="00BB1619" w:rsidP="005D121A">
      <w:pPr>
        <w:pStyle w:val="Heading3"/>
        <w:rPr>
          <w:lang w:eastAsia="de-CH"/>
        </w:rPr>
      </w:pPr>
      <w:r>
        <w:rPr>
          <w:rFonts w:eastAsia="Times New Roman"/>
          <w:lang w:eastAsia="de-CH"/>
        </w:rPr>
        <w:t>Prototype</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3346"/>
        <w:gridCol w:w="1665"/>
        <w:gridCol w:w="2508"/>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1993" w:type="pct"/>
          </w:tcPr>
          <w:p w:rsidR="00BB1619" w:rsidRPr="00ED7B53" w:rsidRDefault="00BB1619" w:rsidP="005D121A">
            <w:pPr>
              <w:pStyle w:val="Table"/>
              <w:rPr>
                <w:lang w:eastAsia="de-CH"/>
              </w:rPr>
            </w:pPr>
            <w:r w:rsidRPr="00ED7B53">
              <w:rPr>
                <w:lang w:eastAsia="de-CH"/>
              </w:rPr>
              <w:t xml:space="preserve">Basic Camera </w:t>
            </w:r>
          </w:p>
        </w:tc>
        <w:tc>
          <w:tcPr>
            <w:tcW w:w="99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10h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1h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3h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t>Functional Minimum</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1475"/>
        <w:gridCol w:w="3152"/>
        <w:gridCol w:w="1471"/>
        <w:gridCol w:w="2316"/>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877" w:type="pct"/>
          </w:tcPr>
          <w:p w:rsidR="00BB1619" w:rsidRPr="00ED7B53" w:rsidRDefault="00BB1619" w:rsidP="005D121A">
            <w:pPr>
              <w:pStyle w:val="Table"/>
              <w:rPr>
                <w:b/>
                <w:bCs/>
                <w:lang w:eastAsia="de-CH"/>
              </w:rPr>
            </w:pPr>
            <w:r w:rsidRPr="00ED7B53">
              <w:rPr>
                <w:b/>
                <w:bCs/>
                <w:lang w:eastAsia="de-CH"/>
              </w:rPr>
              <w:t xml:space="preserve">ReqI05 </w:t>
            </w:r>
          </w:p>
        </w:tc>
        <w:tc>
          <w:tcPr>
            <w:tcW w:w="1873" w:type="pct"/>
          </w:tcPr>
          <w:p w:rsidR="00BB1619" w:rsidRPr="00ED7B53" w:rsidRDefault="00BB1619" w:rsidP="005D121A">
            <w:pPr>
              <w:pStyle w:val="Table"/>
              <w:rPr>
                <w:lang w:eastAsia="de-CH"/>
              </w:rPr>
            </w:pPr>
            <w:r w:rsidRPr="00ED7B53">
              <w:rPr>
                <w:lang w:eastAsia="de-CH"/>
              </w:rPr>
              <w:t xml:space="preserve">Crashing Islands </w:t>
            </w:r>
          </w:p>
        </w:tc>
        <w:tc>
          <w:tcPr>
            <w:tcW w:w="87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dpk</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ReqP13 </w:t>
            </w:r>
          </w:p>
        </w:tc>
        <w:tc>
          <w:tcPr>
            <w:tcW w:w="0" w:type="auto"/>
          </w:tcPr>
          <w:p w:rsidR="00BB1619" w:rsidRPr="00ED7B53" w:rsidRDefault="00BB1619" w:rsidP="005D121A">
            <w:pPr>
              <w:pStyle w:val="Table"/>
              <w:rPr>
                <w:lang w:eastAsia="de-CH"/>
              </w:rPr>
            </w:pPr>
            <w:r w:rsidRPr="00ED7B53">
              <w:rPr>
                <w:lang w:eastAsia="de-CH"/>
              </w:rPr>
              <w:t xml:space="preserve">Flame Thrower Damage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ReqP14 </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ReqUI06</w:t>
            </w:r>
          </w:p>
        </w:tc>
        <w:tc>
          <w:tcPr>
            <w:tcW w:w="0" w:type="auto"/>
          </w:tcPr>
          <w:p w:rsidR="00BB1619" w:rsidRPr="00ED7B53" w:rsidRDefault="00BB1619" w:rsidP="005D121A">
            <w:pPr>
              <w:pStyle w:val="Table"/>
              <w:rPr>
                <w:lang w:eastAsia="de-CH"/>
              </w:rPr>
            </w:pPr>
            <w:r w:rsidRPr="00ED7B53">
              <w:rPr>
                <w:lang w:eastAsia="de-CH"/>
              </w:rPr>
              <w:t>Simple HUD</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8h </w:t>
            </w:r>
          </w:p>
        </w:tc>
      </w:tr>
    </w:tbl>
    <w:p w:rsidR="00BB1619" w:rsidRDefault="00BB1619" w:rsidP="00B46930">
      <w:pPr>
        <w:pStyle w:val="Heading2"/>
        <w:rPr>
          <w:rFonts w:eastAsia="Times New Roman"/>
          <w:lang w:eastAsia="de-CH"/>
        </w:rPr>
      </w:pPr>
      <w:bookmarkStart w:id="34" w:name="Development_Timetable"/>
      <w:bookmarkStart w:id="35" w:name="_Toc224983333"/>
      <w:bookmarkEnd w:id="34"/>
      <w:r w:rsidRPr="002D0A71">
        <w:rPr>
          <w:rFonts w:eastAsia="Times New Roman"/>
          <w:lang w:eastAsia="de-CH"/>
        </w:rPr>
        <w:t>Development Timetable</w:t>
      </w:r>
      <w:bookmarkEnd w:id="35"/>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3"/>
        <w:gridCol w:w="1216"/>
        <w:gridCol w:w="616"/>
        <w:gridCol w:w="616"/>
        <w:gridCol w:w="616"/>
        <w:gridCol w:w="618"/>
        <w:gridCol w:w="618"/>
        <w:gridCol w:w="619"/>
        <w:gridCol w:w="1027"/>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9" w:type="pct"/>
          </w:tcPr>
          <w:p w:rsidR="00BB1619" w:rsidRPr="00ED7B53" w:rsidRDefault="00BB1619" w:rsidP="005D121A">
            <w:pPr>
              <w:pStyle w:val="Table"/>
              <w:rPr>
                <w:b/>
                <w:bCs/>
                <w:lang w:eastAsia="de-CH"/>
              </w:rPr>
            </w:pPr>
            <w:r w:rsidRPr="00ED7B53">
              <w:rPr>
                <w:b/>
                <w:bCs/>
                <w:lang w:eastAsia="de-CH"/>
              </w:rPr>
              <w:t xml:space="preserve">ReqG01 </w:t>
            </w:r>
          </w:p>
        </w:tc>
        <w:tc>
          <w:tcPr>
            <w:tcW w:w="938" w:type="pct"/>
          </w:tcPr>
          <w:p w:rsidR="00BB1619" w:rsidRPr="00ED7B53" w:rsidRDefault="00BB1619" w:rsidP="005D121A">
            <w:pPr>
              <w:pStyle w:val="Table"/>
              <w:rPr>
                <w:lang w:eastAsia="de-CH"/>
              </w:rPr>
            </w:pPr>
            <w:r w:rsidRPr="00ED7B53">
              <w:rPr>
                <w:lang w:eastAsia="de-CH"/>
              </w:rPr>
              <w:t xml:space="preserve">Basic Camera </w:t>
            </w:r>
          </w:p>
        </w:tc>
        <w:tc>
          <w:tcPr>
            <w:tcW w:w="712"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3</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1"/>
        <w:gridCol w:w="1216"/>
        <w:gridCol w:w="615"/>
        <w:gridCol w:w="616"/>
        <w:gridCol w:w="616"/>
        <w:gridCol w:w="618"/>
        <w:gridCol w:w="618"/>
        <w:gridCol w:w="619"/>
        <w:gridCol w:w="103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937" w:type="pct"/>
          </w:tcPr>
          <w:p w:rsidR="00BB1619" w:rsidRPr="00ED7B53" w:rsidRDefault="00BB1619" w:rsidP="005D121A">
            <w:pPr>
              <w:pStyle w:val="Table"/>
              <w:rPr>
                <w:lang w:eastAsia="de-CH"/>
              </w:rPr>
            </w:pPr>
            <w:r w:rsidRPr="00ED7B53">
              <w:rPr>
                <w:lang w:eastAsia="de-CH"/>
              </w:rPr>
              <w:t xml:space="preserve">Basic Camera </w:t>
            </w:r>
          </w:p>
        </w:tc>
        <w:tc>
          <w:tcPr>
            <w:tcW w:w="711"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36" w:name="Assessment"/>
      <w:bookmarkStart w:id="37" w:name="_Toc224983334"/>
      <w:bookmarkEnd w:id="36"/>
      <w:r w:rsidRPr="002D0A71">
        <w:rPr>
          <w:rFonts w:eastAsia="Times New Roman"/>
          <w:kern w:val="36"/>
          <w:lang w:eastAsia="de-CH"/>
        </w:rPr>
        <w:t>Assessment</w:t>
      </w:r>
      <w:bookmarkEnd w:id="3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416A4E" w:rsidP="007B6A90">
      <w:pPr>
        <w:pStyle w:val="Title"/>
        <w:jc w:val="left"/>
        <w:rPr>
          <w:lang w:eastAsia="de-CH"/>
        </w:rPr>
      </w:pPr>
      <w:r w:rsidRPr="00416A4E">
        <w:fldChar w:fldCharType="begin"/>
      </w:r>
      <w:r w:rsidR="00BB1619">
        <w:instrText xml:space="preserve"> INCLUDETEXT "E:\\Projekte\\eth_magma\\trunk\\documentation\\chapter1_proposal_schedule.docx" </w:instrText>
      </w:r>
      <w:r w:rsidRPr="00416A4E">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416A4E" w:rsidP="00C16E97">
      <w:r>
        <w:fldChar w:fldCharType="end"/>
      </w:r>
    </w:p>
    <w:p w:rsidR="00BB1619" w:rsidRDefault="00BB1619">
      <w:pPr>
        <w:jc w:val="left"/>
      </w:pPr>
      <w:r>
        <w:br w:type="page"/>
      </w:r>
    </w:p>
    <w:p w:rsidR="00BB1619" w:rsidRDefault="00BB1619" w:rsidP="005D121A">
      <w:pPr>
        <w:pStyle w:val="Title"/>
      </w:pPr>
      <w:bookmarkStart w:id="38" w:name="_Toc224983335"/>
      <w:r>
        <w:lastRenderedPageBreak/>
        <w:t>Part 2 – Prototype</w:t>
      </w:r>
      <w:bookmarkEnd w:id="38"/>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39" w:name="_Toc224983336"/>
      <w:r>
        <w:t>Gameplay Screenshots</w:t>
      </w:r>
      <w:bookmarkEnd w:id="39"/>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40" w:name="_Toc224983337"/>
      <w:r w:rsidRPr="00D3573D">
        <w:t>Findings</w:t>
      </w:r>
      <w:bookmarkEnd w:id="40"/>
    </w:p>
    <w:p w:rsidR="00BB1619" w:rsidRDefault="00BB1619" w:rsidP="005D121A">
      <w:pPr>
        <w:pStyle w:val="Heading2"/>
      </w:pPr>
      <w:bookmarkStart w:id="41" w:name="_Toc224983338"/>
      <w:r>
        <w:t>Positioning</w:t>
      </w:r>
      <w:bookmarkEnd w:id="41"/>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42" w:name="_Toc224983339"/>
      <w:r>
        <w:t>Player movement</w:t>
      </w:r>
      <w:bookmarkEnd w:id="42"/>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43" w:name="_Toc224983340"/>
      <w:r>
        <w:lastRenderedPageBreak/>
        <w:t>Island Travel</w:t>
      </w:r>
      <w:bookmarkEnd w:id="43"/>
    </w:p>
    <w:p w:rsidR="00BB1619" w:rsidRDefault="00BB1619" w:rsidP="00CB4759">
      <w:pPr>
        <w:rPr>
          <w:ins w:id="44" w:author="Janick Bernet" w:date="2009-03-16T15:47:00Z"/>
        </w:rPr>
      </w:pPr>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45" w:name="_Toc224983341"/>
      <w:r>
        <w:t>Parameter Tuning</w:t>
      </w:r>
      <w:bookmarkEnd w:id="45"/>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416A4E" w:rsidP="004332BF">
      <w:pPr>
        <w:pStyle w:val="Title"/>
        <w:jc w:val="left"/>
      </w:pPr>
      <w:r w:rsidRPr="00416A4E">
        <w:lastRenderedPageBreak/>
        <w:fldChar w:fldCharType="begin"/>
      </w:r>
      <w:r w:rsidR="00BB1619">
        <w:instrText xml:space="preserve"> INCLUDETEXT "E:\\Projekte\\eth_magma\\trunk\\documentation\\chapter3_interim_report.docx" </w:instrText>
      </w:r>
      <w:r w:rsidRPr="00416A4E">
        <w:fldChar w:fldCharType="separate"/>
      </w:r>
      <w:bookmarkStart w:id="46" w:name="_Toc224983342"/>
      <w:r w:rsidR="00BB1619">
        <w:t>Part 3 – Interim Report</w:t>
      </w:r>
      <w:bookmarkEnd w:id="46"/>
    </w:p>
    <w:p w:rsidR="00BB1619" w:rsidRDefault="00416A4E" w:rsidP="00C16E97">
      <w:r>
        <w:fldChar w:fldCharType="end"/>
      </w:r>
    </w:p>
    <w:p w:rsidR="00BB1619" w:rsidRDefault="00BB1619">
      <w:pPr>
        <w:jc w:val="left"/>
      </w:pPr>
      <w:r>
        <w:br w:type="page"/>
      </w:r>
    </w:p>
    <w:p w:rsidR="00BB1619" w:rsidRDefault="00416A4E" w:rsidP="004332BF">
      <w:pPr>
        <w:pStyle w:val="Title"/>
        <w:jc w:val="left"/>
      </w:pPr>
      <w:r w:rsidRPr="00416A4E">
        <w:lastRenderedPageBreak/>
        <w:fldChar w:fldCharType="begin"/>
      </w:r>
      <w:r w:rsidR="00BB1619">
        <w:instrText xml:space="preserve"> INCLUDETEXT "E:\\Projekte\\eth_magma\\trunk\\documentation\\chapter4_alpha_release.docx" </w:instrText>
      </w:r>
      <w:r w:rsidRPr="00416A4E">
        <w:fldChar w:fldCharType="separate"/>
      </w:r>
      <w:bookmarkStart w:id="47" w:name="_Toc224983343"/>
      <w:r w:rsidR="00BB1619">
        <w:t>Part 4 – Alpha Release</w:t>
      </w:r>
      <w:bookmarkEnd w:id="47"/>
    </w:p>
    <w:p w:rsidR="00BB1619" w:rsidRDefault="00416A4E" w:rsidP="008E5695">
      <w:r>
        <w:fldChar w:fldCharType="end"/>
      </w:r>
    </w:p>
    <w:p w:rsidR="00BB1619" w:rsidRDefault="00BB1619">
      <w:pPr>
        <w:jc w:val="left"/>
      </w:pPr>
      <w:r>
        <w:br w:type="page"/>
      </w:r>
    </w:p>
    <w:p w:rsidR="00BB1619" w:rsidRDefault="00416A4E" w:rsidP="004332BF">
      <w:pPr>
        <w:pStyle w:val="Title"/>
        <w:jc w:val="left"/>
      </w:pPr>
      <w:r w:rsidRPr="00416A4E">
        <w:lastRenderedPageBreak/>
        <w:fldChar w:fldCharType="begin"/>
      </w:r>
      <w:r w:rsidR="00BB1619">
        <w:instrText xml:space="preserve"> INCLUDETEXT "E:\\Projekte\\eth_magma\\trunk\\documentation\\chapter5_playtesting.docx" </w:instrText>
      </w:r>
      <w:r w:rsidRPr="00416A4E">
        <w:fldChar w:fldCharType="separate"/>
      </w:r>
      <w:bookmarkStart w:id="48" w:name="_Toc224983344"/>
      <w:r w:rsidR="00BB1619">
        <w:t>Part 5 – Playtesting</w:t>
      </w:r>
      <w:bookmarkEnd w:id="48"/>
    </w:p>
    <w:p w:rsidR="00BB1619" w:rsidRDefault="00416A4E" w:rsidP="008E5695">
      <w:r>
        <w:fldChar w:fldCharType="end"/>
      </w:r>
    </w:p>
    <w:p w:rsidR="00BB1619" w:rsidRDefault="00BB1619">
      <w:pPr>
        <w:jc w:val="left"/>
      </w:pPr>
      <w:r>
        <w:br w:type="page"/>
      </w:r>
    </w:p>
    <w:p w:rsidR="00BB1619" w:rsidRDefault="00416A4E" w:rsidP="004332BF">
      <w:pPr>
        <w:pStyle w:val="Title"/>
        <w:jc w:val="left"/>
      </w:pPr>
      <w:r w:rsidRPr="00416A4E">
        <w:lastRenderedPageBreak/>
        <w:fldChar w:fldCharType="begin"/>
      </w:r>
      <w:r w:rsidR="00BB1619">
        <w:instrText xml:space="preserve"> INCLUDETEXT "E:\\Projekte\\eth_magma\\trunk\\documentation\\chapter6_public_presentation_and_conclusion.docx" </w:instrText>
      </w:r>
      <w:r w:rsidRPr="00416A4E">
        <w:fldChar w:fldCharType="separate"/>
      </w:r>
      <w:bookmarkStart w:id="49" w:name="_Toc224983345"/>
      <w:r w:rsidR="00BB1619">
        <w:t>Part 6 – Public Presentation and Conclusion</w:t>
      </w:r>
      <w:bookmarkEnd w:id="49"/>
    </w:p>
    <w:p w:rsidR="00BB1619" w:rsidRDefault="00416A4E"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A5A" w:rsidRDefault="008C7A5A" w:rsidP="00F950B7">
      <w:pPr>
        <w:spacing w:before="0" w:after="0" w:line="240" w:lineRule="auto"/>
      </w:pPr>
      <w:r>
        <w:separator/>
      </w:r>
    </w:p>
  </w:endnote>
  <w:endnote w:type="continuationSeparator" w:id="1">
    <w:p w:rsidR="008C7A5A" w:rsidRDefault="008C7A5A"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FF6974" w:rsidRPr="00ED7B53">
      <w:trPr>
        <w:trHeight w:val="360"/>
      </w:trPr>
      <w:tc>
        <w:tcPr>
          <w:tcW w:w="1500" w:type="pct"/>
          <w:tcBorders>
            <w:top w:val="single" w:sz="4" w:space="0" w:color="D66B00"/>
          </w:tcBorders>
          <w:shd w:val="clear" w:color="auto" w:fill="D66B00"/>
        </w:tcPr>
        <w:p w:rsidR="00FF6974" w:rsidRPr="00ED7B53" w:rsidRDefault="00416A4E">
          <w:pPr>
            <w:pStyle w:val="Footer"/>
            <w:rPr>
              <w:color w:val="FFFFFF"/>
            </w:rPr>
          </w:pPr>
          <w:fldSimple w:instr=" PAGE   \* MERGEFORMAT ">
            <w:r w:rsidR="003C1A3E" w:rsidRPr="003C1A3E">
              <w:rPr>
                <w:noProof/>
                <w:color w:val="FFFFFF"/>
              </w:rPr>
              <w:t>22</w:t>
            </w:r>
          </w:fldSimple>
        </w:p>
      </w:tc>
      <w:tc>
        <w:tcPr>
          <w:tcW w:w="3500" w:type="pct"/>
          <w:tcBorders>
            <w:top w:val="single" w:sz="4" w:space="0" w:color="D66B00"/>
          </w:tcBorders>
        </w:tcPr>
        <w:p w:rsidR="00FF6974" w:rsidRPr="00ED7B53" w:rsidRDefault="00FF6974">
          <w:pPr>
            <w:pStyle w:val="Footer"/>
          </w:pPr>
        </w:p>
      </w:tc>
    </w:tr>
  </w:tbl>
  <w:p w:rsidR="00FF6974" w:rsidRDefault="00FF6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FF6974" w:rsidRPr="00ED7B53">
      <w:trPr>
        <w:trHeight w:val="360"/>
      </w:trPr>
      <w:tc>
        <w:tcPr>
          <w:tcW w:w="3500" w:type="pct"/>
          <w:tcBorders>
            <w:top w:val="single" w:sz="4" w:space="0" w:color="D66B00"/>
          </w:tcBorders>
        </w:tcPr>
        <w:p w:rsidR="00FF6974" w:rsidRPr="00ED7B53" w:rsidRDefault="00FF6974">
          <w:pPr>
            <w:pStyle w:val="Footer"/>
            <w:jc w:val="right"/>
          </w:pPr>
        </w:p>
      </w:tc>
      <w:tc>
        <w:tcPr>
          <w:tcW w:w="1500" w:type="pct"/>
          <w:tcBorders>
            <w:top w:val="single" w:sz="4" w:space="0" w:color="D66B00"/>
          </w:tcBorders>
          <w:shd w:val="clear" w:color="auto" w:fill="D66B00"/>
        </w:tcPr>
        <w:p w:rsidR="00FF6974" w:rsidRPr="00ED7B53" w:rsidRDefault="00416A4E">
          <w:pPr>
            <w:pStyle w:val="Footer"/>
            <w:jc w:val="right"/>
            <w:rPr>
              <w:color w:val="FFFFFF"/>
            </w:rPr>
          </w:pPr>
          <w:fldSimple w:instr=" PAGE    \* MERGEFORMAT ">
            <w:r w:rsidR="003C1A3E" w:rsidRPr="003C1A3E">
              <w:rPr>
                <w:noProof/>
                <w:color w:val="FFFFFF"/>
              </w:rPr>
              <w:t>21</w:t>
            </w:r>
          </w:fldSimple>
        </w:p>
      </w:tc>
    </w:tr>
  </w:tbl>
  <w:p w:rsidR="00FF6974" w:rsidRDefault="00FF6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A5A" w:rsidRDefault="008C7A5A" w:rsidP="00F950B7">
      <w:pPr>
        <w:spacing w:before="0" w:after="0" w:line="240" w:lineRule="auto"/>
      </w:pPr>
      <w:r>
        <w:separator/>
      </w:r>
    </w:p>
  </w:footnote>
  <w:footnote w:type="continuationSeparator" w:id="1">
    <w:p w:rsidR="008C7A5A" w:rsidRDefault="008C7A5A"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54512"/>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70683"/>
    <w:rsid w:val="00487538"/>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7176E"/>
    <w:rsid w:val="00687BE0"/>
    <w:rsid w:val="006A1113"/>
    <w:rsid w:val="006A25C9"/>
    <w:rsid w:val="006A49FE"/>
    <w:rsid w:val="006C0132"/>
    <w:rsid w:val="006E55B5"/>
    <w:rsid w:val="006F4E39"/>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0BC"/>
    <w:rsid w:val="007B71C1"/>
    <w:rsid w:val="007C2C78"/>
    <w:rsid w:val="007E7928"/>
    <w:rsid w:val="007F1926"/>
    <w:rsid w:val="00820179"/>
    <w:rsid w:val="00843FBD"/>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702E"/>
    <w:rsid w:val="00A03AC3"/>
    <w:rsid w:val="00A22219"/>
    <w:rsid w:val="00A37F5E"/>
    <w:rsid w:val="00A42115"/>
    <w:rsid w:val="00A5101E"/>
    <w:rsid w:val="00A75A3F"/>
    <w:rsid w:val="00A76C55"/>
    <w:rsid w:val="00A83DF0"/>
    <w:rsid w:val="00A879E1"/>
    <w:rsid w:val="00A9077D"/>
    <w:rsid w:val="00A970A8"/>
    <w:rsid w:val="00AB06C9"/>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4500</Words>
  <Characters>28356</Characters>
  <Application>Microsoft Office Word</Application>
  <DocSecurity>0</DocSecurity>
  <Lines>236</Lines>
  <Paragraphs>65</Paragraphs>
  <ScaleCrop>false</ScaleCrop>
  <HeadingPairs>
    <vt:vector size="2" baseType="variant">
      <vt:variant>
        <vt:lpstr>Title</vt:lpstr>
      </vt:variant>
      <vt:variant>
        <vt:i4>1</vt:i4>
      </vt:variant>
    </vt:vector>
  </HeadingPairs>
  <TitlesOfParts>
    <vt:vector size="1" baseType="lpstr">
      <vt:lpstr>Project MagmaGame Notebook</vt:lpstr>
    </vt:vector>
  </TitlesOfParts>
  <Company/>
  <LinksUpToDate>false</LinksUpToDate>
  <CharactersWithSpaces>32791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17</cp:revision>
  <cp:lastPrinted>2009-03-16T15:15:00Z</cp:lastPrinted>
  <dcterms:created xsi:type="dcterms:W3CDTF">2009-03-16T14:46:00Z</dcterms:created>
  <dcterms:modified xsi:type="dcterms:W3CDTF">2009-03-16T19:43:00Z</dcterms:modified>
</cp:coreProperties>
</file>