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619" w:rsidRDefault="001A430E">
      <w:pPr>
        <w:rPr>
          <w:lang w:val="de-DE"/>
        </w:rPr>
      </w:pPr>
      <w:r>
        <w:rPr>
          <w:noProof/>
          <w:lang w:val="de-CH" w:eastAsia="de-CH"/>
        </w:rPr>
        <w:pict>
          <v:group id="_x0000_s1026" style="position:absolute;left:0;text-align:left;margin-left:4866.7pt;margin-top:0;width:238.15pt;height:841.95pt;z-index:251650048;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a28e6a" stroked="f" strokecolor="#d8d8d8">
                <v:fill color2="#bfbfbf" rotate="t"/>
              </v:rect>
              <v:rect id="_x0000_s1029" style="position:absolute;left:7560;top:8;width:195;height:15825;mso-position-vertical-relative:page;v-text-anchor:middle" fillcolor="#a28e6a"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FF6974" w:rsidRPr="00ED7B53" w:rsidRDefault="00FF6974">
                    <w:pPr>
                      <w:pStyle w:val="NoSpacing"/>
                      <w:rPr>
                        <w:rFonts w:ascii="Cambria" w:hAnsi="Cambria"/>
                        <w:b/>
                        <w:bCs/>
                        <w:color w:val="FFFFFF"/>
                        <w:sz w:val="96"/>
                        <w:szCs w:val="96"/>
                      </w:rPr>
                    </w:pP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FF6974" w:rsidRPr="00ED7B53" w:rsidRDefault="00FF6974">
                    <w:pPr>
                      <w:pStyle w:val="NoSpacing"/>
                      <w:spacing w:line="360" w:lineRule="auto"/>
                      <w:rPr>
                        <w:color w:val="FFFFFF"/>
                        <w:lang w:val="de-CH"/>
                      </w:rPr>
                    </w:pPr>
                    <w:r w:rsidRPr="00ED7B53">
                      <w:rPr>
                        <w:color w:val="FFFFFF"/>
                        <w:lang w:val="de-CH"/>
                      </w:rPr>
                      <w:t>Janick Bernet</w:t>
                    </w:r>
                  </w:p>
                  <w:p w:rsidR="00FF6974" w:rsidRPr="00ED7B53" w:rsidRDefault="00FF6974">
                    <w:pPr>
                      <w:pStyle w:val="NoSpacing"/>
                      <w:spacing w:line="360" w:lineRule="auto"/>
                      <w:rPr>
                        <w:color w:val="FFFFFF"/>
                        <w:lang w:val="de-CH"/>
                      </w:rPr>
                    </w:pPr>
                    <w:r w:rsidRPr="00ED7B53">
                      <w:rPr>
                        <w:color w:val="FFFFFF"/>
                        <w:lang w:val="de-CH"/>
                      </w:rPr>
                      <w:t>Dominik Käser</w:t>
                    </w:r>
                  </w:p>
                  <w:p w:rsidR="00FF6974" w:rsidRPr="00ED7B53" w:rsidRDefault="00FF6974">
                    <w:pPr>
                      <w:pStyle w:val="NoSpacing"/>
                      <w:spacing w:line="360" w:lineRule="auto"/>
                      <w:rPr>
                        <w:color w:val="FFFFFF"/>
                        <w:lang w:val="de-CH"/>
                      </w:rPr>
                    </w:pPr>
                    <w:r w:rsidRPr="00ED7B53">
                      <w:rPr>
                        <w:color w:val="FFFFFF"/>
                        <w:lang w:val="de-CH"/>
                      </w:rPr>
                      <w:t>Christian Oberholzer</w:t>
                    </w:r>
                  </w:p>
                  <w:p w:rsidR="00FF6974" w:rsidRPr="00ED7B53" w:rsidRDefault="00FF6974">
                    <w:pPr>
                      <w:pStyle w:val="NoSpacing"/>
                      <w:spacing w:line="360" w:lineRule="auto"/>
                      <w:rPr>
                        <w:color w:val="FFFFFF"/>
                      </w:rPr>
                    </w:pPr>
                    <w:r w:rsidRPr="00ED7B53">
                      <w:rPr>
                        <w:color w:val="FFFFFF"/>
                        <w:lang w:val="de-DE"/>
                      </w:rPr>
                      <w:t>29.05.2009</w:t>
                    </w:r>
                  </w:p>
                </w:txbxContent>
              </v:textbox>
            </v:rect>
            <w10:wrap anchorx="page" anchory="page"/>
          </v:group>
        </w:pict>
      </w:r>
    </w:p>
    <w:p w:rsidR="00BB1619" w:rsidRDefault="001A430E">
      <w:pPr>
        <w:jc w:val="left"/>
      </w:pPr>
      <w:r>
        <w:rPr>
          <w:noProof/>
          <w:lang w:val="de-CH" w:eastAsia="de-CH"/>
        </w:rPr>
        <w:pict>
          <v:rect id="_x0000_s1032" style="position:absolute;margin-left:.5pt;margin-top:168.85pt;width:534.75pt;height:92.6pt;z-index:251652096;mso-position-horizontal-relative:page;mso-position-vertical-relative:page;v-text-anchor:middle" o:allowincell="f" fillcolor="#e67300" strokecolor="white" strokeweight="1pt">
            <v:fill color2="#ac5500"/>
            <v:shadow color="#d8d8d8" offset="3pt,3pt" offset2="2pt,2pt"/>
            <v:textbox style="mso-next-textbox:#_x0000_s1032;mso-fit-shape-to-text:t" inset="14.4pt,,14.4pt">
              <w:txbxContent>
                <w:p w:rsidR="00FF6974" w:rsidRPr="00ED7B53" w:rsidRDefault="00FF6974">
                  <w:pPr>
                    <w:pStyle w:val="NoSpacing"/>
                    <w:jc w:val="right"/>
                    <w:rPr>
                      <w:rFonts w:ascii="Cambria" w:hAnsi="Cambria"/>
                      <w:color w:val="FFFFFF"/>
                      <w:sz w:val="72"/>
                      <w:szCs w:val="72"/>
                    </w:rPr>
                  </w:pPr>
                  <w:r w:rsidRPr="00ED7B53">
                    <w:rPr>
                      <w:rFonts w:ascii="Cambria" w:hAnsi="Cambria"/>
                      <w:color w:val="FFFFFF"/>
                      <w:sz w:val="72"/>
                      <w:szCs w:val="72"/>
                    </w:rPr>
                    <w:t>Game Notebook</w:t>
                  </w:r>
                </w:p>
                <w:p w:rsidR="00FF6974" w:rsidRPr="00ED7B53" w:rsidRDefault="00FF6974">
                  <w:pPr>
                    <w:pStyle w:val="NoSpacing"/>
                    <w:jc w:val="right"/>
                    <w:rPr>
                      <w:rFonts w:ascii="Cambria" w:hAnsi="Cambria"/>
                      <w:color w:val="FFFFFF"/>
                      <w:sz w:val="72"/>
                      <w:szCs w:val="72"/>
                    </w:rPr>
                  </w:pPr>
                  <w:r w:rsidRPr="00ED7B53">
                    <w:rPr>
                      <w:rFonts w:ascii="Cambria" w:hAnsi="Cambria"/>
                      <w:color w:val="FFFFFF"/>
                      <w:sz w:val="72"/>
                      <w:szCs w:val="72"/>
                    </w:rPr>
                    <w:t>Project Magma</w:t>
                  </w:r>
                </w:p>
              </w:txbxContent>
            </v:textbox>
            <w10:wrap anchorx="page" anchory="page"/>
          </v:rect>
        </w:pict>
      </w:r>
      <w:r w:rsidR="00B13D98">
        <w:rPr>
          <w:noProof/>
          <w:lang w:val="de-CH" w:eastAsia="de-CH"/>
        </w:rPr>
        <w:drawing>
          <wp:anchor distT="0" distB="0" distL="114300" distR="114300" simplePos="0" relativeHeight="251651072" behindDoc="0" locked="0" layoutInCell="0" allowOverlap="1">
            <wp:simplePos x="0" y="0"/>
            <wp:positionH relativeFrom="page">
              <wp:align>right</wp:align>
            </wp:positionH>
            <wp:positionV relativeFrom="page">
              <wp:align>center</wp:align>
            </wp:positionV>
            <wp:extent cx="5577840" cy="3477260"/>
            <wp:effectExtent l="19050" t="19050" r="22860" b="27940"/>
            <wp:wrapNone/>
            <wp:docPr id="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8"/>
                    <a:srcRect/>
                    <a:stretch>
                      <a:fillRect/>
                    </a:stretch>
                  </pic:blipFill>
                  <pic:spPr bwMode="auto">
                    <a:xfrm>
                      <a:off x="0" y="0"/>
                      <a:ext cx="5577840" cy="3477260"/>
                    </a:xfrm>
                    <a:prstGeom prst="rect">
                      <a:avLst/>
                    </a:prstGeom>
                    <a:noFill/>
                    <a:ln w="12700">
                      <a:solidFill>
                        <a:srgbClr val="FFFFFF"/>
                      </a:solidFill>
                      <a:miter lim="800000"/>
                      <a:headEnd/>
                      <a:tailEnd/>
                    </a:ln>
                  </pic:spPr>
                </pic:pic>
              </a:graphicData>
            </a:graphic>
          </wp:anchor>
        </w:drawing>
      </w:r>
      <w:r w:rsidR="00BB1619">
        <w:rPr>
          <w:caps/>
        </w:rPr>
        <w:br w:type="page"/>
      </w:r>
    </w:p>
    <w:p w:rsidR="00BB1619" w:rsidRDefault="00BB1619" w:rsidP="00A879E1">
      <w:pPr>
        <w:pStyle w:val="Title"/>
      </w:pPr>
      <w:bookmarkStart w:id="0" w:name="_Toc224983315"/>
      <w:r>
        <w:lastRenderedPageBreak/>
        <w:t>Table of Contents</w:t>
      </w:r>
      <w:bookmarkEnd w:id="0"/>
    </w:p>
    <w:p w:rsidR="00015467" w:rsidRDefault="001A430E">
      <w:pPr>
        <w:pStyle w:val="TOC1"/>
        <w:rPr>
          <w:rFonts w:asciiTheme="minorHAnsi" w:eastAsiaTheme="minorEastAsia" w:hAnsiTheme="minorHAnsi" w:cstheme="minorBidi"/>
          <w:sz w:val="22"/>
          <w:szCs w:val="22"/>
          <w:u w:val="none"/>
          <w:lang w:val="de-CH" w:eastAsia="de-CH"/>
        </w:rPr>
      </w:pPr>
      <w:r w:rsidRPr="001A430E">
        <w:fldChar w:fldCharType="begin"/>
      </w:r>
      <w:r w:rsidR="00BB1619">
        <w:instrText xml:space="preserve"> TOC \h \z \t "TOC Heading 1;2;TOC Heading 2;3;TOC Title;1" </w:instrText>
      </w:r>
      <w:r w:rsidRPr="001A430E">
        <w:fldChar w:fldCharType="separate"/>
      </w:r>
      <w:hyperlink w:anchor="_Toc224983315" w:history="1">
        <w:r w:rsidR="00015467" w:rsidRPr="000B7490">
          <w:rPr>
            <w:rStyle w:val="Hyperlink"/>
          </w:rPr>
          <w:t>Table of Contents</w:t>
        </w:r>
        <w:r w:rsidR="00015467">
          <w:rPr>
            <w:webHidden/>
          </w:rPr>
          <w:tab/>
        </w:r>
        <w:r>
          <w:rPr>
            <w:webHidden/>
          </w:rPr>
          <w:fldChar w:fldCharType="begin"/>
        </w:r>
        <w:r w:rsidR="00015467">
          <w:rPr>
            <w:webHidden/>
          </w:rPr>
          <w:instrText xml:space="preserve"> PAGEREF _Toc224983315 \h </w:instrText>
        </w:r>
        <w:r>
          <w:rPr>
            <w:webHidden/>
          </w:rPr>
        </w:r>
        <w:r>
          <w:rPr>
            <w:webHidden/>
          </w:rPr>
          <w:fldChar w:fldCharType="separate"/>
        </w:r>
        <w:r w:rsidR="0040652F">
          <w:rPr>
            <w:webHidden/>
          </w:rPr>
          <w:t>2</w:t>
        </w:r>
        <w:r>
          <w:rPr>
            <w:webHidden/>
          </w:rPr>
          <w:fldChar w:fldCharType="end"/>
        </w:r>
      </w:hyperlink>
    </w:p>
    <w:p w:rsidR="00015467" w:rsidRDefault="001A430E">
      <w:pPr>
        <w:pStyle w:val="TOC1"/>
        <w:rPr>
          <w:rFonts w:asciiTheme="minorHAnsi" w:eastAsiaTheme="minorEastAsia" w:hAnsiTheme="minorHAnsi" w:cstheme="minorBidi"/>
          <w:sz w:val="22"/>
          <w:szCs w:val="22"/>
          <w:u w:val="none"/>
          <w:lang w:val="de-CH" w:eastAsia="de-CH"/>
        </w:rPr>
      </w:pPr>
      <w:hyperlink w:anchor="_Toc224983316" w:history="1">
        <w:r w:rsidR="00015467" w:rsidRPr="000B7490">
          <w:rPr>
            <w:rStyle w:val="Hyperlink"/>
          </w:rPr>
          <w:t>Part 1 – Formal Game Proposal</w:t>
        </w:r>
        <w:r w:rsidR="00015467">
          <w:rPr>
            <w:webHidden/>
          </w:rPr>
          <w:tab/>
        </w:r>
        <w:r>
          <w:rPr>
            <w:webHidden/>
          </w:rPr>
          <w:fldChar w:fldCharType="begin"/>
        </w:r>
        <w:r w:rsidR="00015467">
          <w:rPr>
            <w:webHidden/>
          </w:rPr>
          <w:instrText xml:space="preserve"> PAGEREF _Toc224983316 \h </w:instrText>
        </w:r>
        <w:r>
          <w:rPr>
            <w:webHidden/>
          </w:rPr>
        </w:r>
        <w:r>
          <w:rPr>
            <w:webHidden/>
          </w:rPr>
          <w:fldChar w:fldCharType="separate"/>
        </w:r>
        <w:r w:rsidR="0040652F">
          <w:rPr>
            <w:webHidden/>
          </w:rPr>
          <w:t>3</w:t>
        </w:r>
        <w:r>
          <w:rPr>
            <w:webHidden/>
          </w:rPr>
          <w:fldChar w:fldCharType="end"/>
        </w:r>
      </w:hyperlink>
    </w:p>
    <w:p w:rsidR="00015467" w:rsidRDefault="001A430E">
      <w:pPr>
        <w:pStyle w:val="TOC2"/>
        <w:rPr>
          <w:rFonts w:asciiTheme="minorHAnsi" w:eastAsiaTheme="minorEastAsia" w:hAnsiTheme="minorHAnsi" w:cstheme="minorBidi"/>
          <w:noProof/>
          <w:szCs w:val="22"/>
          <w:lang w:val="de-CH" w:eastAsia="de-CH"/>
        </w:rPr>
      </w:pPr>
      <w:hyperlink w:anchor="_Toc224983317" w:history="1">
        <w:r w:rsidR="00015467" w:rsidRPr="000B7490">
          <w:rPr>
            <w:rStyle w:val="Hyperlink"/>
            <w:noProof/>
          </w:rPr>
          <w:t>Intro</w:t>
        </w:r>
        <w:r w:rsidR="00015467">
          <w:rPr>
            <w:noProof/>
            <w:webHidden/>
          </w:rPr>
          <w:tab/>
        </w:r>
        <w:r>
          <w:rPr>
            <w:noProof/>
            <w:webHidden/>
          </w:rPr>
          <w:fldChar w:fldCharType="begin"/>
        </w:r>
        <w:r w:rsidR="00015467">
          <w:rPr>
            <w:noProof/>
            <w:webHidden/>
          </w:rPr>
          <w:instrText xml:space="preserve"> PAGEREF _Toc224983317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1A430E">
      <w:pPr>
        <w:pStyle w:val="TOC2"/>
        <w:rPr>
          <w:rFonts w:asciiTheme="minorHAnsi" w:eastAsiaTheme="minorEastAsia" w:hAnsiTheme="minorHAnsi" w:cstheme="minorBidi"/>
          <w:noProof/>
          <w:szCs w:val="22"/>
          <w:lang w:val="de-CH" w:eastAsia="de-CH"/>
        </w:rPr>
      </w:pPr>
      <w:hyperlink w:anchor="_Toc224983318" w:history="1">
        <w:r w:rsidR="00015467" w:rsidRPr="000B7490">
          <w:rPr>
            <w:rStyle w:val="Hyperlink"/>
            <w:rFonts w:eastAsia="Times New Roman"/>
            <w:noProof/>
            <w:kern w:val="36"/>
          </w:rPr>
          <w:t>Informal Description</w:t>
        </w:r>
        <w:r w:rsidR="00015467">
          <w:rPr>
            <w:noProof/>
            <w:webHidden/>
          </w:rPr>
          <w:tab/>
        </w:r>
        <w:r>
          <w:rPr>
            <w:noProof/>
            <w:webHidden/>
          </w:rPr>
          <w:fldChar w:fldCharType="begin"/>
        </w:r>
        <w:r w:rsidR="00015467">
          <w:rPr>
            <w:noProof/>
            <w:webHidden/>
          </w:rPr>
          <w:instrText xml:space="preserve"> PAGEREF _Toc224983318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19" w:history="1">
        <w:r w:rsidR="00015467" w:rsidRPr="000B7490">
          <w:rPr>
            <w:rStyle w:val="Hyperlink"/>
            <w:noProof/>
          </w:rPr>
          <w:t>Overview</w:t>
        </w:r>
        <w:r w:rsidR="00015467">
          <w:rPr>
            <w:noProof/>
            <w:webHidden/>
          </w:rPr>
          <w:tab/>
        </w:r>
        <w:r>
          <w:rPr>
            <w:noProof/>
            <w:webHidden/>
          </w:rPr>
          <w:fldChar w:fldCharType="begin"/>
        </w:r>
        <w:r w:rsidR="00015467">
          <w:rPr>
            <w:noProof/>
            <w:webHidden/>
          </w:rPr>
          <w:instrText xml:space="preserve"> PAGEREF _Toc224983319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20" w:history="1">
        <w:r w:rsidR="00015467" w:rsidRPr="000B7490">
          <w:rPr>
            <w:rStyle w:val="Hyperlink"/>
            <w:noProof/>
          </w:rPr>
          <w:t>Game elements</w:t>
        </w:r>
        <w:r w:rsidR="00015467">
          <w:rPr>
            <w:noProof/>
            <w:webHidden/>
          </w:rPr>
          <w:tab/>
        </w:r>
        <w:r>
          <w:rPr>
            <w:noProof/>
            <w:webHidden/>
          </w:rPr>
          <w:fldChar w:fldCharType="begin"/>
        </w:r>
        <w:r w:rsidR="00015467">
          <w:rPr>
            <w:noProof/>
            <w:webHidden/>
          </w:rPr>
          <w:instrText xml:space="preserve"> PAGEREF _Toc224983320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21" w:history="1">
        <w:r w:rsidR="00015467" w:rsidRPr="000B7490">
          <w:rPr>
            <w:rStyle w:val="Hyperlink"/>
            <w:noProof/>
          </w:rPr>
          <w:t>Concept Sketches</w:t>
        </w:r>
        <w:r w:rsidR="00015467">
          <w:rPr>
            <w:noProof/>
            <w:webHidden/>
          </w:rPr>
          <w:tab/>
        </w:r>
        <w:r>
          <w:rPr>
            <w:noProof/>
            <w:webHidden/>
          </w:rPr>
          <w:fldChar w:fldCharType="begin"/>
        </w:r>
        <w:r w:rsidR="00015467">
          <w:rPr>
            <w:noProof/>
            <w:webHidden/>
          </w:rPr>
          <w:instrText xml:space="preserve"> PAGEREF _Toc224983321 \h </w:instrText>
        </w:r>
        <w:r>
          <w:rPr>
            <w:noProof/>
            <w:webHidden/>
          </w:rPr>
        </w:r>
        <w:r>
          <w:rPr>
            <w:noProof/>
            <w:webHidden/>
          </w:rPr>
          <w:fldChar w:fldCharType="separate"/>
        </w:r>
        <w:r w:rsidR="0040652F">
          <w:rPr>
            <w:noProof/>
            <w:webHidden/>
          </w:rPr>
          <w:t>6</w:t>
        </w:r>
        <w:r>
          <w:rPr>
            <w:noProof/>
            <w:webHidden/>
          </w:rPr>
          <w:fldChar w:fldCharType="end"/>
        </w:r>
      </w:hyperlink>
    </w:p>
    <w:p w:rsidR="00015467" w:rsidRDefault="001A430E">
      <w:pPr>
        <w:pStyle w:val="TOC2"/>
        <w:rPr>
          <w:rFonts w:asciiTheme="minorHAnsi" w:eastAsiaTheme="minorEastAsia" w:hAnsiTheme="minorHAnsi" w:cstheme="minorBidi"/>
          <w:noProof/>
          <w:szCs w:val="22"/>
          <w:lang w:val="de-CH" w:eastAsia="de-CH"/>
        </w:rPr>
      </w:pPr>
      <w:hyperlink w:anchor="_Toc224983322" w:history="1">
        <w:r w:rsidR="00015467" w:rsidRPr="000B7490">
          <w:rPr>
            <w:rStyle w:val="Hyperlink"/>
            <w:rFonts w:eastAsia="Times New Roman"/>
            <w:noProof/>
            <w:lang w:eastAsia="de-CH"/>
          </w:rPr>
          <w:t>Formal Requirements</w:t>
        </w:r>
        <w:r w:rsidR="00015467">
          <w:rPr>
            <w:noProof/>
            <w:webHidden/>
          </w:rPr>
          <w:tab/>
        </w:r>
        <w:r>
          <w:rPr>
            <w:noProof/>
            <w:webHidden/>
          </w:rPr>
          <w:fldChar w:fldCharType="begin"/>
        </w:r>
        <w:r w:rsidR="00015467">
          <w:rPr>
            <w:noProof/>
            <w:webHidden/>
          </w:rPr>
          <w:instrText xml:space="preserve"> PAGEREF _Toc224983322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23" w:history="1">
        <w:r w:rsidR="00015467" w:rsidRPr="000B7490">
          <w:rPr>
            <w:rStyle w:val="Hyperlink"/>
            <w:noProof/>
            <w:lang w:eastAsia="de-CH"/>
          </w:rPr>
          <w:t>General</w:t>
        </w:r>
        <w:r w:rsidR="00015467">
          <w:rPr>
            <w:noProof/>
            <w:webHidden/>
          </w:rPr>
          <w:tab/>
        </w:r>
        <w:r>
          <w:rPr>
            <w:noProof/>
            <w:webHidden/>
          </w:rPr>
          <w:fldChar w:fldCharType="begin"/>
        </w:r>
        <w:r w:rsidR="00015467">
          <w:rPr>
            <w:noProof/>
            <w:webHidden/>
          </w:rPr>
          <w:instrText xml:space="preserve"> PAGEREF _Toc224983323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24" w:history="1">
        <w:r w:rsidR="00015467" w:rsidRPr="000B7490">
          <w:rPr>
            <w:rStyle w:val="Hyperlink"/>
            <w:noProof/>
            <w:lang w:eastAsia="de-CH"/>
          </w:rPr>
          <w:t>GUI AND HUD</w:t>
        </w:r>
        <w:r w:rsidR="00015467">
          <w:rPr>
            <w:noProof/>
            <w:webHidden/>
          </w:rPr>
          <w:tab/>
        </w:r>
        <w:r>
          <w:rPr>
            <w:noProof/>
            <w:webHidden/>
          </w:rPr>
          <w:fldChar w:fldCharType="begin"/>
        </w:r>
        <w:r w:rsidR="00015467">
          <w:rPr>
            <w:noProof/>
            <w:webHidden/>
          </w:rPr>
          <w:instrText xml:space="preserve"> PAGEREF _Toc224983324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25" w:history="1">
        <w:r w:rsidR="00015467" w:rsidRPr="000B7490">
          <w:rPr>
            <w:rStyle w:val="Hyperlink"/>
            <w:rFonts w:eastAsia="Times New Roman"/>
            <w:noProof/>
            <w:lang w:eastAsia="de-CH"/>
          </w:rPr>
          <w:t>Lava</w:t>
        </w:r>
        <w:r w:rsidR="00015467">
          <w:rPr>
            <w:noProof/>
            <w:webHidden/>
          </w:rPr>
          <w:tab/>
        </w:r>
        <w:r>
          <w:rPr>
            <w:noProof/>
            <w:webHidden/>
          </w:rPr>
          <w:fldChar w:fldCharType="begin"/>
        </w:r>
        <w:r w:rsidR="00015467">
          <w:rPr>
            <w:noProof/>
            <w:webHidden/>
          </w:rPr>
          <w:instrText xml:space="preserve"> PAGEREF _Toc224983325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26" w:history="1">
        <w:r w:rsidR="00015467" w:rsidRPr="000B7490">
          <w:rPr>
            <w:rStyle w:val="Hyperlink"/>
            <w:rFonts w:eastAsia="Times New Roman"/>
            <w:noProof/>
            <w:lang w:eastAsia="de-CH"/>
          </w:rPr>
          <w:t>Pillars</w:t>
        </w:r>
        <w:r w:rsidR="00015467">
          <w:rPr>
            <w:noProof/>
            <w:webHidden/>
          </w:rPr>
          <w:tab/>
        </w:r>
        <w:r>
          <w:rPr>
            <w:noProof/>
            <w:webHidden/>
          </w:rPr>
          <w:fldChar w:fldCharType="begin"/>
        </w:r>
        <w:r w:rsidR="00015467">
          <w:rPr>
            <w:noProof/>
            <w:webHidden/>
          </w:rPr>
          <w:instrText xml:space="preserve"> PAGEREF _Toc224983326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27" w:history="1">
        <w:r w:rsidR="00015467" w:rsidRPr="000B7490">
          <w:rPr>
            <w:rStyle w:val="Hyperlink"/>
            <w:rFonts w:eastAsia="Times New Roman"/>
            <w:noProof/>
            <w:lang w:eastAsia="de-CH"/>
          </w:rPr>
          <w:t>Floating Islands</w:t>
        </w:r>
        <w:r w:rsidR="00015467">
          <w:rPr>
            <w:noProof/>
            <w:webHidden/>
          </w:rPr>
          <w:tab/>
        </w:r>
        <w:r>
          <w:rPr>
            <w:noProof/>
            <w:webHidden/>
          </w:rPr>
          <w:fldChar w:fldCharType="begin"/>
        </w:r>
        <w:r w:rsidR="00015467">
          <w:rPr>
            <w:noProof/>
            <w:webHidden/>
          </w:rPr>
          <w:instrText xml:space="preserve"> PAGEREF _Toc224983327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28" w:history="1">
        <w:r w:rsidR="00015467" w:rsidRPr="000B7490">
          <w:rPr>
            <w:rStyle w:val="Hyperlink"/>
            <w:rFonts w:eastAsia="Times New Roman"/>
            <w:noProof/>
            <w:lang w:eastAsia="de-CH"/>
          </w:rPr>
          <w:t>Player</w:t>
        </w:r>
        <w:r w:rsidR="00015467">
          <w:rPr>
            <w:noProof/>
            <w:webHidden/>
          </w:rPr>
          <w:tab/>
        </w:r>
        <w:r>
          <w:rPr>
            <w:noProof/>
            <w:webHidden/>
          </w:rPr>
          <w:fldChar w:fldCharType="begin"/>
        </w:r>
        <w:r w:rsidR="00015467">
          <w:rPr>
            <w:noProof/>
            <w:webHidden/>
          </w:rPr>
          <w:instrText xml:space="preserve"> PAGEREF _Toc224983328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1A430E">
      <w:pPr>
        <w:pStyle w:val="TOC2"/>
        <w:rPr>
          <w:rFonts w:asciiTheme="minorHAnsi" w:eastAsiaTheme="minorEastAsia" w:hAnsiTheme="minorHAnsi" w:cstheme="minorBidi"/>
          <w:noProof/>
          <w:szCs w:val="22"/>
          <w:lang w:val="de-CH" w:eastAsia="de-CH"/>
        </w:rPr>
      </w:pPr>
      <w:hyperlink w:anchor="_Toc224983329" w:history="1">
        <w:r w:rsidR="00015467" w:rsidRPr="000B7490">
          <w:rPr>
            <w:rStyle w:val="Hyperlink"/>
            <w:rFonts w:eastAsia="Times New Roman"/>
            <w:noProof/>
            <w:kern w:val="36"/>
            <w:lang w:eastAsia="de-CH"/>
          </w:rPr>
          <w:t>Development Schedule</w:t>
        </w:r>
        <w:r w:rsidR="00015467">
          <w:rPr>
            <w:noProof/>
            <w:webHidden/>
          </w:rPr>
          <w:tab/>
        </w:r>
        <w:r>
          <w:rPr>
            <w:noProof/>
            <w:webHidden/>
          </w:rPr>
          <w:fldChar w:fldCharType="begin"/>
        </w:r>
        <w:r w:rsidR="00015467">
          <w:rPr>
            <w:noProof/>
            <w:webHidden/>
          </w:rPr>
          <w:instrText xml:space="preserve"> PAGEREF _Toc224983329 \h </w:instrText>
        </w:r>
        <w:r>
          <w:rPr>
            <w:noProof/>
            <w:webHidden/>
          </w:rPr>
        </w:r>
        <w:r>
          <w:rPr>
            <w:noProof/>
            <w:webHidden/>
          </w:rPr>
          <w:fldChar w:fldCharType="separate"/>
        </w:r>
        <w:r w:rsidR="0040652F">
          <w:rPr>
            <w:noProof/>
            <w:webHidden/>
          </w:rPr>
          <w:t>12</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30" w:history="1">
        <w:r w:rsidR="00015467" w:rsidRPr="000B7490">
          <w:rPr>
            <w:rStyle w:val="Hyperlink"/>
            <w:rFonts w:eastAsia="Times New Roman"/>
            <w:noProof/>
            <w:lang w:eastAsia="de-CH"/>
          </w:rPr>
          <w:t>Deliverables</w:t>
        </w:r>
        <w:r w:rsidR="00015467">
          <w:rPr>
            <w:noProof/>
            <w:webHidden/>
          </w:rPr>
          <w:tab/>
        </w:r>
        <w:r>
          <w:rPr>
            <w:noProof/>
            <w:webHidden/>
          </w:rPr>
          <w:fldChar w:fldCharType="begin"/>
        </w:r>
        <w:r w:rsidR="00015467">
          <w:rPr>
            <w:noProof/>
            <w:webHidden/>
          </w:rPr>
          <w:instrText xml:space="preserve"> PAGEREF _Toc224983330 \h </w:instrText>
        </w:r>
        <w:r>
          <w:rPr>
            <w:noProof/>
            <w:webHidden/>
          </w:rPr>
        </w:r>
        <w:r>
          <w:rPr>
            <w:noProof/>
            <w:webHidden/>
          </w:rPr>
          <w:fldChar w:fldCharType="separate"/>
        </w:r>
        <w:r w:rsidR="0040652F">
          <w:rPr>
            <w:noProof/>
            <w:webHidden/>
          </w:rPr>
          <w:t>13</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31" w:history="1">
        <w:r w:rsidR="00015467" w:rsidRPr="000B7490">
          <w:rPr>
            <w:rStyle w:val="Hyperlink"/>
            <w:rFonts w:eastAsia="Times New Roman"/>
            <w:noProof/>
            <w:lang w:eastAsia="de-CH"/>
          </w:rPr>
          <w:t>Milestones</w:t>
        </w:r>
        <w:r w:rsidR="00015467">
          <w:rPr>
            <w:noProof/>
            <w:webHidden/>
          </w:rPr>
          <w:tab/>
        </w:r>
        <w:r>
          <w:rPr>
            <w:noProof/>
            <w:webHidden/>
          </w:rPr>
          <w:fldChar w:fldCharType="begin"/>
        </w:r>
        <w:r w:rsidR="00015467">
          <w:rPr>
            <w:noProof/>
            <w:webHidden/>
          </w:rPr>
          <w:instrText xml:space="preserve"> PAGEREF _Toc224983331 \h </w:instrText>
        </w:r>
        <w:r>
          <w:rPr>
            <w:noProof/>
            <w:webHidden/>
          </w:rPr>
        </w:r>
        <w:r>
          <w:rPr>
            <w:noProof/>
            <w:webHidden/>
          </w:rPr>
          <w:fldChar w:fldCharType="separate"/>
        </w:r>
        <w:r w:rsidR="0040652F">
          <w:rPr>
            <w:noProof/>
            <w:webHidden/>
          </w:rPr>
          <w:t>14</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32" w:history="1">
        <w:r w:rsidR="00015467" w:rsidRPr="000B7490">
          <w:rPr>
            <w:rStyle w:val="Hyperlink"/>
            <w:rFonts w:eastAsia="Times New Roman"/>
            <w:noProof/>
            <w:lang w:eastAsia="de-CH"/>
          </w:rPr>
          <w:t>Task Assignments and Work Estimation</w:t>
        </w:r>
        <w:r w:rsidR="00015467">
          <w:rPr>
            <w:noProof/>
            <w:webHidden/>
          </w:rPr>
          <w:tab/>
        </w:r>
        <w:r>
          <w:rPr>
            <w:noProof/>
            <w:webHidden/>
          </w:rPr>
          <w:fldChar w:fldCharType="begin"/>
        </w:r>
        <w:r w:rsidR="00015467">
          <w:rPr>
            <w:noProof/>
            <w:webHidden/>
          </w:rPr>
          <w:instrText xml:space="preserve"> PAGEREF _Toc224983332 \h </w:instrText>
        </w:r>
        <w:r>
          <w:rPr>
            <w:noProof/>
            <w:webHidden/>
          </w:rPr>
        </w:r>
        <w:r>
          <w:rPr>
            <w:noProof/>
            <w:webHidden/>
          </w:rPr>
          <w:fldChar w:fldCharType="separate"/>
        </w:r>
        <w:r w:rsidR="0040652F">
          <w:rPr>
            <w:noProof/>
            <w:webHidden/>
          </w:rPr>
          <w:t>15</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33" w:history="1">
        <w:r w:rsidR="00015467" w:rsidRPr="000B7490">
          <w:rPr>
            <w:rStyle w:val="Hyperlink"/>
            <w:rFonts w:eastAsia="Times New Roman"/>
            <w:noProof/>
            <w:lang w:eastAsia="de-CH"/>
          </w:rPr>
          <w:t>Development Timetable</w:t>
        </w:r>
        <w:r w:rsidR="00015467">
          <w:rPr>
            <w:noProof/>
            <w:webHidden/>
          </w:rPr>
          <w:tab/>
        </w:r>
        <w:r>
          <w:rPr>
            <w:noProof/>
            <w:webHidden/>
          </w:rPr>
          <w:fldChar w:fldCharType="begin"/>
        </w:r>
        <w:r w:rsidR="00015467">
          <w:rPr>
            <w:noProof/>
            <w:webHidden/>
          </w:rPr>
          <w:instrText xml:space="preserve"> PAGEREF _Toc224983333 \h </w:instrText>
        </w:r>
        <w:r>
          <w:rPr>
            <w:noProof/>
            <w:webHidden/>
          </w:rPr>
        </w:r>
        <w:r>
          <w:rPr>
            <w:noProof/>
            <w:webHidden/>
          </w:rPr>
          <w:fldChar w:fldCharType="separate"/>
        </w:r>
        <w:r w:rsidR="0040652F">
          <w:rPr>
            <w:noProof/>
            <w:webHidden/>
          </w:rPr>
          <w:t>16</w:t>
        </w:r>
        <w:r>
          <w:rPr>
            <w:noProof/>
            <w:webHidden/>
          </w:rPr>
          <w:fldChar w:fldCharType="end"/>
        </w:r>
      </w:hyperlink>
    </w:p>
    <w:p w:rsidR="00015467" w:rsidRDefault="001A430E">
      <w:pPr>
        <w:pStyle w:val="TOC2"/>
        <w:rPr>
          <w:rFonts w:asciiTheme="minorHAnsi" w:eastAsiaTheme="minorEastAsia" w:hAnsiTheme="minorHAnsi" w:cstheme="minorBidi"/>
          <w:noProof/>
          <w:szCs w:val="22"/>
          <w:lang w:val="de-CH" w:eastAsia="de-CH"/>
        </w:rPr>
      </w:pPr>
      <w:hyperlink w:anchor="_Toc224983334" w:history="1">
        <w:r w:rsidR="00015467" w:rsidRPr="000B7490">
          <w:rPr>
            <w:rStyle w:val="Hyperlink"/>
            <w:rFonts w:eastAsia="Times New Roman"/>
            <w:noProof/>
            <w:kern w:val="36"/>
            <w:lang w:eastAsia="de-CH"/>
          </w:rPr>
          <w:t>Assessment</w:t>
        </w:r>
        <w:r w:rsidR="00015467">
          <w:rPr>
            <w:noProof/>
            <w:webHidden/>
          </w:rPr>
          <w:tab/>
        </w:r>
        <w:r>
          <w:rPr>
            <w:noProof/>
            <w:webHidden/>
          </w:rPr>
          <w:fldChar w:fldCharType="begin"/>
        </w:r>
        <w:r w:rsidR="00015467">
          <w:rPr>
            <w:noProof/>
            <w:webHidden/>
          </w:rPr>
          <w:instrText xml:space="preserve"> PAGEREF _Toc224983334 \h </w:instrText>
        </w:r>
        <w:r>
          <w:rPr>
            <w:noProof/>
            <w:webHidden/>
          </w:rPr>
        </w:r>
        <w:r>
          <w:rPr>
            <w:noProof/>
            <w:webHidden/>
          </w:rPr>
          <w:fldChar w:fldCharType="separate"/>
        </w:r>
        <w:r w:rsidR="0040652F">
          <w:rPr>
            <w:noProof/>
            <w:webHidden/>
          </w:rPr>
          <w:t>17</w:t>
        </w:r>
        <w:r>
          <w:rPr>
            <w:noProof/>
            <w:webHidden/>
          </w:rPr>
          <w:fldChar w:fldCharType="end"/>
        </w:r>
      </w:hyperlink>
    </w:p>
    <w:p w:rsidR="00015467" w:rsidRDefault="001A430E">
      <w:pPr>
        <w:pStyle w:val="TOC1"/>
        <w:rPr>
          <w:rFonts w:asciiTheme="minorHAnsi" w:eastAsiaTheme="minorEastAsia" w:hAnsiTheme="minorHAnsi" w:cstheme="minorBidi"/>
          <w:sz w:val="22"/>
          <w:szCs w:val="22"/>
          <w:u w:val="none"/>
          <w:lang w:val="de-CH" w:eastAsia="de-CH"/>
        </w:rPr>
      </w:pPr>
      <w:hyperlink w:anchor="_Toc224983335" w:history="1">
        <w:r w:rsidR="00015467" w:rsidRPr="000B7490">
          <w:rPr>
            <w:rStyle w:val="Hyperlink"/>
          </w:rPr>
          <w:t>Part 2 – Prototype</w:t>
        </w:r>
        <w:r w:rsidR="00015467">
          <w:rPr>
            <w:webHidden/>
          </w:rPr>
          <w:tab/>
        </w:r>
        <w:r>
          <w:rPr>
            <w:webHidden/>
          </w:rPr>
          <w:fldChar w:fldCharType="begin"/>
        </w:r>
        <w:r w:rsidR="00015467">
          <w:rPr>
            <w:webHidden/>
          </w:rPr>
          <w:instrText xml:space="preserve"> PAGEREF _Toc224983335 \h </w:instrText>
        </w:r>
        <w:r>
          <w:rPr>
            <w:webHidden/>
          </w:rPr>
        </w:r>
        <w:r>
          <w:rPr>
            <w:webHidden/>
          </w:rPr>
          <w:fldChar w:fldCharType="separate"/>
        </w:r>
        <w:r w:rsidR="0040652F">
          <w:rPr>
            <w:webHidden/>
          </w:rPr>
          <w:t>19</w:t>
        </w:r>
        <w:r>
          <w:rPr>
            <w:webHidden/>
          </w:rPr>
          <w:fldChar w:fldCharType="end"/>
        </w:r>
      </w:hyperlink>
    </w:p>
    <w:p w:rsidR="00015467" w:rsidRDefault="001A430E">
      <w:pPr>
        <w:pStyle w:val="TOC2"/>
        <w:rPr>
          <w:rFonts w:asciiTheme="minorHAnsi" w:eastAsiaTheme="minorEastAsia" w:hAnsiTheme="minorHAnsi" w:cstheme="minorBidi"/>
          <w:noProof/>
          <w:szCs w:val="22"/>
          <w:lang w:val="de-CH" w:eastAsia="de-CH"/>
        </w:rPr>
      </w:pPr>
      <w:hyperlink w:anchor="_Toc224983336" w:history="1">
        <w:r w:rsidR="00015467" w:rsidRPr="000B7490">
          <w:rPr>
            <w:rStyle w:val="Hyperlink"/>
            <w:noProof/>
          </w:rPr>
          <w:t>Gameplay Screenshots</w:t>
        </w:r>
        <w:r w:rsidR="00015467">
          <w:rPr>
            <w:noProof/>
            <w:webHidden/>
          </w:rPr>
          <w:tab/>
        </w:r>
        <w:r>
          <w:rPr>
            <w:noProof/>
            <w:webHidden/>
          </w:rPr>
          <w:fldChar w:fldCharType="begin"/>
        </w:r>
        <w:r w:rsidR="00015467">
          <w:rPr>
            <w:noProof/>
            <w:webHidden/>
          </w:rPr>
          <w:instrText xml:space="preserve"> PAGEREF _Toc224983336 \h </w:instrText>
        </w:r>
        <w:r>
          <w:rPr>
            <w:noProof/>
            <w:webHidden/>
          </w:rPr>
        </w:r>
        <w:r>
          <w:rPr>
            <w:noProof/>
            <w:webHidden/>
          </w:rPr>
          <w:fldChar w:fldCharType="separate"/>
        </w:r>
        <w:r w:rsidR="0040652F">
          <w:rPr>
            <w:noProof/>
            <w:webHidden/>
          </w:rPr>
          <w:t>20</w:t>
        </w:r>
        <w:r>
          <w:rPr>
            <w:noProof/>
            <w:webHidden/>
          </w:rPr>
          <w:fldChar w:fldCharType="end"/>
        </w:r>
      </w:hyperlink>
    </w:p>
    <w:p w:rsidR="00015467" w:rsidRDefault="001A430E">
      <w:pPr>
        <w:pStyle w:val="TOC2"/>
        <w:rPr>
          <w:rFonts w:asciiTheme="minorHAnsi" w:eastAsiaTheme="minorEastAsia" w:hAnsiTheme="minorHAnsi" w:cstheme="minorBidi"/>
          <w:noProof/>
          <w:szCs w:val="22"/>
          <w:lang w:val="de-CH" w:eastAsia="de-CH"/>
        </w:rPr>
      </w:pPr>
      <w:hyperlink w:anchor="_Toc224983337" w:history="1">
        <w:r w:rsidR="00015467" w:rsidRPr="000B7490">
          <w:rPr>
            <w:rStyle w:val="Hyperlink"/>
            <w:noProof/>
          </w:rPr>
          <w:t>Findings</w:t>
        </w:r>
        <w:r w:rsidR="00015467">
          <w:rPr>
            <w:noProof/>
            <w:webHidden/>
          </w:rPr>
          <w:tab/>
        </w:r>
        <w:r>
          <w:rPr>
            <w:noProof/>
            <w:webHidden/>
          </w:rPr>
          <w:fldChar w:fldCharType="begin"/>
        </w:r>
        <w:r w:rsidR="00015467">
          <w:rPr>
            <w:noProof/>
            <w:webHidden/>
          </w:rPr>
          <w:instrText xml:space="preserve"> PAGEREF _Toc224983337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38" w:history="1">
        <w:r w:rsidR="00015467" w:rsidRPr="000B7490">
          <w:rPr>
            <w:rStyle w:val="Hyperlink"/>
            <w:noProof/>
          </w:rPr>
          <w:t>Positioning</w:t>
        </w:r>
        <w:r w:rsidR="00015467">
          <w:rPr>
            <w:noProof/>
            <w:webHidden/>
          </w:rPr>
          <w:tab/>
        </w:r>
        <w:r>
          <w:rPr>
            <w:noProof/>
            <w:webHidden/>
          </w:rPr>
          <w:fldChar w:fldCharType="begin"/>
        </w:r>
        <w:r w:rsidR="00015467">
          <w:rPr>
            <w:noProof/>
            <w:webHidden/>
          </w:rPr>
          <w:instrText xml:space="preserve"> PAGEREF _Toc224983338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39" w:history="1">
        <w:r w:rsidR="00015467" w:rsidRPr="000B7490">
          <w:rPr>
            <w:rStyle w:val="Hyperlink"/>
            <w:noProof/>
          </w:rPr>
          <w:t>Player movement</w:t>
        </w:r>
        <w:r w:rsidR="00015467">
          <w:rPr>
            <w:noProof/>
            <w:webHidden/>
          </w:rPr>
          <w:tab/>
        </w:r>
        <w:r>
          <w:rPr>
            <w:noProof/>
            <w:webHidden/>
          </w:rPr>
          <w:fldChar w:fldCharType="begin"/>
        </w:r>
        <w:r w:rsidR="00015467">
          <w:rPr>
            <w:noProof/>
            <w:webHidden/>
          </w:rPr>
          <w:instrText xml:space="preserve"> PAGEREF _Toc224983339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40" w:history="1">
        <w:r w:rsidR="00015467" w:rsidRPr="000B7490">
          <w:rPr>
            <w:rStyle w:val="Hyperlink"/>
            <w:noProof/>
          </w:rPr>
          <w:t>Island Travel</w:t>
        </w:r>
        <w:r w:rsidR="00015467">
          <w:rPr>
            <w:noProof/>
            <w:webHidden/>
          </w:rPr>
          <w:tab/>
        </w:r>
        <w:r>
          <w:rPr>
            <w:noProof/>
            <w:webHidden/>
          </w:rPr>
          <w:fldChar w:fldCharType="begin"/>
        </w:r>
        <w:r w:rsidR="00015467">
          <w:rPr>
            <w:noProof/>
            <w:webHidden/>
          </w:rPr>
          <w:instrText xml:space="preserve"> PAGEREF _Toc224983340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1A430E">
      <w:pPr>
        <w:pStyle w:val="TOC3"/>
        <w:rPr>
          <w:rFonts w:asciiTheme="minorHAnsi" w:eastAsiaTheme="minorEastAsia" w:hAnsiTheme="minorHAnsi" w:cstheme="minorBidi"/>
          <w:noProof/>
          <w:szCs w:val="22"/>
          <w:lang w:val="de-CH" w:eastAsia="de-CH"/>
        </w:rPr>
      </w:pPr>
      <w:hyperlink w:anchor="_Toc224983341" w:history="1">
        <w:r w:rsidR="00015467" w:rsidRPr="000B7490">
          <w:rPr>
            <w:rStyle w:val="Hyperlink"/>
            <w:noProof/>
          </w:rPr>
          <w:t>Parameter Tuning</w:t>
        </w:r>
        <w:r w:rsidR="00015467">
          <w:rPr>
            <w:noProof/>
            <w:webHidden/>
          </w:rPr>
          <w:tab/>
        </w:r>
        <w:r>
          <w:rPr>
            <w:noProof/>
            <w:webHidden/>
          </w:rPr>
          <w:fldChar w:fldCharType="begin"/>
        </w:r>
        <w:r w:rsidR="00015467">
          <w:rPr>
            <w:noProof/>
            <w:webHidden/>
          </w:rPr>
          <w:instrText xml:space="preserve"> PAGEREF _Toc224983341 \h </w:instrText>
        </w:r>
        <w:r>
          <w:rPr>
            <w:noProof/>
            <w:webHidden/>
          </w:rPr>
        </w:r>
        <w:r>
          <w:rPr>
            <w:noProof/>
            <w:webHidden/>
          </w:rPr>
          <w:fldChar w:fldCharType="separate"/>
        </w:r>
        <w:r w:rsidR="0040652F">
          <w:rPr>
            <w:noProof/>
            <w:webHidden/>
          </w:rPr>
          <w:t>22</w:t>
        </w:r>
        <w:r>
          <w:rPr>
            <w:noProof/>
            <w:webHidden/>
          </w:rPr>
          <w:fldChar w:fldCharType="end"/>
        </w:r>
      </w:hyperlink>
    </w:p>
    <w:p w:rsidR="00015467" w:rsidRDefault="001A430E">
      <w:pPr>
        <w:pStyle w:val="TOC1"/>
        <w:rPr>
          <w:rFonts w:asciiTheme="minorHAnsi" w:eastAsiaTheme="minorEastAsia" w:hAnsiTheme="minorHAnsi" w:cstheme="minorBidi"/>
          <w:sz w:val="22"/>
          <w:szCs w:val="22"/>
          <w:u w:val="none"/>
          <w:lang w:val="de-CH" w:eastAsia="de-CH"/>
        </w:rPr>
      </w:pPr>
      <w:hyperlink w:anchor="_Toc224983342" w:history="1">
        <w:r w:rsidR="00015467" w:rsidRPr="000B7490">
          <w:rPr>
            <w:rStyle w:val="Hyperlink"/>
          </w:rPr>
          <w:t>Part 3 – Interim Report</w:t>
        </w:r>
        <w:r w:rsidR="00015467">
          <w:rPr>
            <w:webHidden/>
          </w:rPr>
          <w:tab/>
        </w:r>
        <w:r>
          <w:rPr>
            <w:webHidden/>
          </w:rPr>
          <w:fldChar w:fldCharType="begin"/>
        </w:r>
        <w:r w:rsidR="00015467">
          <w:rPr>
            <w:webHidden/>
          </w:rPr>
          <w:instrText xml:space="preserve"> PAGEREF _Toc224983342 \h </w:instrText>
        </w:r>
        <w:r>
          <w:rPr>
            <w:webHidden/>
          </w:rPr>
        </w:r>
        <w:r>
          <w:rPr>
            <w:webHidden/>
          </w:rPr>
          <w:fldChar w:fldCharType="separate"/>
        </w:r>
        <w:r w:rsidR="0040652F">
          <w:rPr>
            <w:webHidden/>
          </w:rPr>
          <w:t>23</w:t>
        </w:r>
        <w:r>
          <w:rPr>
            <w:webHidden/>
          </w:rPr>
          <w:fldChar w:fldCharType="end"/>
        </w:r>
      </w:hyperlink>
    </w:p>
    <w:p w:rsidR="00015467" w:rsidRDefault="001A430E">
      <w:pPr>
        <w:pStyle w:val="TOC1"/>
        <w:rPr>
          <w:rFonts w:asciiTheme="minorHAnsi" w:eastAsiaTheme="minorEastAsia" w:hAnsiTheme="minorHAnsi" w:cstheme="minorBidi"/>
          <w:sz w:val="22"/>
          <w:szCs w:val="22"/>
          <w:u w:val="none"/>
          <w:lang w:val="de-CH" w:eastAsia="de-CH"/>
        </w:rPr>
      </w:pPr>
      <w:hyperlink w:anchor="_Toc224983343" w:history="1">
        <w:r w:rsidR="00015467" w:rsidRPr="000B7490">
          <w:rPr>
            <w:rStyle w:val="Hyperlink"/>
          </w:rPr>
          <w:t>Part 4 – Alpha Release</w:t>
        </w:r>
        <w:r w:rsidR="00015467">
          <w:rPr>
            <w:webHidden/>
          </w:rPr>
          <w:tab/>
        </w:r>
        <w:r>
          <w:rPr>
            <w:webHidden/>
          </w:rPr>
          <w:fldChar w:fldCharType="begin"/>
        </w:r>
        <w:r w:rsidR="00015467">
          <w:rPr>
            <w:webHidden/>
          </w:rPr>
          <w:instrText xml:space="preserve"> PAGEREF _Toc224983343 \h </w:instrText>
        </w:r>
        <w:r>
          <w:rPr>
            <w:webHidden/>
          </w:rPr>
        </w:r>
        <w:r>
          <w:rPr>
            <w:webHidden/>
          </w:rPr>
          <w:fldChar w:fldCharType="separate"/>
        </w:r>
        <w:r w:rsidR="0040652F">
          <w:rPr>
            <w:webHidden/>
          </w:rPr>
          <w:t>24</w:t>
        </w:r>
        <w:r>
          <w:rPr>
            <w:webHidden/>
          </w:rPr>
          <w:fldChar w:fldCharType="end"/>
        </w:r>
      </w:hyperlink>
    </w:p>
    <w:p w:rsidR="00015467" w:rsidRDefault="001A430E">
      <w:pPr>
        <w:pStyle w:val="TOC1"/>
        <w:rPr>
          <w:rFonts w:asciiTheme="minorHAnsi" w:eastAsiaTheme="minorEastAsia" w:hAnsiTheme="minorHAnsi" w:cstheme="minorBidi"/>
          <w:sz w:val="22"/>
          <w:szCs w:val="22"/>
          <w:u w:val="none"/>
          <w:lang w:val="de-CH" w:eastAsia="de-CH"/>
        </w:rPr>
      </w:pPr>
      <w:hyperlink w:anchor="_Toc224983344" w:history="1">
        <w:r w:rsidR="00015467" w:rsidRPr="000B7490">
          <w:rPr>
            <w:rStyle w:val="Hyperlink"/>
          </w:rPr>
          <w:t>Part 5 – Playtesting</w:t>
        </w:r>
        <w:r w:rsidR="00015467">
          <w:rPr>
            <w:webHidden/>
          </w:rPr>
          <w:tab/>
        </w:r>
        <w:r>
          <w:rPr>
            <w:webHidden/>
          </w:rPr>
          <w:fldChar w:fldCharType="begin"/>
        </w:r>
        <w:r w:rsidR="00015467">
          <w:rPr>
            <w:webHidden/>
          </w:rPr>
          <w:instrText xml:space="preserve"> PAGEREF _Toc224983344 \h </w:instrText>
        </w:r>
        <w:r>
          <w:rPr>
            <w:webHidden/>
          </w:rPr>
        </w:r>
        <w:r>
          <w:rPr>
            <w:webHidden/>
          </w:rPr>
          <w:fldChar w:fldCharType="separate"/>
        </w:r>
        <w:r w:rsidR="0040652F">
          <w:rPr>
            <w:webHidden/>
          </w:rPr>
          <w:t>25</w:t>
        </w:r>
        <w:r>
          <w:rPr>
            <w:webHidden/>
          </w:rPr>
          <w:fldChar w:fldCharType="end"/>
        </w:r>
      </w:hyperlink>
    </w:p>
    <w:p w:rsidR="00015467" w:rsidRDefault="001A430E">
      <w:pPr>
        <w:pStyle w:val="TOC1"/>
        <w:rPr>
          <w:rFonts w:asciiTheme="minorHAnsi" w:eastAsiaTheme="minorEastAsia" w:hAnsiTheme="minorHAnsi" w:cstheme="minorBidi"/>
          <w:sz w:val="22"/>
          <w:szCs w:val="22"/>
          <w:u w:val="none"/>
          <w:lang w:val="de-CH" w:eastAsia="de-CH"/>
        </w:rPr>
      </w:pPr>
      <w:hyperlink w:anchor="_Toc224983345" w:history="1">
        <w:r w:rsidR="00015467" w:rsidRPr="000B7490">
          <w:rPr>
            <w:rStyle w:val="Hyperlink"/>
          </w:rPr>
          <w:t>Part 6 – Public Presentation and Conclusion</w:t>
        </w:r>
        <w:r w:rsidR="00015467">
          <w:rPr>
            <w:webHidden/>
          </w:rPr>
          <w:tab/>
        </w:r>
        <w:r>
          <w:rPr>
            <w:webHidden/>
          </w:rPr>
          <w:fldChar w:fldCharType="begin"/>
        </w:r>
        <w:r w:rsidR="00015467">
          <w:rPr>
            <w:webHidden/>
          </w:rPr>
          <w:instrText xml:space="preserve"> PAGEREF _Toc224983345 \h </w:instrText>
        </w:r>
        <w:r>
          <w:rPr>
            <w:webHidden/>
          </w:rPr>
        </w:r>
        <w:r>
          <w:rPr>
            <w:webHidden/>
          </w:rPr>
          <w:fldChar w:fldCharType="separate"/>
        </w:r>
        <w:r w:rsidR="0040652F">
          <w:rPr>
            <w:webHidden/>
          </w:rPr>
          <w:t>26</w:t>
        </w:r>
        <w:r>
          <w:rPr>
            <w:webHidden/>
          </w:rPr>
          <w:fldChar w:fldCharType="end"/>
        </w:r>
      </w:hyperlink>
    </w:p>
    <w:p w:rsidR="00BB1619" w:rsidRDefault="001A430E" w:rsidP="001376E6">
      <w:r>
        <w:fldChar w:fldCharType="end"/>
      </w:r>
    </w:p>
    <w:p w:rsidR="00BB1619" w:rsidRPr="00D73078" w:rsidRDefault="00BB1619" w:rsidP="005D121A">
      <w:pPr>
        <w:pStyle w:val="Title"/>
      </w:pPr>
      <w:bookmarkStart w:id="1" w:name="_Toc224983316"/>
      <w:r>
        <w:lastRenderedPageBreak/>
        <w:t>Part 1 – Formal Game Proposal</w:t>
      </w:r>
      <w:bookmarkEnd w:id="1"/>
    </w:p>
    <w:p w:rsidR="00BB1619" w:rsidRPr="00843FBD" w:rsidRDefault="00BB1619" w:rsidP="00843FBD">
      <w:pPr>
        <w:pStyle w:val="Heading1"/>
      </w:pPr>
      <w:bookmarkStart w:id="2" w:name="Intro"/>
      <w:bookmarkStart w:id="3" w:name="_Toc224983317"/>
      <w:bookmarkEnd w:id="2"/>
      <w:r w:rsidRPr="00843FBD">
        <w:t>Intro</w:t>
      </w:r>
      <w:bookmarkEnd w:id="3"/>
      <w:r w:rsidRPr="00843FBD">
        <w:t xml:space="preserve"> </w:t>
      </w:r>
    </w:p>
    <w:p w:rsidR="00BB1619" w:rsidRPr="002D0A71" w:rsidRDefault="00BB1619"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BB1619" w:rsidRPr="002D0A71" w:rsidRDefault="00BB1619" w:rsidP="00DD14D0">
      <w:pPr>
        <w:pStyle w:val="Heading1"/>
        <w:rPr>
          <w:rFonts w:eastAsia="Times New Roman"/>
          <w:kern w:val="36"/>
        </w:rPr>
      </w:pPr>
      <w:bookmarkStart w:id="5" w:name="_Toc224983318"/>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BB1619" w:rsidRPr="00C3660A" w:rsidRDefault="00BB1619" w:rsidP="00C3660A">
      <w:pPr>
        <w:pStyle w:val="Heading2"/>
      </w:pPr>
      <w:bookmarkStart w:id="6" w:name="_Toc224983319"/>
      <w:r w:rsidRPr="00C3660A">
        <w:t>Overview</w:t>
      </w:r>
      <w:bookmarkEnd w:id="6"/>
      <w:r w:rsidRPr="00C3660A">
        <w:t xml:space="preserve"> </w:t>
      </w:r>
    </w:p>
    <w:p w:rsidR="00BB1619" w:rsidRPr="002D0A71" w:rsidRDefault="00BB1619"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BB1619" w:rsidRPr="002D0A71" w:rsidRDefault="00BB161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BB1619" w:rsidRPr="00C3660A" w:rsidRDefault="00BB1619" w:rsidP="00C3660A">
      <w:pPr>
        <w:pStyle w:val="Heading2"/>
      </w:pPr>
      <w:bookmarkStart w:id="8" w:name="_Toc224983320"/>
      <w:r w:rsidRPr="00C3660A">
        <w:t>Game elements</w:t>
      </w:r>
      <w:bookmarkEnd w:id="8"/>
      <w:r w:rsidRPr="00C3660A">
        <w:t xml:space="preserve"> </w:t>
      </w:r>
    </w:p>
    <w:p w:rsidR="00BB1619" w:rsidRPr="002D0A71" w:rsidRDefault="00BB1619" w:rsidP="002D0A71">
      <w:pPr>
        <w:pStyle w:val="Heading3"/>
      </w:pPr>
      <w:bookmarkStart w:id="9" w:name="Environment"/>
      <w:bookmarkEnd w:id="9"/>
      <w:r w:rsidRPr="002D0A71">
        <w:t>Environment</w:t>
      </w:r>
    </w:p>
    <w:p w:rsidR="00BB1619" w:rsidRPr="002D0A71" w:rsidRDefault="00BB1619"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BB1619" w:rsidRPr="002D0A71" w:rsidRDefault="00BB1619" w:rsidP="00F751EB">
      <w:pPr>
        <w:rPr>
          <w:lang w:eastAsia="de-CH"/>
        </w:rPr>
      </w:pPr>
      <w:r w:rsidRPr="002D0A71">
        <w:rPr>
          <w:lang w:eastAsia="de-CH"/>
        </w:rPr>
        <w:lastRenderedPageBreak/>
        <w:t xml:space="preserve">A more precise definition of these elements follows. </w:t>
      </w:r>
    </w:p>
    <w:p w:rsidR="00BB1619" w:rsidRPr="003C0624" w:rsidRDefault="00BB1619" w:rsidP="003C0624">
      <w:pPr>
        <w:pStyle w:val="Heading3"/>
      </w:pPr>
      <w:r w:rsidRPr="003C0624">
        <w:t xml:space="preserve">Pillars </w:t>
      </w:r>
    </w:p>
    <w:p w:rsidR="00BB1619" w:rsidRPr="00DE7DB8" w:rsidRDefault="00BB1619"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BB1619" w:rsidRPr="003C0624" w:rsidRDefault="00BB1619" w:rsidP="003C0624">
      <w:pPr>
        <w:pStyle w:val="Heading3"/>
      </w:pPr>
      <w:r w:rsidRPr="003C0624">
        <w:t xml:space="preserve">Hovering </w:t>
      </w:r>
      <w:smartTag w:uri="urn:schemas-microsoft-com:office:smarttags" w:element="place">
        <w:r w:rsidRPr="003C0624">
          <w:t>islands</w:t>
        </w:r>
      </w:smartTag>
      <w:r w:rsidRPr="003C0624">
        <w:t xml:space="preserve"> </w:t>
      </w:r>
    </w:p>
    <w:p w:rsidR="00BB1619" w:rsidRDefault="00BB161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B1619" w:rsidRPr="003C0624" w:rsidRDefault="00BB1619" w:rsidP="003C0624">
      <w:pPr>
        <w:pStyle w:val="Heading3"/>
      </w:pPr>
      <w:r w:rsidRPr="003C0624">
        <w:t xml:space="preserve">Player characters </w:t>
      </w:r>
    </w:p>
    <w:p w:rsidR="00BB1619" w:rsidRDefault="00BB1619"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1A430E">
        <w:rPr>
          <w:lang w:eastAsia="de-CH"/>
        </w:rPr>
        <w:fldChar w:fldCharType="begin"/>
      </w:r>
      <w:r>
        <w:rPr>
          <w:lang w:eastAsia="de-CH"/>
        </w:rPr>
        <w:instrText xml:space="preserve"> REF _Ref223758458 \h </w:instrText>
      </w:r>
      <w:r w:rsidR="001A430E">
        <w:rPr>
          <w:lang w:eastAsia="de-CH"/>
        </w:rPr>
      </w:r>
      <w:r w:rsidR="001A430E">
        <w:rPr>
          <w:lang w:eastAsia="de-CH"/>
        </w:rPr>
        <w:fldChar w:fldCharType="separate"/>
      </w:r>
      <w:r w:rsidR="0040652F">
        <w:rPr>
          <w:b/>
          <w:bCs/>
          <w:lang w:eastAsia="de-CH"/>
        </w:rPr>
        <w:t>Error! Not a valid bookmark self-reference.</w:t>
      </w:r>
      <w:r w:rsidR="001A430E">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BB1619" w:rsidRPr="003C0624" w:rsidRDefault="00BB1619" w:rsidP="005D121A">
      <w:pPr>
        <w:pStyle w:val="Heading3"/>
      </w:pPr>
      <w:r>
        <w:t>Power-ups</w:t>
      </w:r>
    </w:p>
    <w:p w:rsidR="00BB1619" w:rsidRPr="002D0A71" w:rsidRDefault="00BB1619" w:rsidP="002A02AC">
      <w:pPr>
        <w:rPr>
          <w:lang w:eastAsia="de-CH"/>
        </w:rPr>
      </w:pPr>
      <w:r>
        <w:rPr>
          <w:lang w:eastAsia="de-CH"/>
        </w:rPr>
        <w:t>Simple power ups for health and energy are distributed over the islands. They will randomly re-appear if collected.</w:t>
      </w:r>
    </w:p>
    <w:p w:rsidR="00BB1619" w:rsidRPr="003C0624" w:rsidRDefault="00BB1619" w:rsidP="003C0624">
      <w:pPr>
        <w:pStyle w:val="Heading3"/>
      </w:pPr>
      <w:r w:rsidRPr="003C0624">
        <w:t>Player Interactions</w:t>
      </w:r>
      <w:bookmarkEnd w:id="14"/>
      <w:r w:rsidRPr="003C0624">
        <w:t xml:space="preserve"> </w:t>
      </w:r>
    </w:p>
    <w:p w:rsidR="00BB1619" w:rsidRPr="002D0A71" w:rsidRDefault="00BB1619" w:rsidP="008E301F">
      <w:pPr>
        <w:rPr>
          <w:lang w:eastAsia="de-CH"/>
        </w:rPr>
      </w:pPr>
      <w:r w:rsidRPr="002D0A71">
        <w:rPr>
          <w:lang w:eastAsia="de-CH"/>
        </w:rPr>
        <w:t xml:space="preserve">Every player can perform the following actions without using any finite resource: </w:t>
      </w:r>
    </w:p>
    <w:p w:rsidR="00BB1619" w:rsidRDefault="00BB1619" w:rsidP="005D121A">
      <w:pPr>
        <w:pStyle w:val="Heading4"/>
        <w:pBdr>
          <w:left w:val="dotted" w:sz="6" w:space="0" w:color="E67300"/>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BB1619" w:rsidRDefault="00BB1619">
      <w:pPr>
        <w:rPr>
          <w:lang w:eastAsia="de-CH"/>
        </w:rPr>
      </w:pPr>
      <w:r>
        <w:rPr>
          <w:lang w:eastAsia="de-CH"/>
        </w:rPr>
        <w:t>Players can walk around the islands, though they cannot fall from them just by walking.</w:t>
      </w:r>
    </w:p>
    <w:p w:rsidR="00BB1619" w:rsidRDefault="00BB1619" w:rsidP="005D121A">
      <w:pPr>
        <w:pStyle w:val="Heading4"/>
        <w:pBdr>
          <w:left w:val="dotted" w:sz="6" w:space="0" w:color="E67300"/>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BB1619" w:rsidRDefault="00BB1619">
      <w:pPr>
        <w:rPr>
          <w:lang w:eastAsia="de-CH"/>
        </w:rPr>
      </w:pPr>
      <w:r>
        <w:rPr>
          <w:lang w:eastAsia="de-CH"/>
        </w:rPr>
        <w:t>If a player gets in contact with a power-up he can collect it and will receive the power accordingly.</w:t>
      </w:r>
    </w:p>
    <w:p w:rsidR="00BB1619" w:rsidRPr="002D0A71" w:rsidRDefault="00BB1619"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BB1619" w:rsidRPr="002D0A71" w:rsidRDefault="00BB161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BB1619" w:rsidRPr="002D0A71" w:rsidRDefault="00BB1619" w:rsidP="008E301F">
      <w:pPr>
        <w:pStyle w:val="Heading4"/>
        <w:rPr>
          <w:lang w:eastAsia="de-CH"/>
        </w:rPr>
      </w:pPr>
      <w:r w:rsidRPr="002D0A71">
        <w:rPr>
          <w:lang w:eastAsia="de-CH"/>
        </w:rPr>
        <w:lastRenderedPageBreak/>
        <w:t xml:space="preserve">Island jump (Up and at them) </w:t>
      </w:r>
    </w:p>
    <w:p w:rsidR="00BB1619" w:rsidRPr="002D0A71" w:rsidRDefault="00BB161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BB1619" w:rsidRPr="002D0A71" w:rsidRDefault="00BB1619" w:rsidP="008E301F">
      <w:pPr>
        <w:pStyle w:val="Heading4"/>
        <w:rPr>
          <w:lang w:eastAsia="de-CH"/>
        </w:rPr>
      </w:pPr>
      <w:r w:rsidRPr="002D0A71">
        <w:rPr>
          <w:lang w:eastAsia="de-CH"/>
        </w:rPr>
        <w:t xml:space="preserve">Island repulsion (Gassy emission) </w:t>
      </w:r>
    </w:p>
    <w:p w:rsidR="00BB1619" w:rsidRPr="00DE7DB8" w:rsidRDefault="00BB161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BB1619" w:rsidRPr="002D0A71" w:rsidRDefault="00BB1619" w:rsidP="008E301F">
      <w:pPr>
        <w:pStyle w:val="Heading4"/>
        <w:rPr>
          <w:lang w:eastAsia="de-CH"/>
        </w:rPr>
      </w:pPr>
      <w:r w:rsidRPr="002D0A71">
        <w:rPr>
          <w:lang w:eastAsia="de-CH"/>
        </w:rPr>
        <w:t xml:space="preserve">Direct combat (Mano-a-Mano) </w:t>
      </w:r>
    </w:p>
    <w:p w:rsidR="00BB1619" w:rsidRPr="002D0A71" w:rsidRDefault="00BB161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BB1619" w:rsidRPr="002D0A71" w:rsidRDefault="00BB1619"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BB1619" w:rsidRDefault="00BB1619" w:rsidP="008E301F">
      <w:pPr>
        <w:pStyle w:val="Heading4"/>
      </w:pPr>
      <w:r w:rsidRPr="00DE7DB8">
        <w:t xml:space="preserve">Indirect combat (Chicken tactics) </w:t>
      </w:r>
    </w:p>
    <w:p w:rsidR="00BB1619" w:rsidRPr="002D0A71" w:rsidRDefault="00BB1619" w:rsidP="008E301F">
      <w:pPr>
        <w:rPr>
          <w:lang w:eastAsia="de-CH"/>
        </w:rPr>
      </w:pPr>
      <w:r w:rsidRPr="002D0A71">
        <w:rPr>
          <w:lang w:eastAsia="de-CH"/>
        </w:rPr>
        <w:t xml:space="preserve">A player has various means of indirect combat in the form of special abilities: </w:t>
      </w:r>
    </w:p>
    <w:p w:rsidR="00BB1619" w:rsidRPr="00DE7DB8" w:rsidRDefault="00BB1619"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BB1619" w:rsidRPr="00DE7DB8" w:rsidRDefault="00BB1619"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BB1619" w:rsidRPr="00DE7DB8" w:rsidRDefault="00BB1619"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BB1619" w:rsidRPr="00DE7DB8" w:rsidRDefault="00BB1619"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BB1619" w:rsidRDefault="00BB1619">
      <w:pPr>
        <w:rPr>
          <w:caps/>
          <w:spacing w:val="15"/>
          <w:szCs w:val="22"/>
        </w:rPr>
      </w:pPr>
      <w:bookmarkStart w:id="15" w:name="Concept_Sketches"/>
      <w:bookmarkEnd w:id="15"/>
      <w:r>
        <w:br w:type="page"/>
      </w:r>
    </w:p>
    <w:p w:rsidR="00BB1619" w:rsidRPr="00C3660A" w:rsidRDefault="00BB1619" w:rsidP="00C3660A">
      <w:pPr>
        <w:pStyle w:val="Heading2"/>
      </w:pPr>
      <w:bookmarkStart w:id="16" w:name="_Toc224983321"/>
      <w:r w:rsidRPr="00C3660A">
        <w:lastRenderedPageBreak/>
        <w:t>Concept Sketches</w:t>
      </w:r>
      <w:bookmarkEnd w:id="16"/>
    </w:p>
    <w:p w:rsidR="00BB1619" w:rsidRDefault="00B13D98" w:rsidP="005D121A">
      <w:pPr>
        <w:pStyle w:val="Heading3"/>
        <w:rPr>
          <w:rFonts w:eastAsia="Times New Roman"/>
          <w:lang w:eastAsia="de-CH"/>
        </w:rPr>
      </w:pPr>
      <w:r>
        <w:rPr>
          <w:noProof/>
          <w:lang w:val="de-CH" w:eastAsia="de-CH"/>
        </w:rPr>
        <w:drawing>
          <wp:anchor distT="0" distB="0" distL="114300" distR="114300" simplePos="0" relativeHeight="251665408"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97170" cy="4561205"/>
                    </a:xfrm>
                    <a:prstGeom prst="rect">
                      <a:avLst/>
                    </a:prstGeom>
                    <a:noFill/>
                  </pic:spPr>
                </pic:pic>
              </a:graphicData>
            </a:graphic>
          </wp:anchor>
        </w:drawing>
      </w:r>
      <w:r w:rsidR="00BB1619">
        <w:rPr>
          <w:rFonts w:eastAsia="Times New Roman"/>
          <w:lang w:eastAsia="de-CH"/>
        </w:rPr>
        <w:t>Typical In-Game Situation</w:t>
      </w:r>
    </w:p>
    <w:p w:rsidR="00BB1619" w:rsidRPr="002D0A71" w:rsidRDefault="00BB1619" w:rsidP="00DE7DB8">
      <w:pPr>
        <w:rPr>
          <w:rFonts w:eastAsia="Times New Roman"/>
          <w:lang w:eastAsia="de-CH"/>
        </w:rPr>
      </w:pPr>
      <w:r w:rsidRPr="002D0A71">
        <w:rPr>
          <w:rFonts w:eastAsia="Times New Roman"/>
          <w:lang w:eastAsia="de-CH"/>
        </w:rPr>
        <w:t>On this image one sees:</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BB1619" w:rsidRPr="00DE7DB8" w:rsidRDefault="00BB1619"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BB1619"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BB1619" w:rsidRDefault="00BB1619">
      <w:pPr>
        <w:rPr>
          <w:rFonts w:eastAsia="Times New Roman"/>
          <w:lang w:eastAsia="de-CH"/>
        </w:rPr>
      </w:pPr>
      <w:r>
        <w:rPr>
          <w:rFonts w:eastAsia="Times New Roman"/>
          <w:lang w:eastAsia="de-CH"/>
        </w:rPr>
        <w:br w:type="page"/>
      </w:r>
    </w:p>
    <w:p w:rsidR="00BB1619" w:rsidRDefault="00B13D98" w:rsidP="005D121A">
      <w:pPr>
        <w:pStyle w:val="Heading3"/>
        <w:rPr>
          <w:rFonts w:eastAsia="Times New Roman"/>
          <w:lang w:eastAsia="de-CH"/>
        </w:rPr>
      </w:pPr>
      <w:r>
        <w:rPr>
          <w:noProof/>
          <w:lang w:val="de-CH" w:eastAsia="de-CH"/>
        </w:rPr>
        <w:lastRenderedPageBreak/>
        <w:drawing>
          <wp:anchor distT="0" distB="0" distL="114300" distR="114300" simplePos="0" relativeHeight="251653120" behindDoc="1" locked="0" layoutInCell="1" allowOverlap="1">
            <wp:simplePos x="0" y="0"/>
            <wp:positionH relativeFrom="margin">
              <wp:align>center</wp:align>
            </wp:positionH>
            <wp:positionV relativeFrom="margin">
              <wp:align>center</wp:align>
            </wp:positionV>
            <wp:extent cx="4653280" cy="7987665"/>
            <wp:effectExtent l="19050" t="0" r="0" b="0"/>
            <wp:wrapSquare wrapText="bothSides"/>
            <wp:docPr id="11"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slands_overdrawn3b.jpg"/>
                    <pic:cNvPicPr>
                      <a:picLocks noChangeAspect="1" noChangeArrowheads="1"/>
                    </pic:cNvPicPr>
                  </pic:nvPicPr>
                  <pic:blipFill>
                    <a:blip r:embed="rId10"/>
                    <a:srcRect/>
                    <a:stretch>
                      <a:fillRect/>
                    </a:stretch>
                  </pic:blipFill>
                  <pic:spPr bwMode="auto">
                    <a:xfrm>
                      <a:off x="0" y="0"/>
                      <a:ext cx="4653280" cy="7987665"/>
                    </a:xfrm>
                    <a:prstGeom prst="rect">
                      <a:avLst/>
                    </a:prstGeom>
                    <a:noFill/>
                  </pic:spPr>
                </pic:pic>
              </a:graphicData>
            </a:graphic>
          </wp:anchor>
        </w:drawing>
      </w:r>
      <w:r w:rsidR="00BB1619">
        <w:rPr>
          <w:rFonts w:eastAsia="Times New Roman"/>
          <w:lang w:eastAsia="de-CH"/>
        </w:rPr>
        <w:t>Visual Impression</w:t>
      </w:r>
    </w:p>
    <w:p w:rsidR="00BB1619" w:rsidRDefault="00BB1619">
      <w:pPr>
        <w:rPr>
          <w:rFonts w:eastAsia="Times New Roman"/>
          <w:b/>
          <w:bCs/>
          <w:caps/>
          <w:color w:val="FFFFFF"/>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BB1619" w:rsidRDefault="00BB1619" w:rsidP="005D121A">
      <w:pPr>
        <w:pStyle w:val="Heading3"/>
        <w:rPr>
          <w:rFonts w:eastAsia="Times New Roman"/>
          <w:lang w:eastAsia="de-CH"/>
        </w:rPr>
      </w:pPr>
      <w:bookmarkStart w:id="18" w:name="_Ref223763759"/>
      <w:r>
        <w:rPr>
          <w:rFonts w:eastAsia="Times New Roman"/>
          <w:lang w:eastAsia="de-CH"/>
        </w:rPr>
        <w:lastRenderedPageBreak/>
        <w:t>Perspective Studies</w:t>
      </w:r>
    </w:p>
    <w:p w:rsidR="00BB1619" w:rsidRDefault="00BB1619">
      <w:pPr>
        <w:rPr>
          <w:lang w:eastAsia="de-CH"/>
        </w:rPr>
      </w:pPr>
    </w:p>
    <w:tbl>
      <w:tblPr>
        <w:tblW w:w="0" w:type="auto"/>
        <w:tblLook w:val="00A0"/>
      </w:tblPr>
      <w:tblGrid>
        <w:gridCol w:w="4192"/>
        <w:gridCol w:w="216"/>
        <w:gridCol w:w="4006"/>
      </w:tblGrid>
      <w:tr w:rsidR="00BB1619" w:rsidRPr="00ED7B53" w:rsidTr="00ED7B53">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516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2"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77_mid.png"/>
                          <pic:cNvPicPr>
                            <a:picLocks noChangeAspect="1" noChangeArrowheads="1"/>
                          </pic:cNvPicPr>
                        </pic:nvPicPr>
                        <pic:blipFill>
                          <a:blip r:embed="rId11"/>
                          <a:srcRect/>
                          <a:stretch>
                            <a:fillRect/>
                          </a:stretch>
                        </pic:blipFill>
                        <pic:spPr bwMode="auto">
                          <a:xfrm>
                            <a:off x="0" y="0"/>
                            <a:ext cx="2917825" cy="1611630"/>
                          </a:xfrm>
                          <a:prstGeom prst="rect">
                            <a:avLst/>
                          </a:prstGeom>
                          <a:noFill/>
                        </pic:spPr>
                      </pic:pic>
                    </a:graphicData>
                  </a:graphic>
                </wp:anchor>
              </w:drawing>
            </w:r>
            <w:r w:rsidR="00BB1619" w:rsidRPr="00ED7B53">
              <w:t>An alternate view angle of 18 degrees. It is difficult here to navigate</w:t>
            </w:r>
            <w:r w:rsidR="00BB1619" w:rsidRPr="00ED7B53">
              <w:rPr>
                <w:noProof/>
                <w:lang w:eastAsia="zh-CN"/>
              </w:rPr>
              <w:t xml:space="preserve"> in the XZ plane.</w:t>
            </w:r>
          </w:p>
          <w:p w:rsidR="00BB1619" w:rsidRPr="00ED7B53" w:rsidRDefault="00BB1619" w:rsidP="00ED7B53">
            <w:pPr>
              <w:spacing w:before="0" w:after="0" w:line="240" w:lineRule="auto"/>
              <w:rPr>
                <w:lang w:eastAsia="de-CH"/>
              </w:rPr>
            </w:pPr>
          </w:p>
        </w:tc>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4144" behindDoc="1" locked="0" layoutInCell="1" allowOverlap="1">
                  <wp:simplePos x="0" y="0"/>
                  <wp:positionH relativeFrom="column">
                    <wp:posOffset>24765</wp:posOffset>
                  </wp:positionH>
                  <wp:positionV relativeFrom="paragraph">
                    <wp:posOffset>5715</wp:posOffset>
                  </wp:positionV>
                  <wp:extent cx="2928620" cy="1612265"/>
                  <wp:effectExtent l="19050" t="0" r="5080" b="0"/>
                  <wp:wrapTight wrapText="bothSides">
                    <wp:wrapPolygon edited="0">
                      <wp:start x="-141" y="0"/>
                      <wp:lineTo x="-141" y="21438"/>
                      <wp:lineTo x="21637" y="21438"/>
                      <wp:lineTo x="21637" y="0"/>
                      <wp:lineTo x="-141" y="0"/>
                    </wp:wrapPolygon>
                  </wp:wrapTight>
                  <wp:docPr id="13"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1_high.png"/>
                          <pic:cNvPicPr>
                            <a:picLocks noChangeAspect="1" noChangeArrowheads="1"/>
                          </pic:cNvPicPr>
                        </pic:nvPicPr>
                        <pic:blipFill>
                          <a:blip r:embed="rId12"/>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tilt angle of 38 degrees. The notion of height is difficult to grasp here.</w:t>
            </w:r>
          </w:p>
        </w:tc>
      </w:tr>
      <w:tr w:rsidR="00BB1619" w:rsidRPr="00ED7B53" w:rsidTr="00ED7B53">
        <w:tc>
          <w:tcPr>
            <w:tcW w:w="9288" w:type="dxa"/>
            <w:gridSpan w:val="3"/>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6131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14"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31_mid.png"/>
                          <pic:cNvPicPr>
                            <a:picLocks noChangeAspect="1" noChangeArrowheads="1"/>
                          </pic:cNvPicPr>
                        </pic:nvPicPr>
                        <pic:blipFill>
                          <a:blip r:embed="rId13"/>
                          <a:srcRect/>
                          <a:stretch>
                            <a:fillRect/>
                          </a:stretch>
                        </pic:blipFill>
                        <pic:spPr bwMode="auto">
                          <a:xfrm>
                            <a:off x="0" y="0"/>
                            <a:ext cx="5871845" cy="3251200"/>
                          </a:xfrm>
                          <a:prstGeom prst="rect">
                            <a:avLst/>
                          </a:prstGeom>
                          <a:noFill/>
                        </pic:spPr>
                      </pic:pic>
                    </a:graphicData>
                  </a:graphic>
                </wp:anchor>
              </w:drawing>
            </w:r>
            <w:r w:rsidR="00BB1619" w:rsidRPr="00ED7B53">
              <w:rPr>
                <w:noProof/>
                <w:lang w:eastAsia="zh-CN"/>
              </w:rPr>
              <w:t>We deemed this view to be optimal in both perspective (f=21) and tilt angle (26 degrees ).</w:t>
            </w:r>
            <w:r w:rsidR="00BB1619" w:rsidRPr="00ED7B53">
              <w:rPr>
                <w:noProof/>
                <w:lang w:eastAsia="zh-CN"/>
              </w:rPr>
              <w:br/>
            </w:r>
          </w:p>
        </w:tc>
      </w:tr>
      <w:tr w:rsidR="00BB1619" w:rsidRPr="00ED7B53" w:rsidTr="00ED7B53">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6192" behindDoc="1" locked="0" layoutInCell="1" allowOverlap="1">
                  <wp:simplePos x="0" y="0"/>
                  <wp:positionH relativeFrom="column">
                    <wp:posOffset>21590</wp:posOffset>
                  </wp:positionH>
                  <wp:positionV relativeFrom="paragraph">
                    <wp:posOffset>635</wp:posOffset>
                  </wp:positionV>
                  <wp:extent cx="2928620" cy="1612265"/>
                  <wp:effectExtent l="19050" t="0" r="5080" b="0"/>
                  <wp:wrapTight wrapText="bothSides">
                    <wp:wrapPolygon edited="0">
                      <wp:start x="-141" y="0"/>
                      <wp:lineTo x="-141" y="21438"/>
                      <wp:lineTo x="21637" y="21438"/>
                      <wp:lineTo x="21637" y="0"/>
                      <wp:lineTo x="-141" y="0"/>
                    </wp:wrapPolygon>
                  </wp:wrapTight>
                  <wp:docPr id="15"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21_mid.png"/>
                          <pic:cNvPicPr>
                            <a:picLocks noChangeAspect="1" noChangeArrowheads="1"/>
                          </pic:cNvPicPr>
                        </pic:nvPicPr>
                        <pic:blipFill>
                          <a:blip r:embed="rId14"/>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perspective, f=21. The distortion is too large, players would stay in the front.</w:t>
            </w:r>
          </w:p>
        </w:tc>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7216"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6"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1_low.png"/>
                          <pic:cNvPicPr>
                            <a:picLocks noChangeAspect="1" noChangeArrowheads="1"/>
                          </pic:cNvPicPr>
                        </pic:nvPicPr>
                        <pic:blipFill>
                          <a:blip r:embed="rId15"/>
                          <a:srcRect/>
                          <a:stretch>
                            <a:fillRect/>
                          </a:stretch>
                        </pic:blipFill>
                        <pic:spPr bwMode="auto">
                          <a:xfrm>
                            <a:off x="0" y="0"/>
                            <a:ext cx="2917825" cy="1611630"/>
                          </a:xfrm>
                          <a:prstGeom prst="rect">
                            <a:avLst/>
                          </a:prstGeom>
                          <a:noFill/>
                        </pic:spPr>
                      </pic:pic>
                    </a:graphicData>
                  </a:graphic>
                </wp:anchor>
              </w:drawing>
            </w:r>
            <w:r w:rsidR="00BB1619" w:rsidRPr="00ED7B53">
              <w:rPr>
                <w:lang w:eastAsia="de-CH"/>
              </w:rPr>
              <w:t>A more orthographic perspective, f=71. There is no dramatics, the look and feel is too static.</w:t>
            </w:r>
          </w:p>
        </w:tc>
      </w:tr>
    </w:tbl>
    <w:p w:rsidR="00BB1619" w:rsidRDefault="001A430E" w:rsidP="005D121A">
      <w:pPr>
        <w:pStyle w:val="Heading3"/>
        <w:rPr>
          <w:rFonts w:eastAsia="Times New Roman"/>
          <w:noProof/>
          <w:lang w:eastAsia="de-CH"/>
        </w:rPr>
      </w:pPr>
      <w:r w:rsidRPr="001A430E">
        <w:rPr>
          <w:noProof/>
          <w:lang w:val="de-CH" w:eastAsia="de-CH"/>
        </w:rPr>
        <w:lastRenderedPageBreak/>
        <w:pict>
          <v:shapetype id="_x0000_t202" coordsize="21600,21600" o:spt="202" path="m,l,21600r21600,l21600,xe">
            <v:stroke joinstyle="miter"/>
            <v:path gradientshapeok="t" o:connecttype="rect"/>
          </v:shapetype>
          <v:shape id="_x0000_s1041" type="#_x0000_t202" style="position:absolute;left:0;text-align:left;margin-left:288.55pt;margin-top:32.9pt;width:122.5pt;height:89.1pt;z-index:251664384;mso-position-horizontal-relative:text;mso-position-vertical-relative:text" stroked="f">
            <v:textbox style="mso-next-textbox:#_x0000_s1041" inset="0,0,0,0">
              <w:txbxContent>
                <w:p w:rsidR="00FF6974" w:rsidRDefault="00FF6974"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B13D98">
        <w:rPr>
          <w:noProof/>
          <w:lang w:val="de-CH" w:eastAsia="de-CH"/>
        </w:rPr>
        <w:drawing>
          <wp:anchor distT="0" distB="0" distL="114300" distR="114300" simplePos="0" relativeHeight="251658240"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18"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_animations.png"/>
                    <pic:cNvPicPr>
                      <a:picLocks noChangeAspect="1" noChangeArrowheads="1"/>
                    </pic:cNvPicPr>
                  </pic:nvPicPr>
                  <pic:blipFill>
                    <a:blip r:embed="rId16"/>
                    <a:srcRect/>
                    <a:stretch>
                      <a:fillRect/>
                    </a:stretch>
                  </pic:blipFill>
                  <pic:spPr bwMode="auto">
                    <a:xfrm>
                      <a:off x="0" y="0"/>
                      <a:ext cx="3563620" cy="1722120"/>
                    </a:xfrm>
                    <a:prstGeom prst="rect">
                      <a:avLst/>
                    </a:prstGeom>
                    <a:noFill/>
                  </pic:spPr>
                </pic:pic>
              </a:graphicData>
            </a:graphic>
          </wp:anchor>
        </w:drawing>
      </w:r>
      <w:r w:rsidR="00BB1619" w:rsidRPr="00072D16">
        <w:rPr>
          <w:rFonts w:eastAsia="Times New Roman"/>
          <w:noProof/>
          <w:lang w:eastAsia="de-CH"/>
        </w:rPr>
        <w:t>Model Animation States</w:t>
      </w:r>
    </w:p>
    <w:p w:rsidR="00BB1619" w:rsidRDefault="00BB1619">
      <w:pPr>
        <w:rPr>
          <w:lang w:eastAsia="de-CH"/>
        </w:rPr>
      </w:pPr>
    </w:p>
    <w:p w:rsidR="00BB1619" w:rsidRDefault="00BB1619" w:rsidP="005D121A">
      <w:pPr>
        <w:pStyle w:val="Heading3"/>
        <w:rPr>
          <w:rFonts w:eastAsia="Times New Roman"/>
          <w:noProof/>
          <w:lang w:eastAsia="de-CH"/>
        </w:rPr>
      </w:pPr>
      <w:r>
        <w:rPr>
          <w:rFonts w:eastAsia="Times New Roman"/>
          <w:noProof/>
          <w:lang w:eastAsia="de-CH"/>
        </w:rPr>
        <w:t>ROBOT MODELS</w:t>
      </w:r>
    </w:p>
    <w:p w:rsidR="00BB1619" w:rsidRDefault="001A430E" w:rsidP="005D121A">
      <w:pPr>
        <w:rPr>
          <w:lang w:eastAsia="de-CH"/>
        </w:rPr>
      </w:pPr>
      <w:r>
        <w:rPr>
          <w:noProof/>
          <w:lang w:val="de-CH" w:eastAsia="de-CH"/>
        </w:rPr>
        <w:pict>
          <v:shape id="_x0000_s1043" type="#_x0000_t202" style="position:absolute;left:0;text-align:left;margin-left:120.85pt;margin-top:22.35pt;width:253.95pt;height:64.4pt;z-index:251662336" stroked="f">
            <v:textbox style="mso-next-textbox:#_x0000_s1043" inset="0,0,0,0">
              <w:txbxContent>
                <w:p w:rsidR="00FF6974" w:rsidRDefault="00FF6974">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FF6974" w:rsidRDefault="00FF6974">
                  <w:pPr>
                    <w:pStyle w:val="Caption"/>
                    <w:rPr>
                      <w:noProof/>
                      <w:sz w:val="18"/>
                      <w:szCs w:val="18"/>
                    </w:rPr>
                  </w:pPr>
                </w:p>
              </w:txbxContent>
            </v:textbox>
            <w10:wrap type="square"/>
          </v:shape>
        </w:pict>
      </w:r>
    </w:p>
    <w:p w:rsidR="00BB1619" w:rsidRDefault="00B13D98" w:rsidP="005D121A">
      <w:pPr>
        <w:keepNext/>
      </w:pPr>
      <w:r>
        <w:rPr>
          <w:noProof/>
          <w:lang w:val="de-CH" w:eastAsia="de-CH"/>
        </w:rPr>
        <w:drawing>
          <wp:anchor distT="0" distB="0" distL="114300" distR="114300" simplePos="0" relativeHeight="251659264"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0"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jpg"/>
                    <pic:cNvPicPr>
                      <a:picLocks noChangeAspect="1" noChangeArrowheads="1"/>
                    </pic:cNvPicPr>
                  </pic:nvPicPr>
                  <pic:blipFill>
                    <a:blip r:embed="rId17"/>
                    <a:srcRect/>
                    <a:stretch>
                      <a:fillRect/>
                    </a:stretch>
                  </pic:blipFill>
                  <pic:spPr bwMode="auto">
                    <a:xfrm>
                      <a:off x="0" y="0"/>
                      <a:ext cx="1798955" cy="2615565"/>
                    </a:xfrm>
                    <a:prstGeom prst="rect">
                      <a:avLst/>
                    </a:prstGeom>
                    <a:noFill/>
                  </pic:spPr>
                </pic:pic>
              </a:graphicData>
            </a:graphic>
          </wp:anchor>
        </w:drawing>
      </w:r>
    </w:p>
    <w:p w:rsidR="00BB1619" w:rsidRDefault="001A430E">
      <w:pPr>
        <w:rPr>
          <w:rFonts w:eastAsia="Times New Roman"/>
          <w:b/>
          <w:bCs/>
          <w:caps/>
          <w:color w:val="FFFFFF"/>
          <w:spacing w:val="15"/>
          <w:szCs w:val="22"/>
          <w:lang w:eastAsia="de-CH"/>
        </w:rPr>
      </w:pPr>
      <w:r w:rsidRPr="001A430E">
        <w:rPr>
          <w:noProof/>
          <w:lang w:val="de-CH" w:eastAsia="de-CH"/>
        </w:rPr>
        <w:pict>
          <v:shape id="_x0000_s1045" type="#_x0000_t202" style="position:absolute;left:0;text-align:left;margin-left:-211.35pt;margin-top:270.7pt;width:154.55pt;height:56.75pt;z-index:251663360" stroked="f">
            <v:textbox style="mso-next-textbox:#_x0000_s1045" inset="0,0,0,0">
              <w:txbxContent>
                <w:p w:rsidR="00FF6974" w:rsidRDefault="00FF6974">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B13D98">
        <w:rPr>
          <w:noProof/>
          <w:lang w:val="de-CH" w:eastAsia="de-CH"/>
        </w:rPr>
        <w:drawing>
          <wp:anchor distT="0" distB="0" distL="114300" distR="114300" simplePos="0" relativeHeight="251660288"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2"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s2.png"/>
                    <pic:cNvPicPr>
                      <a:picLocks noChangeAspect="1" noChangeArrowheads="1"/>
                    </pic:cNvPicPr>
                  </pic:nvPicPr>
                  <pic:blipFill>
                    <a:blip r:embed="rId18"/>
                    <a:srcRect/>
                    <a:stretch>
                      <a:fillRect/>
                    </a:stretch>
                  </pic:blipFill>
                  <pic:spPr bwMode="auto">
                    <a:xfrm>
                      <a:off x="0" y="0"/>
                      <a:ext cx="3531870" cy="2296160"/>
                    </a:xfrm>
                    <a:prstGeom prst="rect">
                      <a:avLst/>
                    </a:prstGeom>
                    <a:noFill/>
                  </pic:spPr>
                </pic:pic>
              </a:graphicData>
            </a:graphic>
          </wp:anchor>
        </w:drawing>
      </w:r>
      <w:r w:rsidR="00BB1619">
        <w:rPr>
          <w:rFonts w:eastAsia="Times New Roman"/>
          <w:lang w:eastAsia="de-CH"/>
        </w:rPr>
        <w:br w:type="page"/>
      </w:r>
    </w:p>
    <w:p w:rsidR="00BB1619" w:rsidRDefault="00BB1619" w:rsidP="00DE7DB8">
      <w:pPr>
        <w:pStyle w:val="Heading1"/>
        <w:rPr>
          <w:rFonts w:eastAsia="Times New Roman"/>
          <w:lang w:eastAsia="de-CH"/>
        </w:rPr>
      </w:pPr>
      <w:bookmarkStart w:id="19" w:name="_Toc224983322"/>
      <w:r>
        <w:rPr>
          <w:rFonts w:eastAsia="Times New Roman"/>
          <w:lang w:eastAsia="de-CH"/>
        </w:rPr>
        <w:lastRenderedPageBreak/>
        <w:t xml:space="preserve">Formal </w:t>
      </w:r>
      <w:r w:rsidRPr="002D0A71">
        <w:rPr>
          <w:rFonts w:eastAsia="Times New Roman"/>
          <w:lang w:eastAsia="de-CH"/>
        </w:rPr>
        <w:t>Requirements</w:t>
      </w:r>
      <w:bookmarkEnd w:id="18"/>
      <w:bookmarkEnd w:id="19"/>
    </w:p>
    <w:p w:rsidR="00BB1619" w:rsidRPr="00DB335A" w:rsidRDefault="00BB1619" w:rsidP="00855198">
      <w:pPr>
        <w:pStyle w:val="Heading2"/>
        <w:rPr>
          <w:lang w:eastAsia="de-CH"/>
        </w:rPr>
      </w:pPr>
      <w:bookmarkStart w:id="20" w:name="_Toc224983323"/>
      <w:r>
        <w:rPr>
          <w:lang w:eastAsia="de-CH"/>
        </w:rPr>
        <w:t>General</w:t>
      </w:r>
      <w:bookmarkEnd w:id="20"/>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67"/>
        <w:gridCol w:w="1671"/>
        <w:gridCol w:w="5876"/>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04" w:type="pct"/>
          </w:tcPr>
          <w:p w:rsidR="00BB1619" w:rsidRPr="00ED7B53" w:rsidRDefault="00BB1619" w:rsidP="005D121A">
            <w:pPr>
              <w:pStyle w:val="Table"/>
              <w:rPr>
                <w:b/>
                <w:bCs/>
                <w:lang w:eastAsia="de-CH"/>
              </w:rPr>
            </w:pPr>
            <w:r w:rsidRPr="00ED7B53">
              <w:rPr>
                <w:b/>
                <w:bCs/>
                <w:lang w:eastAsia="de-CH"/>
              </w:rPr>
              <w:t xml:space="preserve">ReqG01 </w:t>
            </w:r>
          </w:p>
        </w:tc>
        <w:tc>
          <w:tcPr>
            <w:tcW w:w="999" w:type="pct"/>
          </w:tcPr>
          <w:p w:rsidR="00BB1619" w:rsidRPr="00ED7B53" w:rsidRDefault="00BB1619" w:rsidP="005D121A">
            <w:pPr>
              <w:pStyle w:val="Table"/>
              <w:rPr>
                <w:lang w:eastAsia="de-CH"/>
              </w:rPr>
            </w:pPr>
            <w:r w:rsidRPr="00ED7B53">
              <w:rPr>
                <w:lang w:eastAsia="de-CH"/>
              </w:rPr>
              <w:t xml:space="preserve">Basic Camera </w:t>
            </w:r>
          </w:p>
        </w:tc>
        <w:tc>
          <w:tcPr>
            <w:tcW w:w="3497" w:type="pct"/>
          </w:tcPr>
          <w:p w:rsidR="00BB1619" w:rsidRPr="00ED7B53" w:rsidRDefault="00BB1619" w:rsidP="005D121A">
            <w:pPr>
              <w:pStyle w:val="Table"/>
              <w:rPr>
                <w:lang w:eastAsia="de-CH"/>
              </w:rPr>
            </w:pPr>
            <w:r w:rsidRPr="00ED7B53">
              <w:rPr>
                <w:lang w:eastAsia="de-CH"/>
              </w:rPr>
              <w:t xml:space="preserve">The basic camera captures the scene from a predefined position. The whole game area is always visible.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ReqG02 </w:t>
            </w:r>
          </w:p>
        </w:tc>
        <w:tc>
          <w:tcPr>
            <w:tcW w:w="0" w:type="auto"/>
          </w:tcPr>
          <w:p w:rsidR="00BB1619" w:rsidRPr="00ED7B53" w:rsidRDefault="00BB1619" w:rsidP="005D121A">
            <w:pPr>
              <w:pStyle w:val="Table"/>
              <w:rPr>
                <w:lang w:eastAsia="de-CH"/>
              </w:rPr>
            </w:pPr>
            <w:r w:rsidRPr="00ED7B53">
              <w:rPr>
                <w:lang w:eastAsia="de-CH"/>
              </w:rPr>
              <w:t xml:space="preserve">Advanced Camera </w:t>
            </w:r>
          </w:p>
        </w:tc>
        <w:tc>
          <w:tcPr>
            <w:tcW w:w="0" w:type="auto"/>
          </w:tcPr>
          <w:p w:rsidR="00BB1619" w:rsidRPr="00ED7B53" w:rsidRDefault="00BB1619" w:rsidP="005D121A">
            <w:pPr>
              <w:pStyle w:val="Table"/>
              <w:rPr>
                <w:lang w:eastAsia="de-CH"/>
              </w:rPr>
            </w:pPr>
            <w:r w:rsidRPr="00ED7B53">
              <w:rPr>
                <w:lang w:eastAsia="de-CH"/>
              </w:rPr>
              <w:t xml:space="preserve">The camera films the scene from a varying position. It always films from the same side, but height an zoom may vary depending on the optimal setting.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ReqG04 </w:t>
            </w:r>
          </w:p>
        </w:tc>
        <w:tc>
          <w:tcPr>
            <w:tcW w:w="0" w:type="auto"/>
          </w:tcPr>
          <w:p w:rsidR="00BB1619" w:rsidRPr="00ED7B53" w:rsidRDefault="00BB1619" w:rsidP="005D121A">
            <w:pPr>
              <w:pStyle w:val="Table"/>
              <w:rPr>
                <w:lang w:eastAsia="de-CH"/>
              </w:rPr>
            </w:pPr>
            <w:r w:rsidRPr="00ED7B53">
              <w:rPr>
                <w:lang w:eastAsia="de-CH"/>
              </w:rPr>
              <w:t xml:space="preserve">HDR Rendering </w:t>
            </w:r>
          </w:p>
        </w:tc>
        <w:tc>
          <w:tcPr>
            <w:tcW w:w="0" w:type="auto"/>
          </w:tcPr>
          <w:p w:rsidR="00BB1619" w:rsidRPr="00ED7B53" w:rsidRDefault="00BB1619" w:rsidP="005D121A">
            <w:pPr>
              <w:pStyle w:val="Table"/>
              <w:rPr>
                <w:lang w:eastAsia="de-CH"/>
              </w:rPr>
            </w:pPr>
            <w:r w:rsidRPr="00ED7B53">
              <w:rPr>
                <w:lang w:eastAsia="de-CH"/>
              </w:rPr>
              <w:t xml:space="preserve">Setting up the renderer to render with high definition textures and effects. This feature significantly improves the visual appearance of the game.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ReqG05</w:t>
            </w:r>
          </w:p>
        </w:tc>
        <w:tc>
          <w:tcPr>
            <w:tcW w:w="0" w:type="auto"/>
          </w:tcPr>
          <w:p w:rsidR="00BB1619" w:rsidRPr="00ED7B53" w:rsidRDefault="00BB1619" w:rsidP="005D121A">
            <w:pPr>
              <w:pStyle w:val="Table"/>
              <w:rPr>
                <w:lang w:eastAsia="de-CH"/>
              </w:rPr>
            </w:pPr>
            <w:r w:rsidRPr="00ED7B53">
              <w:rPr>
                <w:lang w:eastAsia="de-CH"/>
              </w:rPr>
              <w:t>Shadow Rendering</w:t>
            </w:r>
          </w:p>
        </w:tc>
        <w:tc>
          <w:tcPr>
            <w:tcW w:w="0" w:type="auto"/>
          </w:tcPr>
          <w:p w:rsidR="00BB1619" w:rsidRPr="00ED7B53" w:rsidRDefault="00BB1619" w:rsidP="005D121A">
            <w:pPr>
              <w:pStyle w:val="Table"/>
              <w:rPr>
                <w:lang w:eastAsia="de-CH"/>
              </w:rPr>
            </w:pPr>
            <w:r w:rsidRPr="00ED7B53">
              <w:rPr>
                <w:lang w:eastAsia="de-CH"/>
              </w:rPr>
              <w:t>Rendering the scene with shadows using a state-of-the art technique.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ReqG06</w:t>
            </w:r>
          </w:p>
        </w:tc>
        <w:tc>
          <w:tcPr>
            <w:tcW w:w="0" w:type="auto"/>
          </w:tcPr>
          <w:p w:rsidR="00BB1619" w:rsidRPr="00ED7B53" w:rsidRDefault="00BB1619" w:rsidP="005D121A">
            <w:pPr>
              <w:pStyle w:val="Table"/>
              <w:rPr>
                <w:lang w:eastAsia="de-CH"/>
              </w:rPr>
            </w:pPr>
            <w:r w:rsidRPr="00ED7B53">
              <w:rPr>
                <w:lang w:eastAsia="de-CH"/>
              </w:rPr>
              <w:t>Statistics</w:t>
            </w:r>
          </w:p>
        </w:tc>
        <w:tc>
          <w:tcPr>
            <w:tcW w:w="0" w:type="auto"/>
          </w:tcPr>
          <w:p w:rsidR="00BB1619" w:rsidRPr="00ED7B53" w:rsidRDefault="00BB1619" w:rsidP="005D121A">
            <w:pPr>
              <w:pStyle w:val="Table"/>
              <w:rPr>
                <w:lang w:eastAsia="de-CH"/>
              </w:rPr>
            </w:pPr>
            <w:r w:rsidRPr="00ED7B53">
              <w:rPr>
                <w:lang w:eastAsia="de-CH"/>
              </w:rPr>
              <w:t>Keep track about players win and looses, their longest live, their fastest kill and their fastest death.</w:t>
            </w:r>
          </w:p>
        </w:tc>
      </w:tr>
    </w:tbl>
    <w:p w:rsidR="00BB1619" w:rsidRDefault="00BB1619" w:rsidP="00855198">
      <w:pPr>
        <w:pStyle w:val="Heading2"/>
        <w:rPr>
          <w:lang w:eastAsia="de-CH"/>
        </w:rPr>
      </w:pPr>
      <w:bookmarkStart w:id="21" w:name="_Toc224983324"/>
      <w:r>
        <w:rPr>
          <w:lang w:eastAsia="de-CH"/>
        </w:rPr>
        <w:t>GUI AND HUD</w:t>
      </w:r>
      <w:bookmarkEnd w:id="21"/>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1644"/>
        <w:gridCol w:w="5846"/>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ReqUI01 </w:t>
            </w:r>
          </w:p>
        </w:tc>
        <w:tc>
          <w:tcPr>
            <w:tcW w:w="984" w:type="pct"/>
          </w:tcPr>
          <w:p w:rsidR="00BB1619" w:rsidRPr="00ED7B53" w:rsidRDefault="00BB1619" w:rsidP="005D121A">
            <w:pPr>
              <w:pStyle w:val="Table"/>
              <w:rPr>
                <w:lang w:eastAsia="de-CH"/>
              </w:rPr>
            </w:pPr>
            <w:r w:rsidRPr="00ED7B53">
              <w:rPr>
                <w:lang w:eastAsia="de-CH"/>
              </w:rPr>
              <w:t>Start Screen</w:t>
            </w:r>
          </w:p>
        </w:tc>
        <w:tc>
          <w:tcPr>
            <w:tcW w:w="3481" w:type="pct"/>
          </w:tcPr>
          <w:p w:rsidR="00BB1619" w:rsidRPr="00ED7B53" w:rsidRDefault="00BB1619" w:rsidP="005D121A">
            <w:pPr>
              <w:pStyle w:val="Table"/>
              <w:rPr>
                <w:lang w:eastAsia="de-CH"/>
              </w:rPr>
            </w:pPr>
            <w:r w:rsidRPr="00ED7B53">
              <w:rPr>
                <w:lang w:eastAsia="de-CH"/>
              </w:rPr>
              <w:t>There is a start screen from where one can start a new game and view the high score.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ReqUI02 </w:t>
            </w:r>
          </w:p>
        </w:tc>
        <w:tc>
          <w:tcPr>
            <w:tcW w:w="984" w:type="pct"/>
          </w:tcPr>
          <w:p w:rsidR="00BB1619" w:rsidRPr="00ED7B53" w:rsidRDefault="00BB1619" w:rsidP="005D121A">
            <w:pPr>
              <w:pStyle w:val="Table"/>
              <w:rPr>
                <w:lang w:eastAsia="de-CH"/>
              </w:rPr>
            </w:pPr>
            <w:r w:rsidRPr="00ED7B53">
              <w:rPr>
                <w:lang w:eastAsia="de-CH"/>
              </w:rPr>
              <w:t>High Score</w:t>
            </w:r>
          </w:p>
        </w:tc>
        <w:tc>
          <w:tcPr>
            <w:tcW w:w="3481" w:type="pct"/>
          </w:tcPr>
          <w:p w:rsidR="00BB1619" w:rsidRPr="00ED7B53" w:rsidRDefault="00BB1619" w:rsidP="005D121A">
            <w:pPr>
              <w:pStyle w:val="Table"/>
              <w:rPr>
                <w:lang w:eastAsia="de-CH"/>
              </w:rPr>
            </w:pPr>
            <w:r w:rsidRPr="00ED7B53">
              <w:rPr>
                <w:lang w:eastAsia="de-CH"/>
              </w:rPr>
              <w:t>The high score features statistics (defined in Req06) about past games.</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ReqUI03</w:t>
            </w:r>
          </w:p>
        </w:tc>
        <w:tc>
          <w:tcPr>
            <w:tcW w:w="984" w:type="pct"/>
          </w:tcPr>
          <w:p w:rsidR="00BB1619" w:rsidRPr="00ED7B53" w:rsidRDefault="00BB1619" w:rsidP="005D121A">
            <w:pPr>
              <w:pStyle w:val="Table"/>
              <w:rPr>
                <w:lang w:eastAsia="de-CH"/>
              </w:rPr>
            </w:pPr>
            <w:r w:rsidRPr="00ED7B53">
              <w:rPr>
                <w:lang w:eastAsia="de-CH"/>
              </w:rPr>
              <w:t>Text Input</w:t>
            </w:r>
          </w:p>
        </w:tc>
        <w:tc>
          <w:tcPr>
            <w:tcW w:w="3481" w:type="pct"/>
          </w:tcPr>
          <w:p w:rsidR="00BB1619" w:rsidRPr="00ED7B53" w:rsidRDefault="00BB1619" w:rsidP="005D121A">
            <w:pPr>
              <w:pStyle w:val="Table"/>
              <w:rPr>
                <w:lang w:eastAsia="de-CH"/>
              </w:rPr>
            </w:pPr>
            <w:r w:rsidRPr="00ED7B53">
              <w:rPr>
                <w:lang w:eastAsia="de-CH"/>
              </w:rPr>
              <w:t>Text can be entered using the controller.</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ReqUI04</w:t>
            </w:r>
          </w:p>
        </w:tc>
        <w:tc>
          <w:tcPr>
            <w:tcW w:w="984" w:type="pct"/>
          </w:tcPr>
          <w:p w:rsidR="00BB1619" w:rsidRPr="00ED7B53" w:rsidRDefault="00BB1619" w:rsidP="005D121A">
            <w:pPr>
              <w:pStyle w:val="Table"/>
              <w:rPr>
                <w:lang w:eastAsia="de-CH"/>
              </w:rPr>
            </w:pPr>
            <w:r w:rsidRPr="00ED7B53">
              <w:rPr>
                <w:lang w:eastAsia="de-CH"/>
              </w:rPr>
              <w:t>Player Selection</w:t>
            </w:r>
          </w:p>
        </w:tc>
        <w:tc>
          <w:tcPr>
            <w:tcW w:w="3481" w:type="pct"/>
          </w:tcPr>
          <w:p w:rsidR="00BB1619" w:rsidRPr="00ED7B53" w:rsidRDefault="00BB1619" w:rsidP="005D121A">
            <w:pPr>
              <w:pStyle w:val="Table"/>
              <w:rPr>
                <w:lang w:eastAsia="de-CH"/>
              </w:rPr>
            </w:pPr>
            <w:r w:rsidRPr="00ED7B53">
              <w:rPr>
                <w:lang w:eastAsia="de-CH"/>
              </w:rPr>
              <w:t>Players can select their desired character and enter their name.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ReqUI05 </w:t>
            </w:r>
          </w:p>
        </w:tc>
        <w:tc>
          <w:tcPr>
            <w:tcW w:w="984" w:type="pct"/>
          </w:tcPr>
          <w:p w:rsidR="00BB1619" w:rsidRPr="00ED7B53" w:rsidRDefault="00BB1619" w:rsidP="005D121A">
            <w:pPr>
              <w:pStyle w:val="Table"/>
              <w:rPr>
                <w:lang w:eastAsia="de-CH"/>
              </w:rPr>
            </w:pPr>
            <w:r w:rsidRPr="00ED7B53">
              <w:rPr>
                <w:lang w:eastAsia="de-CH"/>
              </w:rPr>
              <w:t>Map Selection</w:t>
            </w:r>
          </w:p>
        </w:tc>
        <w:tc>
          <w:tcPr>
            <w:tcW w:w="3481" w:type="pct"/>
          </w:tcPr>
          <w:p w:rsidR="00BB1619" w:rsidRPr="00ED7B53" w:rsidRDefault="00BB1619" w:rsidP="005D121A">
            <w:pPr>
              <w:pStyle w:val="Table"/>
              <w:rPr>
                <w:lang w:eastAsia="de-CH"/>
              </w:rPr>
            </w:pPr>
            <w:r w:rsidRPr="00ED7B53">
              <w:rPr>
                <w:lang w:eastAsia="de-CH"/>
              </w:rPr>
              <w:t>The first player can select a map to play in.</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ReqUI06</w:t>
            </w:r>
          </w:p>
        </w:tc>
        <w:tc>
          <w:tcPr>
            <w:tcW w:w="984" w:type="pct"/>
          </w:tcPr>
          <w:p w:rsidR="00BB1619" w:rsidRPr="00ED7B53" w:rsidRDefault="00BB1619" w:rsidP="005D121A">
            <w:pPr>
              <w:pStyle w:val="Table"/>
              <w:rPr>
                <w:lang w:eastAsia="de-CH"/>
              </w:rPr>
            </w:pPr>
            <w:r w:rsidRPr="00ED7B53">
              <w:rPr>
                <w:lang w:eastAsia="de-CH"/>
              </w:rPr>
              <w:t>Simple HUD</w:t>
            </w:r>
          </w:p>
        </w:tc>
        <w:tc>
          <w:tcPr>
            <w:tcW w:w="3481" w:type="pct"/>
          </w:tcPr>
          <w:p w:rsidR="00BB1619" w:rsidRPr="00ED7B53" w:rsidRDefault="00BB1619" w:rsidP="005D121A">
            <w:pPr>
              <w:pStyle w:val="Table"/>
              <w:rPr>
                <w:lang w:eastAsia="de-CH"/>
              </w:rPr>
            </w:pPr>
            <w:r w:rsidRPr="00ED7B53">
              <w:rPr>
                <w:lang w:eastAsia="de-CH"/>
              </w:rPr>
              <w:t>A HUD showing each players health and energy has to be available.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ReqUI07</w:t>
            </w:r>
          </w:p>
        </w:tc>
        <w:tc>
          <w:tcPr>
            <w:tcW w:w="984" w:type="pct"/>
          </w:tcPr>
          <w:p w:rsidR="00BB1619" w:rsidRPr="00ED7B53" w:rsidRDefault="00BB1619" w:rsidP="005D121A">
            <w:pPr>
              <w:pStyle w:val="Table"/>
              <w:rPr>
                <w:lang w:eastAsia="de-CH"/>
              </w:rPr>
            </w:pPr>
            <w:r w:rsidRPr="00ED7B53">
              <w:rPr>
                <w:lang w:eastAsia="de-CH"/>
              </w:rPr>
              <w:t>Fancy HUD</w:t>
            </w:r>
          </w:p>
        </w:tc>
        <w:tc>
          <w:tcPr>
            <w:tcW w:w="3481" w:type="pct"/>
          </w:tcPr>
          <w:p w:rsidR="00BB1619" w:rsidRPr="00ED7B53" w:rsidRDefault="00BB1619" w:rsidP="005D121A">
            <w:pPr>
              <w:pStyle w:val="Table"/>
              <w:rPr>
                <w:lang w:eastAsia="de-CH"/>
              </w:rPr>
            </w:pPr>
            <w:r w:rsidRPr="00ED7B53">
              <w:rPr>
                <w:lang w:eastAsia="de-CH"/>
              </w:rPr>
              <w:t>A beautifully designed HUD that nicely integrates with the game environment has to be available.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ReqUI08 </w:t>
            </w:r>
          </w:p>
        </w:tc>
        <w:tc>
          <w:tcPr>
            <w:tcW w:w="984" w:type="pct"/>
          </w:tcPr>
          <w:p w:rsidR="00BB1619" w:rsidRPr="00ED7B53" w:rsidRDefault="00BB1619" w:rsidP="005D121A">
            <w:pPr>
              <w:pStyle w:val="Table"/>
              <w:rPr>
                <w:lang w:eastAsia="de-CH"/>
              </w:rPr>
            </w:pPr>
            <w:r w:rsidRPr="00ED7B53">
              <w:rPr>
                <w:lang w:eastAsia="de-CH"/>
              </w:rPr>
              <w:t>Intro</w:t>
            </w:r>
          </w:p>
        </w:tc>
        <w:tc>
          <w:tcPr>
            <w:tcW w:w="3481" w:type="pct"/>
          </w:tcPr>
          <w:p w:rsidR="00BB1619" w:rsidRPr="00ED7B53" w:rsidRDefault="00BB1619" w:rsidP="005D121A">
            <w:pPr>
              <w:pStyle w:val="Table"/>
              <w:rPr>
                <w:lang w:eastAsia="de-CH"/>
              </w:rPr>
            </w:pPr>
            <w:r w:rsidRPr="00ED7B53">
              <w:rPr>
                <w:lang w:eastAsia="de-CH"/>
              </w:rPr>
              <w:t>An intro explains the game’s background story.</w:t>
            </w:r>
          </w:p>
        </w:tc>
      </w:tr>
    </w:tbl>
    <w:p w:rsidR="00BB1619" w:rsidRPr="002D0A71" w:rsidRDefault="00BB1619" w:rsidP="00855198">
      <w:pPr>
        <w:pStyle w:val="Heading2"/>
        <w:rPr>
          <w:rFonts w:eastAsia="Times New Roman"/>
          <w:lang w:eastAsia="de-CH"/>
        </w:rPr>
      </w:pPr>
      <w:bookmarkStart w:id="22" w:name="_Toc224983325"/>
      <w:r>
        <w:rPr>
          <w:rFonts w:eastAsia="Times New Roman"/>
          <w:lang w:eastAsia="de-CH"/>
        </w:rPr>
        <w:t>Lava</w:t>
      </w:r>
      <w:bookmarkEnd w:id="22"/>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43"/>
        <w:gridCol w:w="1683"/>
        <w:gridCol w:w="5888"/>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01" w:type="pct"/>
          </w:tcPr>
          <w:p w:rsidR="00BB1619" w:rsidRPr="00ED7B53" w:rsidRDefault="00BB1619" w:rsidP="005D121A">
            <w:pPr>
              <w:pStyle w:val="Table"/>
              <w:rPr>
                <w:b/>
                <w:bCs/>
                <w:lang w:eastAsia="de-CH"/>
              </w:rPr>
            </w:pPr>
            <w:r w:rsidRPr="00ED7B53">
              <w:rPr>
                <w:b/>
                <w:bCs/>
                <w:lang w:eastAsia="de-CH"/>
              </w:rPr>
              <w:t xml:space="preserve">ReqL01 </w:t>
            </w:r>
          </w:p>
        </w:tc>
        <w:tc>
          <w:tcPr>
            <w:tcW w:w="1000" w:type="pct"/>
          </w:tcPr>
          <w:p w:rsidR="00BB1619" w:rsidRPr="00ED7B53" w:rsidRDefault="00BB1619" w:rsidP="005D121A">
            <w:pPr>
              <w:pStyle w:val="Table"/>
              <w:rPr>
                <w:lang w:eastAsia="de-CH"/>
              </w:rPr>
            </w:pPr>
            <w:r w:rsidRPr="00ED7B53">
              <w:rPr>
                <w:lang w:eastAsia="de-CH"/>
              </w:rPr>
              <w:t xml:space="preserve">Lava Ground </w:t>
            </w:r>
          </w:p>
        </w:tc>
        <w:tc>
          <w:tcPr>
            <w:tcW w:w="3499" w:type="pct"/>
          </w:tcPr>
          <w:p w:rsidR="00BB1619" w:rsidRPr="00ED7B53" w:rsidRDefault="00BB1619" w:rsidP="005D121A">
            <w:pPr>
              <w:pStyle w:val="Table"/>
              <w:rPr>
                <w:lang w:eastAsia="de-CH"/>
              </w:rPr>
            </w:pPr>
            <w:r w:rsidRPr="00ED7B53">
              <w:rPr>
                <w:lang w:eastAsia="de-CH"/>
              </w:rPr>
              <w:t xml:space="preserve">The ground is covered by lava. This requirement represents the game-logic of the lava.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A basic effect to render the lava lake. A basic red rectangle is enough for a first prototype.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ReqL03 </w:t>
            </w:r>
          </w:p>
        </w:tc>
        <w:tc>
          <w:tcPr>
            <w:tcW w:w="0" w:type="auto"/>
          </w:tcPr>
          <w:p w:rsidR="00BB1619" w:rsidRPr="00ED7B53" w:rsidRDefault="00BB1619" w:rsidP="005D121A">
            <w:pPr>
              <w:pStyle w:val="Table"/>
              <w:rPr>
                <w:lang w:eastAsia="de-CH"/>
              </w:rPr>
            </w:pPr>
            <w:r w:rsidRPr="00ED7B53">
              <w:rPr>
                <w:lang w:eastAsia="de-CH"/>
              </w:rPr>
              <w:t xml:space="preserve">Polished Lava Effect </w:t>
            </w:r>
          </w:p>
        </w:tc>
        <w:tc>
          <w:tcPr>
            <w:tcW w:w="0" w:type="auto"/>
          </w:tcPr>
          <w:p w:rsidR="00BB1619" w:rsidRPr="00ED7B53" w:rsidRDefault="00BB1619" w:rsidP="005D121A">
            <w:pPr>
              <w:pStyle w:val="Table"/>
              <w:rPr>
                <w:lang w:eastAsia="de-CH"/>
              </w:rPr>
            </w:pPr>
            <w:r w:rsidRPr="00ED7B53">
              <w:rPr>
                <w:lang w:eastAsia="de-CH"/>
              </w:rPr>
              <w:t xml:space="preserve">A polished and nice effect to render the lava lake. This includes advanced shaders.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If the player gets into contact with the lava he dies.</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ReqL05 </w:t>
            </w:r>
          </w:p>
        </w:tc>
        <w:tc>
          <w:tcPr>
            <w:tcW w:w="0" w:type="auto"/>
          </w:tcPr>
          <w:p w:rsidR="00BB1619" w:rsidRPr="00ED7B53" w:rsidRDefault="00BB1619" w:rsidP="005D121A">
            <w:pPr>
              <w:pStyle w:val="Table"/>
              <w:rPr>
                <w:lang w:eastAsia="de-CH"/>
              </w:rPr>
            </w:pPr>
            <w:r w:rsidRPr="00ED7B53">
              <w:rPr>
                <w:lang w:eastAsia="de-CH"/>
              </w:rPr>
              <w:t xml:space="preserve">Fire Eruptions </w:t>
            </w:r>
          </w:p>
        </w:tc>
        <w:tc>
          <w:tcPr>
            <w:tcW w:w="0" w:type="auto"/>
          </w:tcPr>
          <w:p w:rsidR="00BB1619" w:rsidRPr="00ED7B53" w:rsidRDefault="00BB1619" w:rsidP="005D121A">
            <w:pPr>
              <w:pStyle w:val="Table"/>
              <w:rPr>
                <w:lang w:eastAsia="de-CH"/>
              </w:rPr>
            </w:pPr>
            <w:r w:rsidRPr="00ED7B53">
              <w:rPr>
                <w:lang w:eastAsia="de-CH"/>
              </w:rPr>
              <w:t>At random there are fire eruptions emerging from the lake.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ReqL06 </w:t>
            </w:r>
          </w:p>
        </w:tc>
        <w:tc>
          <w:tcPr>
            <w:tcW w:w="0" w:type="auto"/>
          </w:tcPr>
          <w:p w:rsidR="00BB1619" w:rsidRPr="00ED7B53" w:rsidRDefault="00BB1619" w:rsidP="005D121A">
            <w:pPr>
              <w:pStyle w:val="Table"/>
              <w:rPr>
                <w:lang w:eastAsia="de-CH"/>
              </w:rPr>
            </w:pPr>
            <w:r w:rsidRPr="00ED7B53">
              <w:rPr>
                <w:lang w:eastAsia="de-CH"/>
              </w:rPr>
              <w:t xml:space="preserve">Harmful Fire Eruptions </w:t>
            </w:r>
          </w:p>
        </w:tc>
        <w:tc>
          <w:tcPr>
            <w:tcW w:w="0" w:type="auto"/>
          </w:tcPr>
          <w:p w:rsidR="00BB1619" w:rsidRPr="00ED7B53" w:rsidRDefault="00BB1619" w:rsidP="005D121A">
            <w:pPr>
              <w:pStyle w:val="Table"/>
              <w:rPr>
                <w:lang w:eastAsia="de-CH"/>
              </w:rPr>
            </w:pPr>
            <w:r w:rsidRPr="00ED7B53">
              <w:rPr>
                <w:lang w:eastAsia="de-CH"/>
              </w:rPr>
              <w:t xml:space="preserve">If such a fire eruption hits a player he endures damage or dies. If the eruption hits an island it throws the island off its course. </w:t>
            </w:r>
          </w:p>
        </w:tc>
      </w:tr>
    </w:tbl>
    <w:p w:rsidR="00BB1619" w:rsidRPr="002D0A71" w:rsidRDefault="00BB1619" w:rsidP="00855198">
      <w:pPr>
        <w:pStyle w:val="Heading2"/>
        <w:rPr>
          <w:rFonts w:eastAsia="Times New Roman"/>
          <w:lang w:eastAsia="de-CH"/>
        </w:rPr>
      </w:pPr>
      <w:bookmarkStart w:id="23" w:name="_Toc224983326"/>
      <w:r w:rsidRPr="002D0A71">
        <w:rPr>
          <w:rFonts w:eastAsia="Times New Roman"/>
          <w:lang w:eastAsia="de-CH"/>
        </w:rPr>
        <w:t>Pillars</w:t>
      </w:r>
      <w:bookmarkEnd w:id="23"/>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81"/>
        <w:gridCol w:w="1614"/>
        <w:gridCol w:w="5819"/>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83" w:type="pct"/>
          </w:tcPr>
          <w:p w:rsidR="00BB1619" w:rsidRPr="00ED7B53" w:rsidRDefault="00BB1619" w:rsidP="005D121A">
            <w:pPr>
              <w:pStyle w:val="Table"/>
              <w:rPr>
                <w:b/>
                <w:bCs/>
                <w:lang w:eastAsia="de-CH"/>
              </w:rPr>
            </w:pPr>
            <w:r w:rsidRPr="00ED7B53">
              <w:rPr>
                <w:b/>
                <w:bCs/>
                <w:lang w:eastAsia="de-CH"/>
              </w:rPr>
              <w:t xml:space="preserve">ReqPi01 </w:t>
            </w:r>
          </w:p>
        </w:tc>
        <w:tc>
          <w:tcPr>
            <w:tcW w:w="959" w:type="pct"/>
          </w:tcPr>
          <w:p w:rsidR="00BB1619" w:rsidRPr="00ED7B53" w:rsidRDefault="00BB1619" w:rsidP="005D121A">
            <w:pPr>
              <w:pStyle w:val="Table"/>
              <w:rPr>
                <w:lang w:eastAsia="de-CH"/>
              </w:rPr>
            </w:pPr>
            <w:r w:rsidRPr="00ED7B53">
              <w:rPr>
                <w:lang w:eastAsia="de-CH"/>
              </w:rPr>
              <w:t xml:space="preserve">Pillars </w:t>
            </w:r>
          </w:p>
        </w:tc>
        <w:tc>
          <w:tcPr>
            <w:tcW w:w="3458" w:type="pct"/>
          </w:tcPr>
          <w:p w:rsidR="00BB1619" w:rsidRPr="00ED7B53" w:rsidRDefault="00BB1619" w:rsidP="005D121A">
            <w:pPr>
              <w:pStyle w:val="Table"/>
              <w:rPr>
                <w:lang w:eastAsia="de-CH"/>
              </w:rPr>
            </w:pPr>
            <w:r w:rsidRPr="00ED7B53">
              <w:rPr>
                <w:lang w:eastAsia="de-CH"/>
              </w:rPr>
              <w:t xml:space="preserve">Pillars of different sizes stick out of the lava. This requirement </w:t>
            </w:r>
            <w:r w:rsidRPr="00ED7B53">
              <w:rPr>
                <w:lang w:eastAsia="de-CH"/>
              </w:rPr>
              <w:lastRenderedPageBreak/>
              <w:t xml:space="preserve">represents the need to model pillars with respect to in-game logic.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There is some model representing pillars which stick out of the lava.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ReqPi03 </w:t>
            </w:r>
          </w:p>
        </w:tc>
        <w:tc>
          <w:tcPr>
            <w:tcW w:w="0" w:type="auto"/>
          </w:tcPr>
          <w:p w:rsidR="00BB1619" w:rsidRPr="00ED7B53" w:rsidRDefault="00BB1619" w:rsidP="005D121A">
            <w:pPr>
              <w:pStyle w:val="Table"/>
              <w:rPr>
                <w:lang w:eastAsia="de-CH"/>
              </w:rPr>
            </w:pPr>
            <w:r w:rsidRPr="00ED7B53">
              <w:rPr>
                <w:lang w:eastAsia="de-CH"/>
              </w:rPr>
              <w:t xml:space="preserve">Sophisticated Pillar Rendering </w:t>
            </w:r>
          </w:p>
        </w:tc>
        <w:tc>
          <w:tcPr>
            <w:tcW w:w="0" w:type="auto"/>
          </w:tcPr>
          <w:p w:rsidR="00BB1619" w:rsidRPr="00ED7B53" w:rsidRDefault="00BB1619" w:rsidP="005D121A">
            <w:pPr>
              <w:pStyle w:val="Table"/>
              <w:rPr>
                <w:lang w:eastAsia="de-CH"/>
              </w:rPr>
            </w:pPr>
            <w:r w:rsidRPr="00ED7B53">
              <w:rPr>
                <w:lang w:eastAsia="de-CH"/>
              </w:rPr>
              <w:t xml:space="preserve">Realistically rendered pillars stick out of the lava.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ReqPi04 </w:t>
            </w:r>
          </w:p>
        </w:tc>
        <w:tc>
          <w:tcPr>
            <w:tcW w:w="0" w:type="auto"/>
          </w:tcPr>
          <w:p w:rsidR="00BB1619" w:rsidRPr="00ED7B53" w:rsidRDefault="00BB1619" w:rsidP="005D121A">
            <w:pPr>
              <w:pStyle w:val="Table"/>
              <w:rPr>
                <w:lang w:eastAsia="de-CH"/>
              </w:rPr>
            </w:pPr>
            <w:r w:rsidRPr="00ED7B53">
              <w:rPr>
                <w:lang w:eastAsia="de-CH"/>
              </w:rPr>
              <w:t xml:space="preserve">Tilt Pillars </w:t>
            </w:r>
          </w:p>
        </w:tc>
        <w:tc>
          <w:tcPr>
            <w:tcW w:w="0" w:type="auto"/>
          </w:tcPr>
          <w:p w:rsidR="00BB1619" w:rsidRPr="00ED7B53" w:rsidRDefault="00BB1619" w:rsidP="005D121A">
            <w:pPr>
              <w:pStyle w:val="Table"/>
              <w:rPr>
                <w:lang w:eastAsia="de-CH"/>
              </w:rPr>
            </w:pPr>
            <w:r w:rsidRPr="00ED7B53">
              <w:rPr>
                <w:lang w:eastAsia="de-CH"/>
              </w:rPr>
              <w:t xml:space="preserve">Pillars can be tilt over by islands. The resulting fall can affect other islands and pillars.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ReqPi05 </w:t>
            </w:r>
          </w:p>
        </w:tc>
        <w:tc>
          <w:tcPr>
            <w:tcW w:w="0" w:type="auto"/>
          </w:tcPr>
          <w:p w:rsidR="00BB1619" w:rsidRPr="00ED7B53" w:rsidRDefault="00BB1619" w:rsidP="005D121A">
            <w:pPr>
              <w:pStyle w:val="Table"/>
              <w:rPr>
                <w:lang w:eastAsia="de-CH"/>
              </w:rPr>
            </w:pPr>
            <w:r w:rsidRPr="00ED7B53">
              <w:rPr>
                <w:lang w:eastAsia="de-CH"/>
              </w:rPr>
              <w:t xml:space="preserve">Icy Pillars </w:t>
            </w:r>
          </w:p>
        </w:tc>
        <w:tc>
          <w:tcPr>
            <w:tcW w:w="0" w:type="auto"/>
          </w:tcPr>
          <w:p w:rsidR="00BB1619" w:rsidRPr="00ED7B53" w:rsidRDefault="00BB1619" w:rsidP="005D121A">
            <w:pPr>
              <w:pStyle w:val="Table"/>
              <w:rPr>
                <w:lang w:eastAsia="de-CH"/>
              </w:rPr>
            </w:pPr>
            <w:r w:rsidRPr="00ED7B53">
              <w:rPr>
                <w:lang w:eastAsia="de-CH"/>
              </w:rPr>
              <w:t xml:space="preserve">Pillars have a top consisting of ice, which melts to water that runs down the pillar and drops into the lava. </w:t>
            </w:r>
          </w:p>
        </w:tc>
      </w:tr>
    </w:tbl>
    <w:p w:rsidR="00BB1619" w:rsidRPr="00DB335A" w:rsidRDefault="00BB1619" w:rsidP="00855198">
      <w:pPr>
        <w:pStyle w:val="Heading2"/>
        <w:rPr>
          <w:rFonts w:eastAsia="Times New Roman"/>
          <w:lang w:eastAsia="de-CH"/>
        </w:rPr>
      </w:pPr>
      <w:bookmarkStart w:id="24" w:name="_Toc224983327"/>
      <w:r w:rsidRPr="002D0A71">
        <w:rPr>
          <w:rFonts w:eastAsia="Times New Roman"/>
          <w:lang w:eastAsia="de-CH"/>
        </w:rPr>
        <w:t>Floating Islands</w:t>
      </w:r>
      <w:bookmarkEnd w:id="24"/>
      <w:r w:rsidRPr="002D0A71">
        <w:rPr>
          <w:rFonts w:eastAsia="Times New Roman"/>
          <w:lang w:eastAsia="de-CH"/>
        </w:rPr>
        <w:t xml:space="preserve"> </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71"/>
        <w:gridCol w:w="1668"/>
        <w:gridCol w:w="5875"/>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ReqI01 </w:t>
            </w:r>
          </w:p>
        </w:tc>
        <w:tc>
          <w:tcPr>
            <w:tcW w:w="991" w:type="pct"/>
          </w:tcPr>
          <w:p w:rsidR="00BB1619" w:rsidRPr="00ED7B53" w:rsidRDefault="00BB1619" w:rsidP="005D121A">
            <w:pPr>
              <w:pStyle w:val="Table"/>
              <w:rPr>
                <w:lang w:eastAsia="de-CH"/>
              </w:rPr>
            </w:pPr>
            <w:r w:rsidRPr="00ED7B53">
              <w:rPr>
                <w:lang w:eastAsia="de-CH"/>
              </w:rPr>
              <w:t xml:space="preserve">Floating Islands </w:t>
            </w:r>
          </w:p>
        </w:tc>
        <w:tc>
          <w:tcPr>
            <w:tcW w:w="3491" w:type="pct"/>
          </w:tcPr>
          <w:p w:rsidR="00BB1619" w:rsidRPr="00ED7B53" w:rsidRDefault="00BB1619" w:rsidP="005D121A">
            <w:pPr>
              <w:pStyle w:val="Table"/>
              <w:rPr>
                <w:lang w:eastAsia="de-CH"/>
              </w:rPr>
            </w:pPr>
            <w:r w:rsidRPr="00ED7B53">
              <w:rPr>
                <w:lang w:eastAsia="de-CH"/>
              </w:rPr>
              <w:t xml:space="preserve">Initially there is a set of floating islands of rock. The islands hover above the lake of lava in different heights.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A basic rendering such that the islands are visible and useable inside a game.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ReqI03 </w:t>
            </w:r>
          </w:p>
        </w:tc>
        <w:tc>
          <w:tcPr>
            <w:tcW w:w="0" w:type="auto"/>
          </w:tcPr>
          <w:p w:rsidR="00BB1619" w:rsidRPr="00ED7B53" w:rsidRDefault="00BB1619" w:rsidP="005D121A">
            <w:pPr>
              <w:pStyle w:val="Table"/>
              <w:rPr>
                <w:lang w:eastAsia="de-CH"/>
              </w:rPr>
            </w:pPr>
            <w:r w:rsidRPr="00ED7B53">
              <w:rPr>
                <w:lang w:eastAsia="de-CH"/>
              </w:rPr>
              <w:t xml:space="preserve">Sophisticated Island Rendering </w:t>
            </w:r>
          </w:p>
        </w:tc>
        <w:tc>
          <w:tcPr>
            <w:tcW w:w="0" w:type="auto"/>
          </w:tcPr>
          <w:p w:rsidR="00BB1619" w:rsidRPr="00ED7B53" w:rsidRDefault="00BB1619" w:rsidP="005D121A">
            <w:pPr>
              <w:pStyle w:val="Table"/>
              <w:rPr>
                <w:lang w:eastAsia="de-CH"/>
              </w:rPr>
            </w:pPr>
            <w:r w:rsidRPr="00ED7B53">
              <w:rPr>
                <w:lang w:eastAsia="de-CH"/>
              </w:rPr>
              <w:t xml:space="preserve">A polished and nice effect to render the islands.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ReqI04 </w:t>
            </w:r>
          </w:p>
        </w:tc>
        <w:tc>
          <w:tcPr>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rPr>
                <w:lang w:eastAsia="de-CH"/>
              </w:rPr>
            </w:pPr>
            <w:r w:rsidRPr="00ED7B53">
              <w:rPr>
                <w:lang w:eastAsia="de-CH"/>
              </w:rPr>
              <w:t xml:space="preserve">Islands have the ability to move. They move with a given velocity.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ReqI05 </w:t>
            </w:r>
          </w:p>
        </w:tc>
        <w:tc>
          <w:tcPr>
            <w:tcW w:w="0" w:type="auto"/>
          </w:tcPr>
          <w:p w:rsidR="00BB1619" w:rsidRPr="00ED7B53" w:rsidRDefault="00BB1619" w:rsidP="005D121A">
            <w:pPr>
              <w:pStyle w:val="Table"/>
              <w:rPr>
                <w:lang w:eastAsia="de-CH"/>
              </w:rPr>
            </w:pPr>
            <w:r w:rsidRPr="00ED7B53">
              <w:rPr>
                <w:lang w:eastAsia="de-CH"/>
              </w:rPr>
              <w:t xml:space="preserve">Crashing Islands </w:t>
            </w:r>
          </w:p>
        </w:tc>
        <w:tc>
          <w:tcPr>
            <w:tcW w:w="0" w:type="auto"/>
          </w:tcPr>
          <w:p w:rsidR="00BB1619" w:rsidRPr="00ED7B53" w:rsidRDefault="00BB1619" w:rsidP="005D121A">
            <w:pPr>
              <w:pStyle w:val="Table"/>
              <w:rPr>
                <w:lang w:eastAsia="de-CH"/>
              </w:rPr>
            </w:pPr>
            <w:r w:rsidRPr="00ED7B53">
              <w:rPr>
                <w:lang w:eastAsia="de-CH"/>
              </w:rPr>
              <w:t xml:space="preserve">If an island crashes into another island the collision will be resolved according to physics. The resulting movement should be locked onto the x/z plane the resulting rotation only respective to the y-axis.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ReqI06 </w:t>
            </w:r>
          </w:p>
        </w:tc>
        <w:tc>
          <w:tcPr>
            <w:tcW w:w="0" w:type="auto"/>
          </w:tcPr>
          <w:p w:rsidR="00BB1619" w:rsidRPr="00ED7B53" w:rsidRDefault="00BB1619" w:rsidP="005D121A">
            <w:pPr>
              <w:pStyle w:val="Table"/>
              <w:rPr>
                <w:lang w:eastAsia="de-CH"/>
              </w:rPr>
            </w:pPr>
            <w:r w:rsidRPr="00ED7B53">
              <w:rPr>
                <w:lang w:eastAsia="de-CH"/>
              </w:rPr>
              <w:t xml:space="preserve">Islands and Pillars </w:t>
            </w:r>
          </w:p>
        </w:tc>
        <w:tc>
          <w:tcPr>
            <w:tcW w:w="0" w:type="auto"/>
          </w:tcPr>
          <w:p w:rsidR="00BB1619" w:rsidRPr="00ED7B53" w:rsidRDefault="00BB1619" w:rsidP="005D121A">
            <w:pPr>
              <w:pStyle w:val="Table"/>
              <w:rPr>
                <w:lang w:eastAsia="de-CH"/>
              </w:rPr>
            </w:pPr>
            <w:r w:rsidRPr="00ED7B53">
              <w:rPr>
                <w:lang w:eastAsia="de-CH"/>
              </w:rPr>
              <w:t xml:space="preserve">If an island crashes into a pillar the collision will be resolved according to physics. The resulting movement should be locked onto the x/z plane the resulting rotation only respective to the y-axis.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ReqI07 </w:t>
            </w:r>
          </w:p>
        </w:tc>
        <w:tc>
          <w:tcPr>
            <w:tcW w:w="0" w:type="auto"/>
          </w:tcPr>
          <w:p w:rsidR="00BB1619" w:rsidRPr="00ED7B53" w:rsidRDefault="00BB1619" w:rsidP="005D121A">
            <w:pPr>
              <w:pStyle w:val="Table"/>
              <w:rPr>
                <w:lang w:eastAsia="de-CH"/>
              </w:rPr>
            </w:pPr>
            <w:r w:rsidRPr="00ED7B53">
              <w:rPr>
                <w:lang w:eastAsia="de-CH"/>
              </w:rPr>
              <w:t xml:space="preserve">Sinking Islands </w:t>
            </w:r>
          </w:p>
        </w:tc>
        <w:tc>
          <w:tcPr>
            <w:tcW w:w="0" w:type="auto"/>
          </w:tcPr>
          <w:p w:rsidR="00BB1619" w:rsidRPr="00ED7B53" w:rsidRDefault="00BB1619" w:rsidP="005D121A">
            <w:pPr>
              <w:pStyle w:val="Table"/>
              <w:rPr>
                <w:lang w:eastAsia="de-CH"/>
              </w:rPr>
            </w:pPr>
            <w:r w:rsidRPr="00ED7B53">
              <w:rPr>
                <w:lang w:eastAsia="de-CH"/>
              </w:rPr>
              <w:t xml:space="preserve">If a player stands on an island it will lose height.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ReqI08 </w:t>
            </w:r>
          </w:p>
        </w:tc>
        <w:tc>
          <w:tcPr>
            <w:tcW w:w="0" w:type="auto"/>
          </w:tcPr>
          <w:p w:rsidR="00BB1619" w:rsidRPr="00ED7B53" w:rsidRDefault="00BB1619" w:rsidP="005D121A">
            <w:pPr>
              <w:pStyle w:val="Table"/>
              <w:rPr>
                <w:lang w:eastAsia="de-CH"/>
              </w:rPr>
            </w:pPr>
            <w:r w:rsidRPr="00ED7B53">
              <w:rPr>
                <w:lang w:eastAsia="de-CH"/>
              </w:rPr>
              <w:t xml:space="preserve">Rising Islands </w:t>
            </w:r>
          </w:p>
        </w:tc>
        <w:tc>
          <w:tcPr>
            <w:tcW w:w="0" w:type="auto"/>
          </w:tcPr>
          <w:p w:rsidR="00BB1619" w:rsidRPr="00ED7B53" w:rsidRDefault="00BB1619" w:rsidP="005D121A">
            <w:pPr>
              <w:pStyle w:val="Table"/>
              <w:rPr>
                <w:lang w:eastAsia="de-CH"/>
              </w:rPr>
            </w:pPr>
            <w:r w:rsidRPr="00ED7B53">
              <w:rPr>
                <w:lang w:eastAsia="de-CH"/>
              </w:rPr>
              <w:t xml:space="preserve">If the island does not carry the player it regains its original height.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ReqI09 </w:t>
            </w:r>
          </w:p>
        </w:tc>
        <w:tc>
          <w:tcPr>
            <w:tcW w:w="0" w:type="auto"/>
          </w:tcPr>
          <w:p w:rsidR="00BB1619" w:rsidRPr="00ED7B53" w:rsidRDefault="00BB1619" w:rsidP="005D121A">
            <w:pPr>
              <w:pStyle w:val="Table"/>
              <w:rPr>
                <w:lang w:eastAsia="de-CH"/>
              </w:rPr>
            </w:pPr>
            <w:r w:rsidRPr="00ED7B53">
              <w:rPr>
                <w:lang w:eastAsia="de-CH"/>
              </w:rPr>
              <w:t xml:space="preserve">Melting Islands </w:t>
            </w:r>
          </w:p>
        </w:tc>
        <w:tc>
          <w:tcPr>
            <w:tcW w:w="0" w:type="auto"/>
          </w:tcPr>
          <w:p w:rsidR="00BB1619" w:rsidRPr="00ED7B53" w:rsidRDefault="00BB1619" w:rsidP="005D121A">
            <w:pPr>
              <w:pStyle w:val="Table"/>
              <w:rPr>
                <w:lang w:eastAsia="de-CH"/>
              </w:rPr>
            </w:pPr>
            <w:r w:rsidRPr="00ED7B53">
              <w:rPr>
                <w:lang w:eastAsia="de-CH"/>
              </w:rPr>
              <w:t xml:space="preserve">If an island gets into contact with lava it melts.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ReqI10 </w:t>
            </w:r>
          </w:p>
        </w:tc>
        <w:tc>
          <w:tcPr>
            <w:tcW w:w="0" w:type="auto"/>
          </w:tcPr>
          <w:p w:rsidR="00BB1619" w:rsidRPr="00ED7B53" w:rsidRDefault="00BB1619" w:rsidP="005D121A">
            <w:pPr>
              <w:pStyle w:val="Table"/>
              <w:rPr>
                <w:lang w:eastAsia="de-CH"/>
              </w:rPr>
            </w:pPr>
            <w:r w:rsidRPr="00ED7B53">
              <w:rPr>
                <w:lang w:eastAsia="de-CH"/>
              </w:rPr>
              <w:t xml:space="preserve">Destructible Islands </w:t>
            </w:r>
          </w:p>
        </w:tc>
        <w:tc>
          <w:tcPr>
            <w:tcW w:w="0" w:type="auto"/>
          </w:tcPr>
          <w:p w:rsidR="00BB1619" w:rsidRPr="00ED7B53" w:rsidRDefault="00BB1619" w:rsidP="005D121A">
            <w:pPr>
              <w:pStyle w:val="Table"/>
              <w:rPr>
                <w:lang w:eastAsia="de-CH"/>
              </w:rPr>
            </w:pPr>
            <w:r w:rsidRPr="00ED7B53">
              <w:rPr>
                <w:lang w:eastAsia="de-CH"/>
              </w:rPr>
              <w:t xml:space="preserve">If an island takes enough damage, either by a players special ability or by falling pillars it will fall apart.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ReqI11</w:t>
            </w:r>
          </w:p>
        </w:tc>
        <w:tc>
          <w:tcPr>
            <w:tcW w:w="0" w:type="auto"/>
          </w:tcPr>
          <w:p w:rsidR="00BB1619" w:rsidRPr="00ED7B53" w:rsidRDefault="00BB1619" w:rsidP="005D121A">
            <w:pPr>
              <w:pStyle w:val="Table"/>
              <w:rPr>
                <w:lang w:eastAsia="de-CH"/>
              </w:rPr>
            </w:pPr>
            <w:r w:rsidRPr="00ED7B53">
              <w:rPr>
                <w:lang w:eastAsia="de-CH"/>
              </w:rPr>
              <w:t>Icy Islands</w:t>
            </w:r>
          </w:p>
        </w:tc>
        <w:tc>
          <w:tcPr>
            <w:tcW w:w="0" w:type="auto"/>
          </w:tcPr>
          <w:p w:rsidR="00BB1619" w:rsidRPr="00ED7B53" w:rsidRDefault="00BB1619" w:rsidP="005D121A">
            <w:pPr>
              <w:pStyle w:val="Table"/>
              <w:rPr>
                <w:lang w:eastAsia="de-CH"/>
              </w:rPr>
            </w:pPr>
            <w:r w:rsidRPr="00ED7B53">
              <w:rPr>
                <w:lang w:eastAsia="de-CH"/>
              </w:rPr>
              <w:t>Islands hovering above a specific height are slightly or fully covered in ice.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ReqI12</w:t>
            </w:r>
          </w:p>
        </w:tc>
        <w:tc>
          <w:tcPr>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rPr>
                <w:lang w:eastAsia="de-CH"/>
              </w:rPr>
            </w:pPr>
            <w:r w:rsidRPr="00ED7B53">
              <w:rPr>
                <w:lang w:eastAsia="de-CH"/>
              </w:rPr>
              <w:t>Power-Ups are lying on the islands.</w:t>
            </w:r>
          </w:p>
        </w:tc>
      </w:tr>
    </w:tbl>
    <w:p w:rsidR="00BB1619" w:rsidRPr="002D0A71" w:rsidRDefault="00BB1619" w:rsidP="00DB335A">
      <w:pPr>
        <w:pStyle w:val="Heading2"/>
        <w:rPr>
          <w:rFonts w:eastAsia="Times New Roman"/>
          <w:lang w:eastAsia="de-CH"/>
        </w:rPr>
      </w:pPr>
      <w:bookmarkStart w:id="25" w:name="_Toc224983328"/>
      <w:r w:rsidRPr="002D0A71">
        <w:rPr>
          <w:rFonts w:eastAsia="Times New Roman"/>
          <w:lang w:eastAsia="de-CH"/>
        </w:rPr>
        <w:t>Player</w:t>
      </w:r>
      <w:bookmarkEnd w:id="25"/>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1"/>
        <w:gridCol w:w="1644"/>
        <w:gridCol w:w="5849"/>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47" w:type="pct"/>
          </w:tcPr>
          <w:p w:rsidR="00BB1619" w:rsidRPr="00ED7B53" w:rsidRDefault="00BB1619" w:rsidP="005D121A">
            <w:pPr>
              <w:pStyle w:val="Table"/>
              <w:rPr>
                <w:b/>
                <w:bCs/>
                <w:lang w:eastAsia="de-CH"/>
              </w:rPr>
            </w:pPr>
            <w:r w:rsidRPr="00ED7B53">
              <w:rPr>
                <w:b/>
                <w:bCs/>
                <w:lang w:eastAsia="de-CH"/>
              </w:rPr>
              <w:t xml:space="preserve">ReqP01 </w:t>
            </w:r>
          </w:p>
        </w:tc>
        <w:tc>
          <w:tcPr>
            <w:tcW w:w="977" w:type="pct"/>
          </w:tcPr>
          <w:p w:rsidR="00BB1619" w:rsidRPr="00ED7B53" w:rsidRDefault="00BB1619" w:rsidP="005D121A">
            <w:pPr>
              <w:pStyle w:val="Table"/>
              <w:rPr>
                <w:lang w:eastAsia="de-CH"/>
              </w:rPr>
            </w:pPr>
            <w:r w:rsidRPr="00ED7B53">
              <w:rPr>
                <w:lang w:eastAsia="de-CH"/>
              </w:rPr>
              <w:t xml:space="preserve">Player </w:t>
            </w:r>
          </w:p>
        </w:tc>
        <w:tc>
          <w:tcPr>
            <w:tcW w:w="3476" w:type="pct"/>
          </w:tcPr>
          <w:p w:rsidR="00BB1619" w:rsidRPr="00ED7B53" w:rsidRDefault="00BB1619" w:rsidP="005D121A">
            <w:pPr>
              <w:pStyle w:val="Table"/>
              <w:rPr>
                <w:lang w:eastAsia="de-CH"/>
              </w:rPr>
            </w:pPr>
            <w:r w:rsidRPr="00ED7B53">
              <w:rPr>
                <w:lang w:eastAsia="de-CH"/>
              </w:rPr>
              <w:t xml:space="preserve">The player has to be represented within the game-logic.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A model for the player is available.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ReqP03 </w:t>
            </w:r>
          </w:p>
        </w:tc>
        <w:tc>
          <w:tcPr>
            <w:tcW w:w="0" w:type="auto"/>
          </w:tcPr>
          <w:p w:rsidR="00BB1619" w:rsidRPr="00ED7B53" w:rsidRDefault="00BB1619" w:rsidP="005D121A">
            <w:pPr>
              <w:pStyle w:val="Table"/>
              <w:rPr>
                <w:lang w:eastAsia="de-CH"/>
              </w:rPr>
            </w:pPr>
            <w:r w:rsidRPr="00ED7B53">
              <w:rPr>
                <w:lang w:eastAsia="de-CH"/>
              </w:rPr>
              <w:t xml:space="preserve">Sophisticated Player Model </w:t>
            </w:r>
          </w:p>
        </w:tc>
        <w:tc>
          <w:tcPr>
            <w:tcW w:w="0" w:type="auto"/>
          </w:tcPr>
          <w:p w:rsidR="00BB1619" w:rsidRPr="00ED7B53" w:rsidRDefault="00BB1619" w:rsidP="005D121A">
            <w:pPr>
              <w:pStyle w:val="Table"/>
              <w:rPr>
                <w:lang w:eastAsia="de-CH"/>
              </w:rPr>
            </w:pPr>
            <w:r w:rsidRPr="00ED7B53">
              <w:rPr>
                <w:lang w:eastAsia="de-CH"/>
              </w:rPr>
              <w:t xml:space="preserve">A realistic model for the player is available.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ReqP04 </w:t>
            </w:r>
          </w:p>
        </w:tc>
        <w:tc>
          <w:tcPr>
            <w:tcW w:w="0" w:type="auto"/>
          </w:tcPr>
          <w:p w:rsidR="00BB1619" w:rsidRPr="00ED7B53" w:rsidRDefault="00BB1619" w:rsidP="005D121A">
            <w:pPr>
              <w:pStyle w:val="Table"/>
              <w:rPr>
                <w:lang w:eastAsia="de-CH"/>
              </w:rPr>
            </w:pPr>
            <w:r w:rsidRPr="00ED7B53">
              <w:rPr>
                <w:lang w:eastAsia="de-CH"/>
              </w:rPr>
              <w:t xml:space="preserve">Island Attraction </w:t>
            </w:r>
          </w:p>
        </w:tc>
        <w:tc>
          <w:tcPr>
            <w:tcW w:w="0" w:type="auto"/>
          </w:tcPr>
          <w:p w:rsidR="00BB1619" w:rsidRPr="00ED7B53" w:rsidRDefault="00BB1619" w:rsidP="005D121A">
            <w:pPr>
              <w:pStyle w:val="Table"/>
              <w:rPr>
                <w:lang w:eastAsia="de-CH"/>
              </w:rPr>
            </w:pPr>
            <w:r w:rsidRPr="00ED7B53">
              <w:rPr>
                <w:lang w:eastAsia="de-CH"/>
              </w:rPr>
              <w:t xml:space="preserve">A player can use attract an island so it floats to the side of the island the player is standing on. As soon as the island is not attracted anymore, it hovers back to its original position.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ReqP05 </w:t>
            </w:r>
          </w:p>
        </w:tc>
        <w:tc>
          <w:tcPr>
            <w:tcW w:w="0" w:type="auto"/>
          </w:tcPr>
          <w:p w:rsidR="00BB1619" w:rsidRPr="00ED7B53" w:rsidRDefault="00BB1619" w:rsidP="005D121A">
            <w:pPr>
              <w:pStyle w:val="Table"/>
              <w:rPr>
                <w:lang w:eastAsia="de-CH"/>
              </w:rPr>
            </w:pPr>
            <w:r w:rsidRPr="00ED7B53">
              <w:rPr>
                <w:lang w:eastAsia="de-CH"/>
              </w:rPr>
              <w:t xml:space="preserve">Island Walking </w:t>
            </w:r>
          </w:p>
        </w:tc>
        <w:tc>
          <w:tcPr>
            <w:tcW w:w="0" w:type="auto"/>
          </w:tcPr>
          <w:p w:rsidR="00BB1619" w:rsidRPr="00ED7B53" w:rsidRDefault="00BB1619" w:rsidP="005D121A">
            <w:pPr>
              <w:pStyle w:val="Table"/>
              <w:rPr>
                <w:lang w:eastAsia="de-CH"/>
              </w:rPr>
            </w:pPr>
            <w:r w:rsidRPr="00ED7B53">
              <w:rPr>
                <w:lang w:eastAsia="de-CH"/>
              </w:rPr>
              <w:t xml:space="preserve">The player can walk to an island he attracted.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A player can use the jetpack to move from one island to another.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ReqP07 </w:t>
            </w:r>
          </w:p>
        </w:tc>
        <w:tc>
          <w:tcPr>
            <w:tcW w:w="0" w:type="auto"/>
          </w:tcPr>
          <w:p w:rsidR="00BB1619" w:rsidRPr="00ED7B53" w:rsidRDefault="00BB1619" w:rsidP="005D121A">
            <w:pPr>
              <w:pStyle w:val="Table"/>
              <w:rPr>
                <w:lang w:eastAsia="de-CH"/>
              </w:rPr>
            </w:pPr>
            <w:r w:rsidRPr="00ED7B53">
              <w:rPr>
                <w:lang w:eastAsia="de-CH"/>
              </w:rPr>
              <w:t xml:space="preserve">Island Repulsion </w:t>
            </w:r>
          </w:p>
        </w:tc>
        <w:tc>
          <w:tcPr>
            <w:tcW w:w="0" w:type="auto"/>
          </w:tcPr>
          <w:p w:rsidR="00BB1619" w:rsidRPr="00ED7B53" w:rsidRDefault="00BB1619" w:rsidP="005D121A">
            <w:pPr>
              <w:pStyle w:val="Table"/>
              <w:rPr>
                <w:lang w:eastAsia="de-CH"/>
              </w:rPr>
            </w:pPr>
            <w:r w:rsidRPr="00ED7B53">
              <w:rPr>
                <w:lang w:eastAsia="de-CH"/>
              </w:rPr>
              <w:t xml:space="preserve">A player can use the jetpack to emit bursts of air which will for a short period of time get an island to drift off its original course.  If it collides with a pillar it could change its course completely.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 xml:space="preserve">Every player has a melee attack ability which costs no energy. This will deduce health from his enemy.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ReqP09 </w:t>
            </w:r>
          </w:p>
        </w:tc>
        <w:tc>
          <w:tcPr>
            <w:tcW w:w="0" w:type="auto"/>
          </w:tcPr>
          <w:p w:rsidR="00BB1619" w:rsidRPr="00ED7B53" w:rsidRDefault="00BB1619" w:rsidP="005D121A">
            <w:pPr>
              <w:pStyle w:val="Table"/>
              <w:rPr>
                <w:lang w:eastAsia="de-CH"/>
              </w:rPr>
            </w:pPr>
            <w:r w:rsidRPr="00ED7B53">
              <w:rPr>
                <w:lang w:eastAsia="de-CH"/>
              </w:rPr>
              <w:t xml:space="preserve">Direct Combat 2 </w:t>
            </w:r>
          </w:p>
        </w:tc>
        <w:tc>
          <w:tcPr>
            <w:tcW w:w="0" w:type="auto"/>
          </w:tcPr>
          <w:p w:rsidR="00BB1619" w:rsidRPr="00ED7B53" w:rsidRDefault="00BB1619" w:rsidP="005D121A">
            <w:pPr>
              <w:pStyle w:val="Table"/>
              <w:rPr>
                <w:lang w:eastAsia="de-CH"/>
              </w:rPr>
            </w:pPr>
            <w:r w:rsidRPr="00ED7B53">
              <w:rPr>
                <w:lang w:eastAsia="de-CH"/>
              </w:rPr>
              <w:t xml:space="preserve">A realistic attack animation is displayed.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ReqP10 </w:t>
            </w:r>
          </w:p>
        </w:tc>
        <w:tc>
          <w:tcPr>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rPr>
                <w:lang w:eastAsia="de-CH"/>
              </w:rPr>
            </w:pPr>
            <w:r w:rsidRPr="00ED7B53">
              <w:rPr>
                <w:lang w:eastAsia="de-CH"/>
              </w:rPr>
              <w:t xml:space="preserve">Melee attacks will also physically push the opponent away from the attacker.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ReqP11 </w:t>
            </w:r>
          </w:p>
        </w:tc>
        <w:tc>
          <w:tcPr>
            <w:tcW w:w="0" w:type="auto"/>
          </w:tcPr>
          <w:p w:rsidR="00BB1619" w:rsidRPr="00ED7B53" w:rsidRDefault="00BB1619" w:rsidP="005D121A">
            <w:pPr>
              <w:pStyle w:val="Table"/>
              <w:rPr>
                <w:lang w:eastAsia="de-CH"/>
              </w:rPr>
            </w:pPr>
            <w:r w:rsidRPr="00ED7B53">
              <w:rPr>
                <w:lang w:eastAsia="de-CH"/>
              </w:rPr>
              <w:t xml:space="preserve">Energy </w:t>
            </w:r>
          </w:p>
        </w:tc>
        <w:tc>
          <w:tcPr>
            <w:tcW w:w="0" w:type="auto"/>
          </w:tcPr>
          <w:p w:rsidR="00BB1619" w:rsidRPr="00ED7B53" w:rsidRDefault="00BB1619" w:rsidP="005D121A">
            <w:pPr>
              <w:pStyle w:val="Table"/>
              <w:rPr>
                <w:lang w:eastAsia="de-CH"/>
              </w:rPr>
            </w:pPr>
            <w:r w:rsidRPr="00ED7B53">
              <w:rPr>
                <w:lang w:eastAsia="de-CH"/>
              </w:rPr>
              <w:t xml:space="preserve">Every player has an energy bar which is displayed in the UI. Energy will recharge itself with time. Every used skill will use a fixed amount of energy.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ReqP12 </w:t>
            </w:r>
          </w:p>
        </w:tc>
        <w:tc>
          <w:tcPr>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rPr>
                <w:lang w:eastAsia="de-CH"/>
              </w:rPr>
            </w:pPr>
            <w:r w:rsidRPr="00ED7B53">
              <w:rPr>
                <w:lang w:eastAsia="de-CH"/>
              </w:rPr>
              <w:t xml:space="preserve">The player can specify a direction in which, subsequently, a spike is sent off. If the spike hits an enemy, he will get hurt and frozen for a short period.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ReqP13</w:t>
            </w:r>
          </w:p>
        </w:tc>
        <w:tc>
          <w:tcPr>
            <w:tcW w:w="0" w:type="auto"/>
          </w:tcPr>
          <w:p w:rsidR="00BB1619" w:rsidRPr="00ED7B53" w:rsidRDefault="00BB1619" w:rsidP="005D121A">
            <w:pPr>
              <w:pStyle w:val="Table"/>
              <w:rPr>
                <w:lang w:eastAsia="de-CH"/>
              </w:rPr>
            </w:pPr>
            <w:r w:rsidRPr="00ED7B53">
              <w:rPr>
                <w:lang w:eastAsia="de-CH"/>
              </w:rPr>
              <w:t>Flame Thrower Damage</w:t>
            </w:r>
          </w:p>
        </w:tc>
        <w:tc>
          <w:tcPr>
            <w:tcW w:w="0" w:type="auto"/>
          </w:tcPr>
          <w:p w:rsidR="00BB1619" w:rsidRPr="00ED7B53" w:rsidRDefault="00BB1619" w:rsidP="005D121A">
            <w:pPr>
              <w:pStyle w:val="Table"/>
              <w:rPr>
                <w:lang w:eastAsia="de-CH"/>
              </w:rPr>
            </w:pPr>
            <w:r w:rsidRPr="00ED7B53">
              <w:rPr>
                <w:lang w:eastAsia="de-CH"/>
              </w:rPr>
              <w:t>The player can use a flame thrower to cause damage to another player.</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ReqP14</w:t>
            </w:r>
          </w:p>
        </w:tc>
        <w:tc>
          <w:tcPr>
            <w:tcW w:w="0" w:type="auto"/>
          </w:tcPr>
          <w:p w:rsidR="00BB1619" w:rsidRPr="00ED7B53" w:rsidRDefault="00BB1619" w:rsidP="005D121A">
            <w:pPr>
              <w:pStyle w:val="Table"/>
              <w:rPr>
                <w:lang w:eastAsia="de-CH"/>
              </w:rPr>
            </w:pPr>
            <w:r w:rsidRPr="00ED7B53">
              <w:rPr>
                <w:lang w:eastAsia="de-CH"/>
              </w:rPr>
              <w:t>Flame Thrower Island Destruction</w:t>
            </w:r>
          </w:p>
        </w:tc>
        <w:tc>
          <w:tcPr>
            <w:tcW w:w="0" w:type="auto"/>
          </w:tcPr>
          <w:p w:rsidR="00BB1619" w:rsidRPr="00ED7B53" w:rsidRDefault="00BB1619" w:rsidP="005D121A">
            <w:pPr>
              <w:pStyle w:val="Table"/>
              <w:rPr>
                <w:lang w:eastAsia="de-CH"/>
              </w:rPr>
            </w:pPr>
            <w:r w:rsidRPr="00ED7B53">
              <w:rPr>
                <w:lang w:eastAsia="de-CH"/>
              </w:rPr>
              <w:t>The player can use a flame thrower to target and destroy islands.</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ReqP15 </w:t>
            </w:r>
          </w:p>
        </w:tc>
        <w:tc>
          <w:tcPr>
            <w:tcW w:w="0" w:type="auto"/>
          </w:tcPr>
          <w:p w:rsidR="00BB1619" w:rsidRPr="00ED7B53" w:rsidRDefault="00BB1619" w:rsidP="005D121A">
            <w:pPr>
              <w:pStyle w:val="Table"/>
              <w:rPr>
                <w:lang w:eastAsia="de-CH"/>
              </w:rPr>
            </w:pPr>
            <w:r w:rsidRPr="00ED7B53">
              <w:rPr>
                <w:lang w:eastAsia="de-CH"/>
              </w:rPr>
              <w:t xml:space="preserve">Building Islands with Ice Spikes </w:t>
            </w:r>
          </w:p>
        </w:tc>
        <w:tc>
          <w:tcPr>
            <w:tcW w:w="0" w:type="auto"/>
          </w:tcPr>
          <w:p w:rsidR="00BB1619" w:rsidRPr="00ED7B53" w:rsidRDefault="00BB1619" w:rsidP="005D121A">
            <w:pPr>
              <w:pStyle w:val="Table"/>
              <w:rPr>
                <w:lang w:eastAsia="de-CH"/>
              </w:rPr>
            </w:pPr>
            <w:r w:rsidRPr="00ED7B53">
              <w:rPr>
                <w:lang w:eastAsia="de-CH"/>
              </w:rPr>
              <w:t xml:space="preserve">If the spike hits a rising fire ball, an island will be built.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ReqP16 </w:t>
            </w:r>
          </w:p>
        </w:tc>
        <w:tc>
          <w:tcPr>
            <w:tcW w:w="0" w:type="auto"/>
          </w:tcPr>
          <w:p w:rsidR="00BB1619" w:rsidRPr="00ED7B53" w:rsidRDefault="00BB1619" w:rsidP="005D121A">
            <w:pPr>
              <w:pStyle w:val="Table"/>
              <w:rPr>
                <w:lang w:eastAsia="de-CH"/>
              </w:rPr>
            </w:pPr>
            <w:r w:rsidRPr="00ED7B53">
              <w:rPr>
                <w:lang w:eastAsia="de-CH"/>
              </w:rPr>
              <w:t xml:space="preserve">Snow storm </w:t>
            </w:r>
          </w:p>
        </w:tc>
        <w:tc>
          <w:tcPr>
            <w:tcW w:w="0" w:type="auto"/>
          </w:tcPr>
          <w:p w:rsidR="00BB1619" w:rsidRPr="00ED7B53" w:rsidRDefault="00BB1619" w:rsidP="005D121A">
            <w:pPr>
              <w:pStyle w:val="Table"/>
              <w:rPr>
                <w:lang w:eastAsia="de-CH"/>
              </w:rPr>
            </w:pPr>
            <w:r w:rsidRPr="00ED7B53">
              <w:rPr>
                <w:lang w:eastAsia="de-CH"/>
              </w:rPr>
              <w:t xml:space="preserve">The player can specify a point in range, a cloud will appear and start snowing on the creatures below it, causing damage.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ReqP17 </w:t>
            </w:r>
          </w:p>
        </w:tc>
        <w:tc>
          <w:tcPr>
            <w:tcW w:w="0" w:type="auto"/>
          </w:tcPr>
          <w:p w:rsidR="00BB1619" w:rsidRPr="00ED7B53" w:rsidRDefault="00BB1619" w:rsidP="005D121A">
            <w:pPr>
              <w:pStyle w:val="Table"/>
              <w:rPr>
                <w:lang w:eastAsia="de-CH"/>
              </w:rPr>
            </w:pPr>
            <w:r w:rsidRPr="00ED7B53">
              <w:rPr>
                <w:lang w:eastAsia="de-CH"/>
              </w:rPr>
              <w:t xml:space="preserve">Fire Wall </w:t>
            </w:r>
          </w:p>
        </w:tc>
        <w:tc>
          <w:tcPr>
            <w:tcW w:w="0" w:type="auto"/>
          </w:tcPr>
          <w:p w:rsidR="00BB1619" w:rsidRPr="00ED7B53" w:rsidRDefault="00BB1619" w:rsidP="005D121A">
            <w:pPr>
              <w:pStyle w:val="Table"/>
              <w:rPr>
                <w:lang w:eastAsia="de-CH"/>
              </w:rPr>
            </w:pPr>
            <w:r w:rsidRPr="00ED7B53">
              <w:rPr>
                <w:lang w:eastAsia="de-CH"/>
              </w:rPr>
              <w:t xml:space="preserve">The player can lighten up a fire on the floor which will remain there for a fixed amount of time. Players stepping on the fire will be hurt.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ReqP18 </w:t>
            </w:r>
          </w:p>
        </w:tc>
        <w:tc>
          <w:tcPr>
            <w:tcW w:w="0" w:type="auto"/>
          </w:tcPr>
          <w:p w:rsidR="00BB1619" w:rsidRPr="00ED7B53" w:rsidRDefault="00BB1619" w:rsidP="005D121A">
            <w:pPr>
              <w:pStyle w:val="Table"/>
              <w:rPr>
                <w:lang w:eastAsia="de-CH"/>
              </w:rPr>
            </w:pPr>
            <w:r w:rsidRPr="00ED7B53">
              <w:rPr>
                <w:lang w:eastAsia="de-CH"/>
              </w:rPr>
              <w:t xml:space="preserve">Small Robot Spawning </w:t>
            </w:r>
          </w:p>
        </w:tc>
        <w:tc>
          <w:tcPr>
            <w:tcW w:w="0" w:type="auto"/>
          </w:tcPr>
          <w:p w:rsidR="00BB1619" w:rsidRPr="00ED7B53" w:rsidRDefault="00BB1619" w:rsidP="005D121A">
            <w:pPr>
              <w:pStyle w:val="Table"/>
              <w:rPr>
                <w:lang w:eastAsia="de-CH"/>
              </w:rPr>
            </w:pPr>
            <w:r w:rsidRPr="00ED7B53">
              <w:rPr>
                <w:lang w:eastAsia="de-CH"/>
              </w:rPr>
              <w:t xml:space="preserve">The player can spawn a robot on the current island which will be there for a fixed amount of time and attack all enemies stepping on the island.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ReqP19</w:t>
            </w:r>
          </w:p>
        </w:tc>
        <w:tc>
          <w:tcPr>
            <w:tcW w:w="0" w:type="auto"/>
          </w:tcPr>
          <w:p w:rsidR="00BB1619" w:rsidRPr="00ED7B53" w:rsidRDefault="00BB1619" w:rsidP="005D121A">
            <w:pPr>
              <w:pStyle w:val="Table"/>
              <w:rPr>
                <w:lang w:eastAsia="de-CH"/>
              </w:rPr>
            </w:pPr>
            <w:r w:rsidRPr="00ED7B53">
              <w:rPr>
                <w:lang w:eastAsia="de-CH"/>
              </w:rPr>
              <w:t>Aiming Aids</w:t>
            </w:r>
          </w:p>
        </w:tc>
        <w:tc>
          <w:tcPr>
            <w:tcW w:w="0" w:type="auto"/>
          </w:tcPr>
          <w:p w:rsidR="00BB1619" w:rsidRPr="00ED7B53" w:rsidRDefault="00BB1619" w:rsidP="005D121A">
            <w:pPr>
              <w:pStyle w:val="Table"/>
              <w:rPr>
                <w:lang w:eastAsia="de-CH"/>
              </w:rPr>
            </w:pPr>
            <w:r w:rsidRPr="00ED7B53">
              <w:rPr>
                <w:lang w:eastAsia="de-CH"/>
              </w:rPr>
              <w:t>Visual aids for helping the player aim (during ranged combat or islands jumping) shall be implemented to simplify controlling a player.</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ReqP20</w:t>
            </w:r>
          </w:p>
        </w:tc>
        <w:tc>
          <w:tcPr>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rPr>
                <w:lang w:eastAsia="de-CH"/>
              </w:rPr>
            </w:pPr>
            <w:r w:rsidRPr="00ED7B53">
              <w:rPr>
                <w:lang w:eastAsia="de-CH"/>
              </w:rPr>
              <w:t>Players can collect power-ups and get their respective bonuses.</w:t>
            </w:r>
          </w:p>
        </w:tc>
      </w:tr>
    </w:tbl>
    <w:p w:rsidR="00BB1619" w:rsidRPr="002D0A71" w:rsidRDefault="00BB1619" w:rsidP="00D818A5">
      <w:pPr>
        <w:pStyle w:val="Heading1"/>
        <w:rPr>
          <w:rFonts w:eastAsia="Times New Roman"/>
          <w:kern w:val="36"/>
          <w:lang w:eastAsia="de-CH"/>
        </w:rPr>
      </w:pPr>
      <w:bookmarkStart w:id="26" w:name="Development_Schedule"/>
      <w:bookmarkStart w:id="27" w:name="_Toc224983329"/>
      <w:bookmarkEnd w:id="26"/>
      <w:r w:rsidRPr="002D0A71">
        <w:rPr>
          <w:rFonts w:eastAsia="Times New Roman"/>
          <w:kern w:val="36"/>
          <w:lang w:eastAsia="de-CH"/>
        </w:rPr>
        <w:t>Development Schedule</w:t>
      </w:r>
      <w:bookmarkEnd w:id="27"/>
    </w:p>
    <w:p w:rsidR="00BB1619" w:rsidRPr="00F86D9E" w:rsidRDefault="00BB1619" w:rsidP="005D121A">
      <w:pPr>
        <w:rPr>
          <w:lang w:eastAsia="de-CH"/>
        </w:rPr>
      </w:pPr>
      <w:bookmarkStart w:id="28" w:name="Deliverables"/>
      <w:bookmarkEnd w:id="28"/>
      <w:r w:rsidRPr="00F86D9E">
        <w:rPr>
          <w:lang w:eastAsia="de-CH"/>
        </w:rPr>
        <w:t xml:space="preserve">The development shall be divided into consecutive layers. All of the requirements defined under are classified and assigned to one of them. Those layers are: </w:t>
      </w:r>
    </w:p>
    <w:p w:rsidR="00BB1619" w:rsidRPr="00427AAA" w:rsidRDefault="00BB1619"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BB1619" w:rsidRPr="00C31321" w:rsidRDefault="00BB1619"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BB1619" w:rsidRPr="00C31321" w:rsidRDefault="00BB1619"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BB1619" w:rsidRPr="00C31321" w:rsidRDefault="00BB1619"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BB1619" w:rsidRPr="002D0A71" w:rsidRDefault="00BB161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BB1619" w:rsidRDefault="00BB1619" w:rsidP="00C31321">
      <w:pPr>
        <w:pStyle w:val="Heading2"/>
        <w:rPr>
          <w:rFonts w:eastAsia="Times New Roman"/>
          <w:lang w:eastAsia="de-CH"/>
        </w:rPr>
      </w:pPr>
      <w:bookmarkStart w:id="29" w:name="_Toc224983330"/>
      <w:r w:rsidRPr="002D0A71">
        <w:rPr>
          <w:rFonts w:eastAsia="Times New Roman"/>
          <w:lang w:eastAsia="de-CH"/>
        </w:rPr>
        <w:t>Deliverables</w:t>
      </w:r>
      <w:bookmarkEnd w:id="29"/>
    </w:p>
    <w:p w:rsidR="00BB1619" w:rsidRPr="002D0A71" w:rsidRDefault="00BB1619"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01"/>
        <w:gridCol w:w="7486"/>
      </w:tblGrid>
      <w:tr w:rsidR="00BB1619" w:rsidRPr="00ED7B53" w:rsidTr="00ED7B53">
        <w:tc>
          <w:tcPr>
            <w:tcW w:w="537" w:type="pct"/>
          </w:tcPr>
          <w:p w:rsidR="00BB1619" w:rsidRPr="00ED7B53" w:rsidRDefault="00BB1619" w:rsidP="005D121A">
            <w:pPr>
              <w:pStyle w:val="Table"/>
              <w:rPr>
                <w:b/>
                <w:bCs/>
                <w:color w:val="FFFFFF"/>
                <w:lang w:eastAsia="de-CH"/>
              </w:rPr>
            </w:pPr>
            <w:r w:rsidRPr="00ED7B53">
              <w:rPr>
                <w:b/>
                <w:bCs/>
                <w:color w:val="FFFFFF"/>
                <w:lang w:eastAsia="de-CH"/>
              </w:rPr>
              <w:t>ID</w:t>
            </w:r>
          </w:p>
        </w:tc>
        <w:tc>
          <w:tcPr>
            <w:tcW w:w="4463" w:type="pct"/>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ReqG01 </w:t>
            </w:r>
          </w:p>
        </w:tc>
        <w:tc>
          <w:tcPr>
            <w:tcW w:w="4463" w:type="pct"/>
          </w:tcPr>
          <w:p w:rsidR="00BB1619" w:rsidRPr="00ED7B53" w:rsidRDefault="00BB1619" w:rsidP="005D121A">
            <w:pPr>
              <w:pStyle w:val="Table"/>
              <w:rPr>
                <w:lang w:eastAsia="de-CH"/>
              </w:rPr>
            </w:pPr>
            <w:r w:rsidRPr="00ED7B53">
              <w:rPr>
                <w:lang w:eastAsia="de-CH"/>
              </w:rPr>
              <w:t xml:space="preserve">Basic Camera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ReqG03 </w:t>
            </w:r>
          </w:p>
        </w:tc>
        <w:tc>
          <w:tcPr>
            <w:tcW w:w="4463" w:type="pct"/>
          </w:tcPr>
          <w:p w:rsidR="00BB1619" w:rsidRPr="00ED7B53" w:rsidRDefault="00BB1619" w:rsidP="005D121A">
            <w:pPr>
              <w:pStyle w:val="Table"/>
              <w:rPr>
                <w:lang w:eastAsia="de-CH"/>
              </w:rPr>
            </w:pPr>
            <w:r w:rsidRPr="00ED7B53">
              <w:rPr>
                <w:lang w:eastAsia="de-CH"/>
              </w:rPr>
              <w:t xml:space="preserve">Basic Software Framework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ReqL01 </w:t>
            </w:r>
          </w:p>
        </w:tc>
        <w:tc>
          <w:tcPr>
            <w:tcW w:w="4463" w:type="pct"/>
          </w:tcPr>
          <w:p w:rsidR="00BB1619" w:rsidRPr="00ED7B53" w:rsidRDefault="00BB1619" w:rsidP="005D121A">
            <w:pPr>
              <w:pStyle w:val="Table"/>
              <w:rPr>
                <w:lang w:eastAsia="de-CH"/>
              </w:rPr>
            </w:pPr>
            <w:r w:rsidRPr="00ED7B53">
              <w:rPr>
                <w:lang w:eastAsia="de-CH"/>
              </w:rPr>
              <w:t xml:space="preserve">Lava Ground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ReqL02 </w:t>
            </w:r>
          </w:p>
        </w:tc>
        <w:tc>
          <w:tcPr>
            <w:tcW w:w="4463" w:type="pct"/>
          </w:tcPr>
          <w:p w:rsidR="00BB1619" w:rsidRPr="00ED7B53" w:rsidRDefault="00BB1619" w:rsidP="005D121A">
            <w:pPr>
              <w:pStyle w:val="Table"/>
              <w:rPr>
                <w:lang w:eastAsia="de-CH"/>
              </w:rPr>
            </w:pPr>
            <w:r w:rsidRPr="00ED7B53">
              <w:rPr>
                <w:lang w:eastAsia="de-CH"/>
              </w:rPr>
              <w:t xml:space="preserve">Basic Lava Effect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ReqL04 </w:t>
            </w:r>
          </w:p>
        </w:tc>
        <w:tc>
          <w:tcPr>
            <w:tcW w:w="4463" w:type="pct"/>
          </w:tcPr>
          <w:p w:rsidR="00BB1619" w:rsidRPr="00ED7B53" w:rsidRDefault="00BB1619" w:rsidP="005D121A">
            <w:pPr>
              <w:pStyle w:val="Table"/>
              <w:rPr>
                <w:lang w:eastAsia="de-CH"/>
              </w:rPr>
            </w:pPr>
            <w:r w:rsidRPr="00ED7B53">
              <w:rPr>
                <w:lang w:eastAsia="de-CH"/>
              </w:rPr>
              <w:t xml:space="preserve">Deadly Lava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ReqPi01 </w:t>
            </w:r>
          </w:p>
        </w:tc>
        <w:tc>
          <w:tcPr>
            <w:tcW w:w="4463" w:type="pct"/>
          </w:tcPr>
          <w:p w:rsidR="00BB1619" w:rsidRPr="00ED7B53" w:rsidRDefault="00BB1619" w:rsidP="005D121A">
            <w:pPr>
              <w:pStyle w:val="Table"/>
              <w:rPr>
                <w:lang w:eastAsia="de-CH"/>
              </w:rPr>
            </w:pPr>
            <w:r w:rsidRPr="00ED7B53">
              <w:rPr>
                <w:lang w:eastAsia="de-CH"/>
              </w:rPr>
              <w:t xml:space="preserve">Pillars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ReqPi02 </w:t>
            </w:r>
          </w:p>
        </w:tc>
        <w:tc>
          <w:tcPr>
            <w:tcW w:w="4463" w:type="pct"/>
          </w:tcPr>
          <w:p w:rsidR="00BB1619" w:rsidRPr="00ED7B53" w:rsidRDefault="00BB1619" w:rsidP="005D121A">
            <w:pPr>
              <w:pStyle w:val="Table"/>
              <w:rPr>
                <w:lang w:eastAsia="de-CH"/>
              </w:rPr>
            </w:pPr>
            <w:r w:rsidRPr="00ED7B53">
              <w:rPr>
                <w:lang w:eastAsia="de-CH"/>
              </w:rPr>
              <w:t xml:space="preserve">Basic Pillar Rendering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ReqI01 </w:t>
            </w:r>
          </w:p>
        </w:tc>
        <w:tc>
          <w:tcPr>
            <w:tcW w:w="4463" w:type="pct"/>
          </w:tcPr>
          <w:p w:rsidR="00BB1619" w:rsidRPr="00ED7B53" w:rsidRDefault="00BB1619" w:rsidP="005D121A">
            <w:pPr>
              <w:pStyle w:val="Table"/>
              <w:rPr>
                <w:lang w:eastAsia="de-CH"/>
              </w:rPr>
            </w:pPr>
            <w:r w:rsidRPr="00ED7B53">
              <w:rPr>
                <w:lang w:eastAsia="de-CH"/>
              </w:rPr>
              <w:t xml:space="preserve">Floating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ReqI02 </w:t>
            </w:r>
          </w:p>
        </w:tc>
        <w:tc>
          <w:tcPr>
            <w:tcW w:w="4463" w:type="pct"/>
          </w:tcPr>
          <w:p w:rsidR="00BB1619" w:rsidRPr="00ED7B53" w:rsidRDefault="00BB1619" w:rsidP="005D121A">
            <w:pPr>
              <w:pStyle w:val="Table"/>
              <w:rPr>
                <w:lang w:eastAsia="de-CH"/>
              </w:rPr>
            </w:pPr>
            <w:r w:rsidRPr="00ED7B53">
              <w:rPr>
                <w:lang w:eastAsia="de-CH"/>
              </w:rPr>
              <w:t xml:space="preserve">Basic Island Rendering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ReqI04 </w:t>
            </w:r>
          </w:p>
        </w:tc>
        <w:tc>
          <w:tcPr>
            <w:tcW w:w="4463" w:type="pct"/>
          </w:tcPr>
          <w:p w:rsidR="00BB1619" w:rsidRPr="00ED7B53" w:rsidRDefault="00BB1619" w:rsidP="005D121A">
            <w:pPr>
              <w:pStyle w:val="Table"/>
              <w:rPr>
                <w:lang w:eastAsia="de-CH"/>
              </w:rPr>
            </w:pPr>
            <w:r w:rsidRPr="00ED7B53">
              <w:rPr>
                <w:lang w:eastAsia="de-CH"/>
              </w:rPr>
              <w:t xml:space="preserve">Moving Floating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ReqP01 </w:t>
            </w:r>
          </w:p>
        </w:tc>
        <w:tc>
          <w:tcPr>
            <w:tcW w:w="4463" w:type="pct"/>
          </w:tcPr>
          <w:p w:rsidR="00BB1619" w:rsidRPr="00ED7B53" w:rsidRDefault="00BB1619" w:rsidP="005D121A">
            <w:pPr>
              <w:pStyle w:val="Table"/>
              <w:rPr>
                <w:lang w:eastAsia="de-CH"/>
              </w:rPr>
            </w:pPr>
            <w:r w:rsidRPr="00ED7B53">
              <w:rPr>
                <w:lang w:eastAsia="de-CH"/>
              </w:rPr>
              <w:t xml:space="preserve">Player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ReqP02 </w:t>
            </w:r>
          </w:p>
        </w:tc>
        <w:tc>
          <w:tcPr>
            <w:tcW w:w="4463" w:type="pct"/>
          </w:tcPr>
          <w:p w:rsidR="00BB1619" w:rsidRPr="00ED7B53" w:rsidRDefault="00BB1619" w:rsidP="005D121A">
            <w:pPr>
              <w:pStyle w:val="Table"/>
              <w:rPr>
                <w:lang w:eastAsia="de-CH"/>
              </w:rPr>
            </w:pPr>
            <w:r w:rsidRPr="00ED7B53">
              <w:rPr>
                <w:lang w:eastAsia="de-CH"/>
              </w:rPr>
              <w:t xml:space="preserve">Basic Player Model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ReqP06 </w:t>
            </w:r>
          </w:p>
        </w:tc>
        <w:tc>
          <w:tcPr>
            <w:tcW w:w="4463" w:type="pct"/>
          </w:tcPr>
          <w:p w:rsidR="00BB1619" w:rsidRPr="00ED7B53" w:rsidRDefault="00BB1619" w:rsidP="005D121A">
            <w:pPr>
              <w:pStyle w:val="Table"/>
              <w:rPr>
                <w:lang w:eastAsia="de-CH"/>
              </w:rPr>
            </w:pPr>
            <w:r w:rsidRPr="00ED7B53">
              <w:rPr>
                <w:lang w:eastAsia="de-CH"/>
              </w:rPr>
              <w:t xml:space="preserve">Island Jumping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ReqP08 </w:t>
            </w:r>
          </w:p>
        </w:tc>
        <w:tc>
          <w:tcPr>
            <w:tcW w:w="4463" w:type="pct"/>
          </w:tcPr>
          <w:p w:rsidR="00BB1619" w:rsidRPr="00ED7B53" w:rsidRDefault="00BB1619" w:rsidP="005D121A">
            <w:pPr>
              <w:pStyle w:val="Table"/>
              <w:rPr>
                <w:lang w:eastAsia="de-CH"/>
              </w:rPr>
            </w:pPr>
            <w:r w:rsidRPr="00ED7B53">
              <w:rPr>
                <w:lang w:eastAsia="de-CH"/>
              </w:rPr>
              <w:t xml:space="preserve">Direct Combat 1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ReqP10 </w:t>
            </w:r>
          </w:p>
        </w:tc>
        <w:tc>
          <w:tcPr>
            <w:tcW w:w="4463" w:type="pct"/>
          </w:tcPr>
          <w:p w:rsidR="00BB1619" w:rsidRPr="00ED7B53" w:rsidRDefault="00BB1619" w:rsidP="005D121A">
            <w:pPr>
              <w:pStyle w:val="Table"/>
              <w:rPr>
                <w:lang w:eastAsia="de-CH"/>
              </w:rPr>
            </w:pPr>
            <w:r w:rsidRPr="00ED7B53">
              <w:rPr>
                <w:lang w:eastAsia="de-CH"/>
              </w:rPr>
              <w:t xml:space="preserve">Direct Combat 3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ReqP12 </w:t>
            </w:r>
          </w:p>
        </w:tc>
        <w:tc>
          <w:tcPr>
            <w:tcW w:w="4463" w:type="pct"/>
          </w:tcPr>
          <w:p w:rsidR="00BB1619" w:rsidRPr="00ED7B53" w:rsidRDefault="00BB1619" w:rsidP="005D121A">
            <w:pPr>
              <w:pStyle w:val="Table"/>
              <w:rPr>
                <w:lang w:eastAsia="de-CH"/>
              </w:rPr>
            </w:pPr>
            <w:r w:rsidRPr="00ED7B53">
              <w:rPr>
                <w:lang w:eastAsia="de-CH"/>
              </w:rPr>
              <w:t xml:space="preserve">Ice Spike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ReqI12</w:t>
            </w:r>
          </w:p>
        </w:tc>
        <w:tc>
          <w:tcPr>
            <w:tcW w:w="4463" w:type="pct"/>
          </w:tcPr>
          <w:p w:rsidR="00BB1619" w:rsidRPr="00ED7B53" w:rsidRDefault="00BB1619" w:rsidP="005D121A">
            <w:pPr>
              <w:pStyle w:val="Table"/>
              <w:rPr>
                <w:lang w:eastAsia="de-CH"/>
              </w:rPr>
            </w:pPr>
            <w:r w:rsidRPr="00ED7B53">
              <w:rPr>
                <w:lang w:eastAsia="de-CH"/>
              </w:rPr>
              <w:t>Power-Ups</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ReqP20</w:t>
            </w:r>
          </w:p>
        </w:tc>
        <w:tc>
          <w:tcPr>
            <w:tcW w:w="4463" w:type="pct"/>
          </w:tcPr>
          <w:p w:rsidR="00BB1619" w:rsidRPr="00ED7B53" w:rsidRDefault="00BB1619" w:rsidP="005D121A">
            <w:pPr>
              <w:pStyle w:val="Table"/>
              <w:rPr>
                <w:lang w:eastAsia="de-CH"/>
              </w:rPr>
            </w:pPr>
            <w:r w:rsidRPr="00ED7B53">
              <w:rPr>
                <w:lang w:eastAsia="de-CH"/>
              </w:rPr>
              <w:t>Collecting Power-Ups</w:t>
            </w:r>
          </w:p>
        </w:tc>
      </w:tr>
    </w:tbl>
    <w:p w:rsidR="00BB1619" w:rsidRPr="002D0A71" w:rsidRDefault="00BB1619" w:rsidP="002B72C6">
      <w:pPr>
        <w:pStyle w:val="Heading3"/>
        <w:rPr>
          <w:rFonts w:eastAsia="Times New Roman"/>
          <w:lang w:eastAsia="de-CH"/>
        </w:rPr>
      </w:pPr>
      <w:r w:rsidRPr="002D0A71">
        <w:rPr>
          <w:rFonts w:eastAsia="Times New Roman"/>
          <w:lang w:eastAsia="de-CH"/>
        </w:rPr>
        <w:t xml:space="preserve">Functional Minimum </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7463"/>
      </w:tblGrid>
      <w:tr w:rsidR="00BB1619" w:rsidRPr="00ED7B53" w:rsidTr="00ED7B53">
        <w:tc>
          <w:tcPr>
            <w:tcW w:w="537" w:type="pct"/>
          </w:tcPr>
          <w:p w:rsidR="00BB1619" w:rsidRPr="00ED7B53" w:rsidRDefault="00BB1619" w:rsidP="005D121A">
            <w:pPr>
              <w:pStyle w:val="Table"/>
              <w:rPr>
                <w:b/>
                <w:bCs/>
                <w:color w:val="FFFFFF"/>
                <w:lang w:eastAsia="de-CH"/>
              </w:rPr>
            </w:pPr>
            <w:r w:rsidRPr="00ED7B53">
              <w:rPr>
                <w:b/>
                <w:bCs/>
                <w:color w:val="FFFFFF"/>
                <w:lang w:eastAsia="de-CH"/>
              </w:rPr>
              <w:t>ID</w:t>
            </w:r>
          </w:p>
        </w:tc>
        <w:tc>
          <w:tcPr>
            <w:tcW w:w="4463" w:type="pct"/>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ReqI05 </w:t>
            </w:r>
          </w:p>
        </w:tc>
        <w:tc>
          <w:tcPr>
            <w:tcW w:w="4463" w:type="pct"/>
          </w:tcPr>
          <w:p w:rsidR="00BB1619" w:rsidRPr="00ED7B53" w:rsidRDefault="00BB1619" w:rsidP="005D121A">
            <w:pPr>
              <w:pStyle w:val="Table"/>
              <w:rPr>
                <w:lang w:eastAsia="de-CH"/>
              </w:rPr>
            </w:pPr>
            <w:r w:rsidRPr="00ED7B53">
              <w:rPr>
                <w:lang w:eastAsia="de-CH"/>
              </w:rPr>
              <w:t xml:space="preserve">Crashing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ReqI06 </w:t>
            </w:r>
          </w:p>
        </w:tc>
        <w:tc>
          <w:tcPr>
            <w:tcW w:w="4463" w:type="pct"/>
          </w:tcPr>
          <w:p w:rsidR="00BB1619" w:rsidRPr="00ED7B53" w:rsidRDefault="00BB1619" w:rsidP="005D121A">
            <w:pPr>
              <w:pStyle w:val="Table"/>
              <w:rPr>
                <w:lang w:eastAsia="de-CH"/>
              </w:rPr>
            </w:pPr>
            <w:r w:rsidRPr="00ED7B53">
              <w:rPr>
                <w:lang w:eastAsia="de-CH"/>
              </w:rPr>
              <w:t xml:space="preserve">Islands and Pillars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ReqP09 </w:t>
            </w:r>
          </w:p>
        </w:tc>
        <w:tc>
          <w:tcPr>
            <w:tcW w:w="4463" w:type="pct"/>
          </w:tcPr>
          <w:p w:rsidR="00BB1619" w:rsidRPr="00ED7B53" w:rsidRDefault="00BB1619" w:rsidP="005D121A">
            <w:pPr>
              <w:pStyle w:val="Table"/>
              <w:rPr>
                <w:lang w:eastAsia="de-CH"/>
              </w:rPr>
            </w:pPr>
            <w:r w:rsidRPr="00ED7B53">
              <w:rPr>
                <w:lang w:eastAsia="de-CH"/>
              </w:rPr>
              <w:t xml:space="preserve">Direct Combat 2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ReqI07 </w:t>
            </w:r>
          </w:p>
        </w:tc>
        <w:tc>
          <w:tcPr>
            <w:tcW w:w="4463" w:type="pct"/>
          </w:tcPr>
          <w:p w:rsidR="00BB1619" w:rsidRPr="00ED7B53" w:rsidRDefault="00BB1619" w:rsidP="005D121A">
            <w:pPr>
              <w:pStyle w:val="Table"/>
              <w:rPr>
                <w:lang w:eastAsia="de-CH"/>
              </w:rPr>
            </w:pPr>
            <w:r w:rsidRPr="00ED7B53">
              <w:rPr>
                <w:lang w:eastAsia="de-CH"/>
              </w:rPr>
              <w:t xml:space="preserve">Sinking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ReqI08 </w:t>
            </w:r>
          </w:p>
        </w:tc>
        <w:tc>
          <w:tcPr>
            <w:tcW w:w="4463" w:type="pct"/>
          </w:tcPr>
          <w:p w:rsidR="00BB1619" w:rsidRPr="00ED7B53" w:rsidRDefault="00BB1619" w:rsidP="005D121A">
            <w:pPr>
              <w:pStyle w:val="Table"/>
              <w:rPr>
                <w:lang w:eastAsia="de-CH"/>
              </w:rPr>
            </w:pPr>
            <w:r w:rsidRPr="00ED7B53">
              <w:rPr>
                <w:lang w:eastAsia="de-CH"/>
              </w:rPr>
              <w:t xml:space="preserve">Rising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ReqP13 </w:t>
            </w:r>
          </w:p>
        </w:tc>
        <w:tc>
          <w:tcPr>
            <w:tcW w:w="4463" w:type="pct"/>
          </w:tcPr>
          <w:p w:rsidR="00BB1619" w:rsidRPr="00ED7B53" w:rsidRDefault="00BB1619" w:rsidP="005D121A">
            <w:pPr>
              <w:pStyle w:val="Table"/>
              <w:rPr>
                <w:lang w:eastAsia="de-CH"/>
              </w:rPr>
            </w:pPr>
            <w:r w:rsidRPr="00ED7B53">
              <w:rPr>
                <w:lang w:eastAsia="de-CH"/>
              </w:rPr>
              <w:t xml:space="preserve">Flame Thrower Damage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ReqP14 </w:t>
            </w:r>
          </w:p>
        </w:tc>
        <w:tc>
          <w:tcPr>
            <w:tcW w:w="4463" w:type="pct"/>
          </w:tcPr>
          <w:p w:rsidR="00BB1619" w:rsidRPr="00ED7B53" w:rsidRDefault="00BB1619" w:rsidP="005D121A">
            <w:pPr>
              <w:pStyle w:val="Table"/>
              <w:rPr>
                <w:lang w:eastAsia="de-CH"/>
              </w:rPr>
            </w:pPr>
            <w:r w:rsidRPr="00ED7B53">
              <w:rPr>
                <w:lang w:eastAsia="de-CH"/>
              </w:rPr>
              <w:t>Flame Thrower Island Destruction</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ReqP11 </w:t>
            </w:r>
          </w:p>
        </w:tc>
        <w:tc>
          <w:tcPr>
            <w:tcW w:w="4463" w:type="pct"/>
          </w:tcPr>
          <w:p w:rsidR="00BB1619" w:rsidRPr="00ED7B53" w:rsidRDefault="00BB1619" w:rsidP="005D121A">
            <w:pPr>
              <w:pStyle w:val="Table"/>
              <w:rPr>
                <w:lang w:eastAsia="de-CH"/>
              </w:rPr>
            </w:pPr>
            <w:r w:rsidRPr="00ED7B53">
              <w:rPr>
                <w:lang w:eastAsia="de-CH"/>
              </w:rPr>
              <w:t xml:space="preserve">Energy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ReqUI06</w:t>
            </w:r>
          </w:p>
        </w:tc>
        <w:tc>
          <w:tcPr>
            <w:tcW w:w="4463" w:type="pct"/>
          </w:tcPr>
          <w:p w:rsidR="00BB1619" w:rsidRPr="00ED7B53" w:rsidRDefault="00BB1619" w:rsidP="005D121A">
            <w:pPr>
              <w:pStyle w:val="Table"/>
              <w:rPr>
                <w:lang w:eastAsia="de-CH"/>
              </w:rPr>
            </w:pPr>
            <w:r w:rsidRPr="00ED7B53">
              <w:rPr>
                <w:lang w:eastAsia="de-CH"/>
              </w:rPr>
              <w:t>Simple HUD</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ReqP19</w:t>
            </w:r>
          </w:p>
        </w:tc>
        <w:tc>
          <w:tcPr>
            <w:tcW w:w="4463" w:type="pct"/>
          </w:tcPr>
          <w:p w:rsidR="00BB1619" w:rsidRPr="00ED7B53" w:rsidRDefault="00BB1619" w:rsidP="005D121A">
            <w:pPr>
              <w:pStyle w:val="Table"/>
              <w:rPr>
                <w:lang w:eastAsia="de-CH"/>
              </w:rPr>
            </w:pPr>
            <w:r w:rsidRPr="00ED7B53">
              <w:rPr>
                <w:lang w:eastAsia="de-CH"/>
              </w:rPr>
              <w:t>Aiming Aids</w:t>
            </w:r>
          </w:p>
        </w:tc>
      </w:tr>
    </w:tbl>
    <w:p w:rsidR="00BB1619" w:rsidRPr="002D0A71" w:rsidRDefault="00BB1619" w:rsidP="005E5BF0">
      <w:pPr>
        <w:pStyle w:val="Heading3"/>
        <w:rPr>
          <w:rFonts w:eastAsia="Times New Roman"/>
          <w:lang w:eastAsia="de-CH"/>
        </w:rPr>
      </w:pPr>
      <w:r w:rsidRPr="002D0A71">
        <w:rPr>
          <w:rFonts w:eastAsia="Times New Roman"/>
          <w:lang w:eastAsia="de-CH"/>
        </w:rPr>
        <w:t>Low target</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7463"/>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ID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Requirement</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ReqL03 </w:t>
            </w:r>
          </w:p>
        </w:tc>
        <w:tc>
          <w:tcPr>
            <w:tcW w:w="0" w:type="auto"/>
          </w:tcPr>
          <w:p w:rsidR="00BB1619" w:rsidRPr="00ED7B53" w:rsidRDefault="00BB1619" w:rsidP="005D121A">
            <w:pPr>
              <w:pStyle w:val="Table"/>
              <w:rPr>
                <w:lang w:eastAsia="de-CH"/>
              </w:rPr>
            </w:pPr>
            <w:r w:rsidRPr="00ED7B53">
              <w:rPr>
                <w:lang w:eastAsia="de-CH"/>
              </w:rPr>
              <w:t xml:space="preserve">Polished Lava Effect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ReqPi03 </w:t>
            </w:r>
          </w:p>
        </w:tc>
        <w:tc>
          <w:tcPr>
            <w:tcW w:w="0" w:type="auto"/>
          </w:tcPr>
          <w:p w:rsidR="00BB1619" w:rsidRPr="00ED7B53" w:rsidRDefault="00BB1619" w:rsidP="005D121A">
            <w:pPr>
              <w:pStyle w:val="Table"/>
              <w:rPr>
                <w:lang w:eastAsia="de-CH"/>
              </w:rPr>
            </w:pPr>
            <w:r w:rsidRPr="00ED7B53">
              <w:rPr>
                <w:lang w:eastAsia="de-CH"/>
              </w:rPr>
              <w:t xml:space="preserve">Sophisticated Pillar Rendering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ReqI03 </w:t>
            </w:r>
          </w:p>
        </w:tc>
        <w:tc>
          <w:tcPr>
            <w:tcW w:w="0" w:type="auto"/>
          </w:tcPr>
          <w:p w:rsidR="00BB1619" w:rsidRPr="00ED7B53" w:rsidRDefault="00BB1619" w:rsidP="005D121A">
            <w:pPr>
              <w:pStyle w:val="Table"/>
              <w:rPr>
                <w:lang w:eastAsia="de-CH"/>
              </w:rPr>
            </w:pPr>
            <w:r w:rsidRPr="00ED7B53">
              <w:rPr>
                <w:lang w:eastAsia="de-CH"/>
              </w:rPr>
              <w:t xml:space="preserve">Sophisticated Island Rendering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ReqP03 </w:t>
            </w:r>
          </w:p>
        </w:tc>
        <w:tc>
          <w:tcPr>
            <w:tcW w:w="0" w:type="auto"/>
          </w:tcPr>
          <w:p w:rsidR="00BB1619" w:rsidRPr="00ED7B53" w:rsidRDefault="00BB1619" w:rsidP="005D121A">
            <w:pPr>
              <w:pStyle w:val="Table"/>
              <w:rPr>
                <w:lang w:eastAsia="de-CH"/>
              </w:rPr>
            </w:pPr>
            <w:r w:rsidRPr="00ED7B53">
              <w:rPr>
                <w:lang w:eastAsia="de-CH"/>
              </w:rPr>
              <w:t xml:space="preserve">Sophisticated Player Model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ReqUI04</w:t>
            </w:r>
          </w:p>
        </w:tc>
        <w:tc>
          <w:tcPr>
            <w:tcW w:w="0" w:type="auto"/>
          </w:tcPr>
          <w:p w:rsidR="00BB1619" w:rsidRPr="00ED7B53" w:rsidRDefault="00BB1619" w:rsidP="005D121A">
            <w:pPr>
              <w:pStyle w:val="Table"/>
              <w:rPr>
                <w:lang w:eastAsia="de-CH"/>
              </w:rPr>
            </w:pPr>
            <w:r w:rsidRPr="00ED7B53">
              <w:rPr>
                <w:lang w:eastAsia="de-CH"/>
              </w:rPr>
              <w:t>Player Selection</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ReqUI07</w:t>
            </w:r>
          </w:p>
        </w:tc>
        <w:tc>
          <w:tcPr>
            <w:tcW w:w="0" w:type="auto"/>
          </w:tcPr>
          <w:p w:rsidR="00BB1619" w:rsidRPr="00ED7B53" w:rsidRDefault="00BB1619" w:rsidP="005D121A">
            <w:pPr>
              <w:pStyle w:val="Table"/>
              <w:rPr>
                <w:lang w:eastAsia="de-CH"/>
              </w:rPr>
            </w:pPr>
            <w:r w:rsidRPr="00ED7B53">
              <w:rPr>
                <w:lang w:eastAsia="de-CH"/>
              </w:rPr>
              <w:t>Fancy HUD</w:t>
            </w:r>
          </w:p>
        </w:tc>
      </w:tr>
    </w:tbl>
    <w:p w:rsidR="00BB1619" w:rsidRPr="002D0A71" w:rsidRDefault="00BB1619" w:rsidP="001643DC">
      <w:pPr>
        <w:pStyle w:val="Heading3"/>
        <w:rPr>
          <w:rFonts w:eastAsia="Times New Roman"/>
          <w:lang w:eastAsia="de-CH"/>
        </w:rPr>
      </w:pPr>
      <w:r w:rsidRPr="002D0A71">
        <w:rPr>
          <w:rFonts w:eastAsia="Times New Roman"/>
          <w:lang w:eastAsia="de-CH"/>
        </w:rPr>
        <w:t>Desirable target</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94"/>
        <w:gridCol w:w="7420"/>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Requirement</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ReqG02 </w:t>
            </w:r>
          </w:p>
        </w:tc>
        <w:tc>
          <w:tcPr>
            <w:tcW w:w="0" w:type="auto"/>
          </w:tcPr>
          <w:p w:rsidR="00BB1619" w:rsidRPr="00ED7B53" w:rsidRDefault="00BB1619" w:rsidP="005D121A">
            <w:pPr>
              <w:pStyle w:val="Table"/>
              <w:rPr>
                <w:lang w:eastAsia="de-CH"/>
              </w:rPr>
            </w:pPr>
            <w:r w:rsidRPr="00ED7B53">
              <w:rPr>
                <w:lang w:eastAsia="de-CH"/>
              </w:rPr>
              <w:t xml:space="preserve">Advanced Camera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ReqP04 </w:t>
            </w:r>
          </w:p>
        </w:tc>
        <w:tc>
          <w:tcPr>
            <w:tcW w:w="0" w:type="auto"/>
          </w:tcPr>
          <w:p w:rsidR="00BB1619" w:rsidRPr="00ED7B53" w:rsidRDefault="00BB1619" w:rsidP="005D121A">
            <w:pPr>
              <w:pStyle w:val="Table"/>
              <w:rPr>
                <w:lang w:eastAsia="de-CH"/>
              </w:rPr>
            </w:pPr>
            <w:r w:rsidRPr="00ED7B53">
              <w:rPr>
                <w:lang w:eastAsia="de-CH"/>
              </w:rPr>
              <w:t xml:space="preserve">Island Attraction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ReqP05 </w:t>
            </w:r>
          </w:p>
        </w:tc>
        <w:tc>
          <w:tcPr>
            <w:tcW w:w="0" w:type="auto"/>
          </w:tcPr>
          <w:p w:rsidR="00BB1619" w:rsidRPr="00ED7B53" w:rsidRDefault="00BB1619" w:rsidP="005D121A">
            <w:pPr>
              <w:pStyle w:val="Table"/>
              <w:rPr>
                <w:lang w:eastAsia="de-CH"/>
              </w:rPr>
            </w:pPr>
            <w:r w:rsidRPr="00ED7B53">
              <w:rPr>
                <w:lang w:eastAsia="de-CH"/>
              </w:rPr>
              <w:t xml:space="preserve">Island Walking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ReqP07 </w:t>
            </w:r>
          </w:p>
        </w:tc>
        <w:tc>
          <w:tcPr>
            <w:tcW w:w="0" w:type="auto"/>
          </w:tcPr>
          <w:p w:rsidR="00BB1619" w:rsidRPr="00ED7B53" w:rsidRDefault="00BB1619" w:rsidP="005D121A">
            <w:pPr>
              <w:pStyle w:val="Table"/>
              <w:rPr>
                <w:lang w:eastAsia="de-CH"/>
              </w:rPr>
            </w:pPr>
            <w:r w:rsidRPr="00ED7B53">
              <w:rPr>
                <w:lang w:eastAsia="de-CH"/>
              </w:rPr>
              <w:t xml:space="preserve">Island Repulsion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ReqG05</w:t>
            </w:r>
          </w:p>
        </w:tc>
        <w:tc>
          <w:tcPr>
            <w:tcW w:w="0" w:type="auto"/>
          </w:tcPr>
          <w:p w:rsidR="00BB1619" w:rsidRPr="00ED7B53" w:rsidRDefault="00BB1619" w:rsidP="005D121A">
            <w:pPr>
              <w:pStyle w:val="Table"/>
              <w:rPr>
                <w:lang w:eastAsia="de-CH"/>
              </w:rPr>
            </w:pPr>
            <w:r w:rsidRPr="00ED7B53">
              <w:rPr>
                <w:lang w:eastAsia="de-CH"/>
              </w:rPr>
              <w:t>Shadow Rendering</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ReqG06</w:t>
            </w:r>
          </w:p>
        </w:tc>
        <w:tc>
          <w:tcPr>
            <w:tcW w:w="0" w:type="auto"/>
          </w:tcPr>
          <w:p w:rsidR="00BB1619" w:rsidRPr="00ED7B53" w:rsidRDefault="00BB1619" w:rsidP="005D121A">
            <w:pPr>
              <w:pStyle w:val="Table"/>
              <w:rPr>
                <w:lang w:eastAsia="de-CH"/>
              </w:rPr>
            </w:pPr>
            <w:r w:rsidRPr="00ED7B53">
              <w:rPr>
                <w:lang w:eastAsia="de-CH"/>
              </w:rPr>
              <w:t>Statistics</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ReqUI03</w:t>
            </w:r>
          </w:p>
        </w:tc>
        <w:tc>
          <w:tcPr>
            <w:tcW w:w="0" w:type="auto"/>
          </w:tcPr>
          <w:p w:rsidR="00BB1619" w:rsidRPr="00ED7B53" w:rsidRDefault="00BB1619" w:rsidP="005D121A">
            <w:pPr>
              <w:pStyle w:val="Table"/>
              <w:rPr>
                <w:lang w:eastAsia="de-CH"/>
              </w:rPr>
            </w:pPr>
            <w:r w:rsidRPr="00ED7B53">
              <w:rPr>
                <w:lang w:eastAsia="de-CH"/>
              </w:rPr>
              <w:t>Text Input</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ReqUI01 </w:t>
            </w:r>
          </w:p>
        </w:tc>
        <w:tc>
          <w:tcPr>
            <w:tcW w:w="0" w:type="auto"/>
          </w:tcPr>
          <w:p w:rsidR="00BB1619" w:rsidRPr="00ED7B53" w:rsidRDefault="00BB1619" w:rsidP="005D121A">
            <w:pPr>
              <w:pStyle w:val="Table"/>
              <w:rPr>
                <w:lang w:eastAsia="de-CH"/>
              </w:rPr>
            </w:pPr>
            <w:r w:rsidRPr="00ED7B53">
              <w:rPr>
                <w:lang w:eastAsia="de-CH"/>
              </w:rPr>
              <w:t>Start Screen</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ReqUI02 </w:t>
            </w:r>
          </w:p>
        </w:tc>
        <w:tc>
          <w:tcPr>
            <w:tcW w:w="0" w:type="auto"/>
          </w:tcPr>
          <w:p w:rsidR="00BB1619" w:rsidRPr="00ED7B53" w:rsidRDefault="00BB1619" w:rsidP="005D121A">
            <w:pPr>
              <w:pStyle w:val="Table"/>
              <w:rPr>
                <w:lang w:eastAsia="de-CH"/>
              </w:rPr>
            </w:pPr>
            <w:r w:rsidRPr="00ED7B53">
              <w:rPr>
                <w:lang w:eastAsia="de-CH"/>
              </w:rPr>
              <w:t>High Score</w:t>
            </w:r>
          </w:p>
        </w:tc>
      </w:tr>
      <w:tr w:rsidR="00BB1619" w:rsidRPr="00ED7B53" w:rsidTr="00ED7B53">
        <w:tc>
          <w:tcPr>
            <w:tcW w:w="0" w:type="auto"/>
          </w:tcPr>
          <w:p w:rsidR="00BB1619" w:rsidRPr="00ED7B53" w:rsidRDefault="00BB1619" w:rsidP="00ED7B53">
            <w:pPr>
              <w:spacing w:before="0" w:after="0" w:line="240" w:lineRule="auto"/>
              <w:rPr>
                <w:b/>
                <w:bCs/>
                <w:lang w:eastAsia="de-CH"/>
              </w:rPr>
            </w:pPr>
            <w:r w:rsidRPr="00ED7B53">
              <w:rPr>
                <w:b/>
                <w:bCs/>
                <w:lang w:eastAsia="de-CH"/>
              </w:rPr>
              <w:t>ReqUI05</w:t>
            </w:r>
          </w:p>
        </w:tc>
        <w:tc>
          <w:tcPr>
            <w:tcW w:w="0" w:type="auto"/>
          </w:tcPr>
          <w:p w:rsidR="00BB1619" w:rsidRPr="00ED7B53" w:rsidRDefault="00BB1619" w:rsidP="00ED7B53">
            <w:pPr>
              <w:spacing w:before="0" w:after="0" w:line="240" w:lineRule="auto"/>
              <w:rPr>
                <w:lang w:eastAsia="de-CH"/>
              </w:rPr>
            </w:pPr>
            <w:r w:rsidRPr="00ED7B53">
              <w:rPr>
                <w:lang w:eastAsia="de-CH"/>
              </w:rPr>
              <w:t>Map Selection</w:t>
            </w:r>
          </w:p>
        </w:tc>
      </w:tr>
    </w:tbl>
    <w:p w:rsidR="00BB1619" w:rsidRPr="002D0A71" w:rsidRDefault="00BB1619" w:rsidP="000D66CB">
      <w:pPr>
        <w:pStyle w:val="Heading3"/>
        <w:rPr>
          <w:rFonts w:eastAsia="Times New Roman"/>
          <w:lang w:eastAsia="de-CH"/>
        </w:rPr>
      </w:pPr>
      <w:r w:rsidRPr="002D0A71">
        <w:rPr>
          <w:rFonts w:eastAsia="Times New Roman"/>
          <w:lang w:eastAsia="de-CH"/>
        </w:rPr>
        <w:t>High target</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7490"/>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ReqG04 </w:t>
            </w:r>
          </w:p>
        </w:tc>
        <w:tc>
          <w:tcPr>
            <w:tcW w:w="0" w:type="auto"/>
          </w:tcPr>
          <w:p w:rsidR="00BB1619" w:rsidRPr="00ED7B53" w:rsidRDefault="00BB1619" w:rsidP="005D121A">
            <w:pPr>
              <w:pStyle w:val="Table"/>
              <w:rPr>
                <w:lang w:eastAsia="de-CH"/>
              </w:rPr>
            </w:pPr>
            <w:r w:rsidRPr="00ED7B53">
              <w:rPr>
                <w:lang w:eastAsia="de-CH"/>
              </w:rPr>
              <w:t xml:space="preserve">HDR Rendering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ReqL05 </w:t>
            </w:r>
          </w:p>
        </w:tc>
        <w:tc>
          <w:tcPr>
            <w:tcW w:w="0" w:type="auto"/>
          </w:tcPr>
          <w:p w:rsidR="00BB1619" w:rsidRPr="00ED7B53" w:rsidRDefault="00BB1619" w:rsidP="005D121A">
            <w:pPr>
              <w:pStyle w:val="Table"/>
              <w:rPr>
                <w:lang w:eastAsia="de-CH"/>
              </w:rPr>
            </w:pPr>
            <w:r w:rsidRPr="00ED7B53">
              <w:rPr>
                <w:lang w:eastAsia="de-CH"/>
              </w:rPr>
              <w:t xml:space="preserve">Lava Eruptions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ReqL06 </w:t>
            </w:r>
          </w:p>
        </w:tc>
        <w:tc>
          <w:tcPr>
            <w:tcW w:w="0" w:type="auto"/>
          </w:tcPr>
          <w:p w:rsidR="00BB1619" w:rsidRPr="00ED7B53" w:rsidRDefault="00BB1619" w:rsidP="005D121A">
            <w:pPr>
              <w:pStyle w:val="Table"/>
              <w:rPr>
                <w:lang w:eastAsia="de-CH"/>
              </w:rPr>
            </w:pPr>
            <w:r w:rsidRPr="00ED7B53">
              <w:rPr>
                <w:lang w:eastAsia="de-CH"/>
              </w:rPr>
              <w:t xml:space="preserve">Harmful Fire Eruptions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ReqPi04 </w:t>
            </w:r>
          </w:p>
        </w:tc>
        <w:tc>
          <w:tcPr>
            <w:tcW w:w="0" w:type="auto"/>
          </w:tcPr>
          <w:p w:rsidR="00BB1619" w:rsidRPr="00ED7B53" w:rsidRDefault="00BB1619" w:rsidP="005D121A">
            <w:pPr>
              <w:pStyle w:val="Table"/>
              <w:rPr>
                <w:lang w:eastAsia="de-CH"/>
              </w:rPr>
            </w:pPr>
            <w:r w:rsidRPr="00ED7B53">
              <w:rPr>
                <w:lang w:eastAsia="de-CH"/>
              </w:rPr>
              <w:t xml:space="preserve">Tilt Pillars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ReqPi05 </w:t>
            </w:r>
          </w:p>
        </w:tc>
        <w:tc>
          <w:tcPr>
            <w:tcW w:w="0" w:type="auto"/>
          </w:tcPr>
          <w:p w:rsidR="00BB1619" w:rsidRPr="00ED7B53" w:rsidRDefault="00BB1619" w:rsidP="005D121A">
            <w:pPr>
              <w:pStyle w:val="Table"/>
              <w:rPr>
                <w:lang w:eastAsia="de-CH"/>
              </w:rPr>
            </w:pPr>
            <w:r w:rsidRPr="00ED7B53">
              <w:rPr>
                <w:lang w:eastAsia="de-CH"/>
              </w:rPr>
              <w:t xml:space="preserve">Icy pillars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ReqI09 </w:t>
            </w:r>
          </w:p>
        </w:tc>
        <w:tc>
          <w:tcPr>
            <w:tcW w:w="0" w:type="auto"/>
          </w:tcPr>
          <w:p w:rsidR="00BB1619" w:rsidRPr="00ED7B53" w:rsidRDefault="00BB1619" w:rsidP="005D121A">
            <w:pPr>
              <w:pStyle w:val="Table"/>
              <w:rPr>
                <w:lang w:eastAsia="de-CH"/>
              </w:rPr>
            </w:pPr>
            <w:r w:rsidRPr="00ED7B53">
              <w:rPr>
                <w:lang w:eastAsia="de-CH"/>
              </w:rPr>
              <w:t xml:space="preserve">Melting Islands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ReqP15 </w:t>
            </w:r>
          </w:p>
        </w:tc>
        <w:tc>
          <w:tcPr>
            <w:tcW w:w="0" w:type="auto"/>
          </w:tcPr>
          <w:p w:rsidR="00BB1619" w:rsidRPr="00ED7B53" w:rsidRDefault="00BB1619" w:rsidP="005D121A">
            <w:pPr>
              <w:pStyle w:val="Table"/>
              <w:rPr>
                <w:lang w:eastAsia="de-CH"/>
              </w:rPr>
            </w:pPr>
            <w:r w:rsidRPr="00ED7B53">
              <w:rPr>
                <w:lang w:eastAsia="de-CH"/>
              </w:rPr>
              <w:t xml:space="preserve">Building Islands with Ice Spikes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ReqUI08 </w:t>
            </w:r>
          </w:p>
        </w:tc>
        <w:tc>
          <w:tcPr>
            <w:tcW w:w="0" w:type="auto"/>
          </w:tcPr>
          <w:p w:rsidR="00BB1619" w:rsidRPr="00ED7B53" w:rsidRDefault="00BB1619" w:rsidP="005D121A">
            <w:pPr>
              <w:pStyle w:val="Table"/>
              <w:rPr>
                <w:lang w:eastAsia="de-CH"/>
              </w:rPr>
            </w:pPr>
            <w:r w:rsidRPr="00ED7B53">
              <w:rPr>
                <w:lang w:eastAsia="de-CH"/>
              </w:rPr>
              <w:t>Intro</w:t>
            </w:r>
          </w:p>
        </w:tc>
      </w:tr>
    </w:tbl>
    <w:p w:rsidR="00BB1619" w:rsidRPr="002D0A71" w:rsidRDefault="00BB1619" w:rsidP="000D66CB">
      <w:pPr>
        <w:pStyle w:val="Heading3"/>
        <w:rPr>
          <w:rFonts w:eastAsia="Times New Roman"/>
          <w:lang w:eastAsia="de-CH"/>
        </w:rPr>
      </w:pPr>
      <w:r w:rsidRPr="002D0A71">
        <w:rPr>
          <w:rFonts w:eastAsia="Times New Roman"/>
          <w:lang w:eastAsia="de-CH"/>
        </w:rPr>
        <w:t>Extras</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46"/>
        <w:gridCol w:w="7541"/>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Requirement</w:t>
            </w:r>
          </w:p>
        </w:tc>
      </w:tr>
      <w:tr w:rsidR="00BB1619" w:rsidRPr="00ED7B53" w:rsidTr="00ED7B53">
        <w:tc>
          <w:tcPr>
            <w:tcW w:w="495" w:type="pct"/>
          </w:tcPr>
          <w:p w:rsidR="00BB1619" w:rsidRPr="00ED7B53" w:rsidRDefault="00BB1619" w:rsidP="005D121A">
            <w:pPr>
              <w:pStyle w:val="Table"/>
              <w:rPr>
                <w:b/>
                <w:bCs/>
                <w:lang w:eastAsia="de-CH"/>
              </w:rPr>
            </w:pPr>
            <w:r w:rsidRPr="00ED7B53">
              <w:rPr>
                <w:b/>
                <w:bCs/>
                <w:lang w:eastAsia="de-CH"/>
              </w:rPr>
              <w:t xml:space="preserve">ReqI10 </w:t>
            </w:r>
          </w:p>
        </w:tc>
        <w:tc>
          <w:tcPr>
            <w:tcW w:w="0" w:type="auto"/>
          </w:tcPr>
          <w:p w:rsidR="00BB1619" w:rsidRPr="00ED7B53" w:rsidRDefault="00BB1619" w:rsidP="005D121A">
            <w:pPr>
              <w:pStyle w:val="Table"/>
              <w:rPr>
                <w:lang w:eastAsia="de-CH"/>
              </w:rPr>
            </w:pPr>
            <w:r w:rsidRPr="00ED7B53">
              <w:rPr>
                <w:lang w:eastAsia="de-CH"/>
              </w:rPr>
              <w:t xml:space="preserve">Destructible Islands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ReqP16</w:t>
            </w:r>
          </w:p>
        </w:tc>
        <w:tc>
          <w:tcPr>
            <w:tcW w:w="0" w:type="auto"/>
          </w:tcPr>
          <w:p w:rsidR="00BB1619" w:rsidRPr="00ED7B53" w:rsidRDefault="00BB1619" w:rsidP="005D121A">
            <w:pPr>
              <w:pStyle w:val="Table"/>
              <w:rPr>
                <w:lang w:eastAsia="de-CH"/>
              </w:rPr>
            </w:pPr>
            <w:r w:rsidRPr="00ED7B53">
              <w:rPr>
                <w:lang w:eastAsia="de-CH"/>
              </w:rPr>
              <w:t>Snow Storm</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ReqP17 </w:t>
            </w:r>
          </w:p>
        </w:tc>
        <w:tc>
          <w:tcPr>
            <w:tcW w:w="0" w:type="auto"/>
          </w:tcPr>
          <w:p w:rsidR="00BB1619" w:rsidRPr="00ED7B53" w:rsidRDefault="00BB1619" w:rsidP="005D121A">
            <w:pPr>
              <w:pStyle w:val="Table"/>
              <w:rPr>
                <w:lang w:eastAsia="de-CH"/>
              </w:rPr>
            </w:pPr>
            <w:r w:rsidRPr="00ED7B53">
              <w:rPr>
                <w:lang w:eastAsia="de-CH"/>
              </w:rPr>
              <w:t xml:space="preserve">Fire Wall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ReqP18 </w:t>
            </w:r>
          </w:p>
        </w:tc>
        <w:tc>
          <w:tcPr>
            <w:tcW w:w="0" w:type="auto"/>
          </w:tcPr>
          <w:p w:rsidR="00BB1619" w:rsidRPr="00ED7B53" w:rsidRDefault="00BB1619" w:rsidP="005D121A">
            <w:pPr>
              <w:pStyle w:val="Table"/>
              <w:rPr>
                <w:lang w:eastAsia="de-CH"/>
              </w:rPr>
            </w:pPr>
            <w:r w:rsidRPr="00ED7B53">
              <w:rPr>
                <w:lang w:eastAsia="de-CH"/>
              </w:rPr>
              <w:t xml:space="preserve">Small Robot Spawning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ReqI11</w:t>
            </w:r>
          </w:p>
        </w:tc>
        <w:tc>
          <w:tcPr>
            <w:tcW w:w="0" w:type="auto"/>
          </w:tcPr>
          <w:p w:rsidR="00BB1619" w:rsidRPr="00ED7B53" w:rsidRDefault="00BB1619" w:rsidP="005D121A">
            <w:pPr>
              <w:pStyle w:val="Table"/>
              <w:rPr>
                <w:lang w:eastAsia="de-CH"/>
              </w:rPr>
            </w:pPr>
            <w:r w:rsidRPr="00ED7B53">
              <w:rPr>
                <w:lang w:eastAsia="de-CH"/>
              </w:rPr>
              <w:t>Icy Islands</w:t>
            </w:r>
          </w:p>
        </w:tc>
      </w:tr>
    </w:tbl>
    <w:p w:rsidR="00BB1619" w:rsidRPr="002D0A71" w:rsidRDefault="00BB1619" w:rsidP="00392D89">
      <w:pPr>
        <w:pStyle w:val="Heading2"/>
        <w:rPr>
          <w:rFonts w:eastAsia="Times New Roman"/>
          <w:lang w:eastAsia="de-CH"/>
        </w:rPr>
      </w:pPr>
      <w:bookmarkStart w:id="30" w:name="Milestones"/>
      <w:bookmarkStart w:id="31" w:name="_Toc224983331"/>
      <w:bookmarkEnd w:id="30"/>
      <w:r w:rsidRPr="002D0A71">
        <w:rPr>
          <w:rFonts w:eastAsia="Times New Roman"/>
          <w:lang w:eastAsia="de-CH"/>
        </w:rPr>
        <w:t>Milestones</w:t>
      </w:r>
      <w:bookmarkEnd w:id="31"/>
      <w:r w:rsidRPr="002D0A71">
        <w:rPr>
          <w:rFonts w:eastAsia="Times New Roman"/>
          <w:lang w:eastAsia="de-CH"/>
        </w:rPr>
        <w:t xml:space="preserve"> </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25"/>
        <w:gridCol w:w="1649"/>
        <w:gridCol w:w="4814"/>
        <w:gridCol w:w="1099"/>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ID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Milestone</w:t>
            </w:r>
          </w:p>
        </w:tc>
        <w:tc>
          <w:tcPr>
            <w:tcW w:w="2870" w:type="pct"/>
          </w:tcPr>
          <w:p w:rsidR="00BB1619" w:rsidRPr="00ED7B53" w:rsidRDefault="00BB1619" w:rsidP="005D121A">
            <w:pPr>
              <w:pStyle w:val="Table"/>
              <w:rPr>
                <w:b/>
                <w:bCs/>
                <w:color w:val="FFFFFF"/>
                <w:lang w:eastAsia="de-CH"/>
              </w:rPr>
            </w:pPr>
            <w:r w:rsidRPr="00ED7B53">
              <w:rPr>
                <w:b/>
                <w:bCs/>
                <w:color w:val="FFFFFF"/>
                <w:lang w:eastAsia="de-CH"/>
              </w:rPr>
              <w:t xml:space="preserve">Description </w:t>
            </w:r>
          </w:p>
        </w:tc>
        <w:tc>
          <w:tcPr>
            <w:tcW w:w="655" w:type="pct"/>
          </w:tcPr>
          <w:p w:rsidR="00BB1619" w:rsidRPr="00ED7B53" w:rsidRDefault="00BB1619" w:rsidP="005D121A">
            <w:pPr>
              <w:pStyle w:val="Table"/>
              <w:rPr>
                <w:b/>
                <w:bCs/>
                <w:color w:val="FFFFFF"/>
                <w:lang w:eastAsia="de-CH"/>
              </w:rPr>
            </w:pPr>
            <w:r w:rsidRPr="00ED7B53">
              <w:rPr>
                <w:b/>
                <w:bCs/>
                <w:color w:val="FFFFFF"/>
                <w:lang w:eastAsia="de-CH"/>
              </w:rPr>
              <w:t xml:space="preserve">Due Date </w:t>
            </w:r>
          </w:p>
        </w:tc>
      </w:tr>
      <w:tr w:rsidR="00BB1619" w:rsidRPr="00ED7B53" w:rsidTr="00ED7B53">
        <w:tc>
          <w:tcPr>
            <w:tcW w:w="492" w:type="pct"/>
          </w:tcPr>
          <w:p w:rsidR="00BB1619" w:rsidRPr="00ED7B53" w:rsidRDefault="00BB1619" w:rsidP="005D121A">
            <w:pPr>
              <w:pStyle w:val="Table"/>
              <w:rPr>
                <w:b/>
                <w:bCs/>
                <w:lang w:eastAsia="de-CH"/>
              </w:rPr>
            </w:pPr>
            <w:r w:rsidRPr="00ED7B53">
              <w:rPr>
                <w:b/>
                <w:bCs/>
                <w:lang w:eastAsia="de-CH"/>
              </w:rPr>
              <w:t xml:space="preserve">MS01 </w:t>
            </w:r>
          </w:p>
        </w:tc>
        <w:tc>
          <w:tcPr>
            <w:tcW w:w="983" w:type="pct"/>
          </w:tcPr>
          <w:p w:rsidR="00BB1619" w:rsidRPr="00ED7B53" w:rsidRDefault="00BB1619" w:rsidP="005D121A">
            <w:pPr>
              <w:pStyle w:val="Table"/>
              <w:rPr>
                <w:lang w:eastAsia="de-CH"/>
              </w:rPr>
            </w:pPr>
            <w:r w:rsidRPr="00ED7B53">
              <w:rPr>
                <w:lang w:eastAsia="de-CH"/>
              </w:rPr>
              <w:t xml:space="preserve">Prototype Chapter Written </w:t>
            </w:r>
          </w:p>
        </w:tc>
        <w:tc>
          <w:tcPr>
            <w:tcW w:w="2870" w:type="pct"/>
          </w:tcPr>
          <w:p w:rsidR="00BB1619" w:rsidRPr="00ED7B53" w:rsidRDefault="00BB1619" w:rsidP="005D121A">
            <w:pPr>
              <w:pStyle w:val="Table"/>
              <w:rPr>
                <w:lang w:eastAsia="de-CH"/>
              </w:rPr>
            </w:pPr>
            <w:r w:rsidRPr="00ED7B53">
              <w:rPr>
                <w:lang w:eastAsia="de-CH"/>
              </w:rPr>
              <w:t xml:space="preserve">With this milestone the prototype chapter must have been written and added to the game notebook. Everyone in the team should also have installed and experimented with XNA in order to be ready for development. </w:t>
            </w:r>
          </w:p>
          <w:p w:rsidR="00BB1619" w:rsidRPr="00ED7B53" w:rsidRDefault="00BB1619" w:rsidP="005D121A">
            <w:pPr>
              <w:pStyle w:val="Table"/>
              <w:rPr>
                <w:lang w:eastAsia="de-CH"/>
              </w:rPr>
            </w:pPr>
            <w:r w:rsidRPr="00ED7B53">
              <w:rPr>
                <w:lang w:eastAsia="de-CH"/>
              </w:rPr>
              <w:t>Additionally a game prototype according to the prototype specification has been created.</w:t>
            </w:r>
          </w:p>
        </w:tc>
        <w:tc>
          <w:tcPr>
            <w:tcW w:w="655" w:type="pct"/>
          </w:tcPr>
          <w:p w:rsidR="00BB1619" w:rsidRPr="00ED7B53" w:rsidRDefault="00BB1619" w:rsidP="005D121A">
            <w:pPr>
              <w:pStyle w:val="Table"/>
              <w:rPr>
                <w:lang w:eastAsia="de-CH"/>
              </w:rPr>
            </w:pPr>
            <w:r w:rsidRPr="00ED7B53">
              <w:rPr>
                <w:lang w:eastAsia="de-CH"/>
              </w:rPr>
              <w:t xml:space="preserve">March 16, 5pm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MS02 </w:t>
            </w:r>
          </w:p>
        </w:tc>
        <w:tc>
          <w:tcPr>
            <w:tcW w:w="0" w:type="auto"/>
          </w:tcPr>
          <w:p w:rsidR="00BB1619" w:rsidRPr="00ED7B53" w:rsidRDefault="00BB1619" w:rsidP="005D121A">
            <w:pPr>
              <w:pStyle w:val="Table"/>
              <w:rPr>
                <w:lang w:eastAsia="de-CH"/>
              </w:rPr>
            </w:pPr>
            <w:r w:rsidRPr="00ED7B53">
              <w:rPr>
                <w:lang w:eastAsia="de-CH"/>
              </w:rPr>
              <w:t xml:space="preserve">Functional Minimum </w:t>
            </w:r>
          </w:p>
        </w:tc>
        <w:tc>
          <w:tcPr>
            <w:tcW w:w="2870" w:type="pct"/>
          </w:tcPr>
          <w:p w:rsidR="00BB1619" w:rsidRPr="00ED7B53" w:rsidRDefault="00BB1619" w:rsidP="005D121A">
            <w:pPr>
              <w:pStyle w:val="Table"/>
              <w:rPr>
                <w:lang w:eastAsia="de-CH"/>
              </w:rPr>
            </w:pPr>
            <w:r w:rsidRPr="00ED7B53">
              <w:rPr>
                <w:lang w:eastAsia="de-CH"/>
              </w:rPr>
              <w:t>With this milestone the functional minimum must be implemented, working and tested.</w:t>
            </w:r>
          </w:p>
        </w:tc>
        <w:tc>
          <w:tcPr>
            <w:tcW w:w="655" w:type="pct"/>
          </w:tcPr>
          <w:p w:rsidR="00BB1619" w:rsidRPr="00ED7B53" w:rsidRDefault="00BB1619" w:rsidP="005D121A">
            <w:pPr>
              <w:pStyle w:val="Table"/>
              <w:rPr>
                <w:lang w:eastAsia="de-CH"/>
              </w:rPr>
            </w:pPr>
            <w:r w:rsidRPr="00ED7B53">
              <w:rPr>
                <w:lang w:eastAsia="de-CH"/>
              </w:rPr>
              <w:t xml:space="preserve">March 23,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MS03 </w:t>
            </w:r>
          </w:p>
        </w:tc>
        <w:tc>
          <w:tcPr>
            <w:tcW w:w="0" w:type="auto"/>
          </w:tcPr>
          <w:p w:rsidR="00BB1619" w:rsidRPr="00ED7B53" w:rsidRDefault="00BB1619" w:rsidP="005D121A">
            <w:pPr>
              <w:pStyle w:val="Table"/>
              <w:rPr>
                <w:lang w:eastAsia="de-CH"/>
              </w:rPr>
            </w:pPr>
            <w:r w:rsidRPr="00ED7B53">
              <w:rPr>
                <w:lang w:eastAsia="de-CH"/>
              </w:rPr>
              <w:t xml:space="preserve">Interim Report Written </w:t>
            </w:r>
          </w:p>
        </w:tc>
        <w:tc>
          <w:tcPr>
            <w:tcW w:w="2870" w:type="pct"/>
          </w:tcPr>
          <w:p w:rsidR="00BB1619" w:rsidRPr="00ED7B53" w:rsidRDefault="00BB1619" w:rsidP="005D121A">
            <w:pPr>
              <w:pStyle w:val="Table"/>
              <w:rPr>
                <w:lang w:eastAsia="de-CH"/>
              </w:rPr>
            </w:pPr>
            <w:r w:rsidRPr="00ED7B53">
              <w:rPr>
                <w:lang w:eastAsia="de-CH"/>
              </w:rPr>
              <w:t xml:space="preserve">With this milestone the chapter with the interim report must have been written and added to the game notebook. </w:t>
            </w:r>
          </w:p>
        </w:tc>
        <w:tc>
          <w:tcPr>
            <w:tcW w:w="655" w:type="pct"/>
          </w:tcPr>
          <w:p w:rsidR="00BB1619" w:rsidRPr="00ED7B53" w:rsidRDefault="00BB1619" w:rsidP="005D121A">
            <w:pPr>
              <w:pStyle w:val="Table"/>
              <w:rPr>
                <w:lang w:eastAsia="de-CH"/>
              </w:rPr>
            </w:pPr>
            <w:r w:rsidRPr="00ED7B53">
              <w:rPr>
                <w:lang w:eastAsia="de-CH"/>
              </w:rPr>
              <w:t xml:space="preserve">April 6, 5pm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MS04 </w:t>
            </w:r>
          </w:p>
        </w:tc>
        <w:tc>
          <w:tcPr>
            <w:tcW w:w="0" w:type="auto"/>
          </w:tcPr>
          <w:p w:rsidR="00BB1619" w:rsidRPr="00ED7B53" w:rsidRDefault="00BB1619" w:rsidP="005D121A">
            <w:pPr>
              <w:pStyle w:val="Table"/>
              <w:rPr>
                <w:lang w:eastAsia="de-CH"/>
              </w:rPr>
            </w:pPr>
            <w:r w:rsidRPr="00ED7B53">
              <w:rPr>
                <w:lang w:eastAsia="de-CH"/>
              </w:rPr>
              <w:t xml:space="preserve">Low Target </w:t>
            </w:r>
          </w:p>
        </w:tc>
        <w:tc>
          <w:tcPr>
            <w:tcW w:w="2870" w:type="pct"/>
          </w:tcPr>
          <w:p w:rsidR="00BB1619" w:rsidRPr="00ED7B53" w:rsidRDefault="00BB1619" w:rsidP="005D121A">
            <w:pPr>
              <w:pStyle w:val="Table"/>
              <w:rPr>
                <w:lang w:eastAsia="de-CH"/>
              </w:rPr>
            </w:pPr>
            <w:r w:rsidRPr="00ED7B53">
              <w:rPr>
                <w:lang w:eastAsia="de-CH"/>
              </w:rPr>
              <w:t xml:space="preserve">With this milestone the low target shall be hit. </w:t>
            </w:r>
          </w:p>
        </w:tc>
        <w:tc>
          <w:tcPr>
            <w:tcW w:w="655" w:type="pct"/>
          </w:tcPr>
          <w:p w:rsidR="00BB1619" w:rsidRPr="00ED7B53" w:rsidRDefault="00BB1619" w:rsidP="005D121A">
            <w:pPr>
              <w:pStyle w:val="Table"/>
              <w:rPr>
                <w:lang w:eastAsia="de-CH"/>
              </w:rPr>
            </w:pPr>
            <w:r w:rsidRPr="00ED7B53">
              <w:rPr>
                <w:lang w:eastAsia="de-CH"/>
              </w:rPr>
              <w:t xml:space="preserve">April 13,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MS05 </w:t>
            </w:r>
          </w:p>
        </w:tc>
        <w:tc>
          <w:tcPr>
            <w:tcW w:w="0" w:type="auto"/>
          </w:tcPr>
          <w:p w:rsidR="00BB1619" w:rsidRPr="00ED7B53" w:rsidRDefault="00BB1619" w:rsidP="005D121A">
            <w:pPr>
              <w:pStyle w:val="Table"/>
              <w:rPr>
                <w:lang w:eastAsia="de-CH"/>
              </w:rPr>
            </w:pPr>
            <w:r w:rsidRPr="00ED7B53">
              <w:rPr>
                <w:lang w:eastAsia="de-CH"/>
              </w:rPr>
              <w:t xml:space="preserve">Desirable Target </w:t>
            </w:r>
          </w:p>
        </w:tc>
        <w:tc>
          <w:tcPr>
            <w:tcW w:w="2870" w:type="pct"/>
          </w:tcPr>
          <w:p w:rsidR="00BB1619" w:rsidRPr="00ED7B53" w:rsidRDefault="00BB1619" w:rsidP="005D121A">
            <w:pPr>
              <w:pStyle w:val="Table"/>
              <w:rPr>
                <w:lang w:eastAsia="de-CH"/>
              </w:rPr>
            </w:pPr>
            <w:r w:rsidRPr="00ED7B53">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tcPr>
          <w:p w:rsidR="00BB1619" w:rsidRPr="00ED7B53" w:rsidRDefault="00BB1619" w:rsidP="005D121A">
            <w:pPr>
              <w:pStyle w:val="Table"/>
              <w:rPr>
                <w:lang w:eastAsia="de-CH"/>
              </w:rPr>
            </w:pPr>
            <w:r w:rsidRPr="00ED7B53">
              <w:rPr>
                <w:lang w:eastAsia="de-CH"/>
              </w:rPr>
              <w:t xml:space="preserve">May 4,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MS06 </w:t>
            </w:r>
          </w:p>
        </w:tc>
        <w:tc>
          <w:tcPr>
            <w:tcW w:w="0" w:type="auto"/>
          </w:tcPr>
          <w:p w:rsidR="00BB1619" w:rsidRPr="00ED7B53" w:rsidRDefault="00BB1619" w:rsidP="005D121A">
            <w:pPr>
              <w:pStyle w:val="Table"/>
              <w:rPr>
                <w:lang w:eastAsia="de-CH"/>
              </w:rPr>
            </w:pPr>
            <w:r w:rsidRPr="00ED7B53">
              <w:rPr>
                <w:lang w:eastAsia="de-CH"/>
              </w:rPr>
              <w:t xml:space="preserve">Play test Chapter Written </w:t>
            </w:r>
          </w:p>
        </w:tc>
        <w:tc>
          <w:tcPr>
            <w:tcW w:w="2870" w:type="pct"/>
          </w:tcPr>
          <w:p w:rsidR="00BB1619" w:rsidRPr="00ED7B53" w:rsidRDefault="00BB1619" w:rsidP="005D121A">
            <w:pPr>
              <w:pStyle w:val="Table"/>
              <w:rPr>
                <w:lang w:eastAsia="de-CH"/>
              </w:rPr>
            </w:pPr>
            <w:r w:rsidRPr="00ED7B53">
              <w:rPr>
                <w:lang w:eastAsia="de-CH"/>
              </w:rPr>
              <w:t xml:space="preserve">With this milestone the play test chapter must have been written and added to the game notebook. This concludes that to this date all the play testing must be done. </w:t>
            </w:r>
          </w:p>
        </w:tc>
        <w:tc>
          <w:tcPr>
            <w:tcW w:w="655" w:type="pct"/>
          </w:tcPr>
          <w:p w:rsidR="00BB1619" w:rsidRPr="00ED7B53" w:rsidRDefault="00BB1619" w:rsidP="005D121A">
            <w:pPr>
              <w:pStyle w:val="Table"/>
              <w:rPr>
                <w:lang w:eastAsia="de-CH"/>
              </w:rPr>
            </w:pPr>
            <w:r w:rsidRPr="00ED7B53">
              <w:rPr>
                <w:lang w:eastAsia="de-CH"/>
              </w:rPr>
              <w:t xml:space="preserve">May 11, 5pm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MS07 </w:t>
            </w:r>
          </w:p>
        </w:tc>
        <w:tc>
          <w:tcPr>
            <w:tcW w:w="0" w:type="auto"/>
          </w:tcPr>
          <w:p w:rsidR="00BB1619" w:rsidRPr="00ED7B53" w:rsidRDefault="00BB1619" w:rsidP="005D121A">
            <w:pPr>
              <w:pStyle w:val="Table"/>
              <w:rPr>
                <w:lang w:eastAsia="de-CH"/>
              </w:rPr>
            </w:pPr>
            <w:r w:rsidRPr="00ED7B53">
              <w:rPr>
                <w:lang w:eastAsia="de-CH"/>
              </w:rPr>
              <w:t xml:space="preserve">Gold Version </w:t>
            </w:r>
          </w:p>
        </w:tc>
        <w:tc>
          <w:tcPr>
            <w:tcW w:w="2870" w:type="pct"/>
          </w:tcPr>
          <w:p w:rsidR="00BB1619" w:rsidRPr="00ED7B53" w:rsidRDefault="00BB1619" w:rsidP="005D121A">
            <w:pPr>
              <w:pStyle w:val="Table"/>
              <w:rPr>
                <w:lang w:eastAsia="de-CH"/>
              </w:rPr>
            </w:pPr>
            <w:r w:rsidRPr="00ED7B53">
              <w:rPr>
                <w:lang w:eastAsia="de-CH"/>
              </w:rPr>
              <w:t xml:space="preserve">With this milestone the development must have been concluded. All testing must have been finished and some of the high target functionality should be implemented. </w:t>
            </w:r>
          </w:p>
        </w:tc>
        <w:tc>
          <w:tcPr>
            <w:tcW w:w="655" w:type="pct"/>
          </w:tcPr>
          <w:p w:rsidR="00BB1619" w:rsidRPr="00ED7B53" w:rsidRDefault="00BB1619" w:rsidP="005D121A">
            <w:pPr>
              <w:pStyle w:val="Table"/>
              <w:rPr>
                <w:lang w:eastAsia="de-CH"/>
              </w:rPr>
            </w:pPr>
            <w:r w:rsidRPr="00ED7B53">
              <w:rPr>
                <w:lang w:eastAsia="de-CH"/>
              </w:rPr>
              <w:t xml:space="preserve">May 25,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MS08 </w:t>
            </w:r>
          </w:p>
        </w:tc>
        <w:tc>
          <w:tcPr>
            <w:tcW w:w="0" w:type="auto"/>
          </w:tcPr>
          <w:p w:rsidR="00BB1619" w:rsidRPr="00ED7B53" w:rsidRDefault="00BB1619" w:rsidP="005D121A">
            <w:pPr>
              <w:pStyle w:val="Table"/>
              <w:rPr>
                <w:lang w:eastAsia="de-CH"/>
              </w:rPr>
            </w:pPr>
            <w:r w:rsidRPr="00ED7B53">
              <w:rPr>
                <w:lang w:eastAsia="de-CH"/>
              </w:rPr>
              <w:t xml:space="preserve">Conclusion and Presentation </w:t>
            </w:r>
          </w:p>
        </w:tc>
        <w:tc>
          <w:tcPr>
            <w:tcW w:w="2870" w:type="pct"/>
          </w:tcPr>
          <w:p w:rsidR="00BB1619" w:rsidRPr="00ED7B53" w:rsidRDefault="00BB1619" w:rsidP="005D121A">
            <w:pPr>
              <w:pStyle w:val="Table"/>
              <w:rPr>
                <w:lang w:eastAsia="de-CH"/>
              </w:rPr>
            </w:pPr>
            <w:r w:rsidRPr="00ED7B53">
              <w:rPr>
                <w:lang w:eastAsia="de-CH"/>
              </w:rPr>
              <w:t xml:space="preserve">With this milestone the conclusion chapter must have been written and added to the game notebook. In addition the public presentation of the game must be ready to be held. </w:t>
            </w:r>
          </w:p>
        </w:tc>
        <w:tc>
          <w:tcPr>
            <w:tcW w:w="655" w:type="pct"/>
          </w:tcPr>
          <w:p w:rsidR="00BB1619" w:rsidRPr="00ED7B53" w:rsidRDefault="00BB1619" w:rsidP="005D121A">
            <w:pPr>
              <w:pStyle w:val="Table"/>
              <w:rPr>
                <w:lang w:eastAsia="de-CH"/>
              </w:rPr>
            </w:pPr>
            <w:r w:rsidRPr="00ED7B53">
              <w:rPr>
                <w:lang w:eastAsia="de-CH"/>
              </w:rPr>
              <w:t xml:space="preserve">May 29, 5pm </w:t>
            </w:r>
          </w:p>
        </w:tc>
      </w:tr>
    </w:tbl>
    <w:p w:rsidR="00BB1619" w:rsidRDefault="00BB1619" w:rsidP="00D83E2B">
      <w:pPr>
        <w:pStyle w:val="Heading2"/>
        <w:rPr>
          <w:rFonts w:eastAsia="Times New Roman"/>
          <w:lang w:eastAsia="de-CH"/>
        </w:rPr>
      </w:pPr>
      <w:bookmarkStart w:id="32" w:name="Task_Assignments_and_Work_Estimation"/>
      <w:bookmarkStart w:id="33" w:name="_Toc224983332"/>
      <w:bookmarkEnd w:id="32"/>
      <w:r w:rsidRPr="002D0A71">
        <w:rPr>
          <w:rFonts w:eastAsia="Times New Roman"/>
          <w:lang w:eastAsia="de-CH"/>
        </w:rPr>
        <w:t>Task Assignments and Work Estimation</w:t>
      </w:r>
      <w:bookmarkEnd w:id="33"/>
    </w:p>
    <w:p w:rsidR="00BB1619" w:rsidRPr="00F7397F" w:rsidRDefault="00BB1619" w:rsidP="005D121A">
      <w:pPr>
        <w:pStyle w:val="Heading3"/>
        <w:rPr>
          <w:lang w:eastAsia="de-CH"/>
        </w:rPr>
      </w:pPr>
      <w:r>
        <w:rPr>
          <w:rFonts w:eastAsia="Times New Roman"/>
          <w:lang w:eastAsia="de-CH"/>
        </w:rPr>
        <w:t>Prototype</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95"/>
        <w:gridCol w:w="3346"/>
        <w:gridCol w:w="1665"/>
        <w:gridCol w:w="2508"/>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Work Estimate </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ReqG01 </w:t>
            </w:r>
          </w:p>
        </w:tc>
        <w:tc>
          <w:tcPr>
            <w:tcW w:w="1993" w:type="pct"/>
          </w:tcPr>
          <w:p w:rsidR="00BB1619" w:rsidRPr="00ED7B53" w:rsidRDefault="00BB1619" w:rsidP="005D121A">
            <w:pPr>
              <w:pStyle w:val="Table"/>
              <w:rPr>
                <w:lang w:eastAsia="de-CH"/>
              </w:rPr>
            </w:pPr>
            <w:r w:rsidRPr="00ED7B53">
              <w:rPr>
                <w:lang w:eastAsia="de-CH"/>
              </w:rPr>
              <w:t xml:space="preserve">Basic Camera </w:t>
            </w:r>
          </w:p>
        </w:tc>
        <w:tc>
          <w:tcPr>
            <w:tcW w:w="994" w:type="pct"/>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8h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ReqL01 </w:t>
            </w:r>
          </w:p>
        </w:tc>
        <w:tc>
          <w:tcPr>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ReqPi01 </w:t>
            </w:r>
          </w:p>
        </w:tc>
        <w:tc>
          <w:tcPr>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ReqI01 </w:t>
            </w:r>
          </w:p>
        </w:tc>
        <w:tc>
          <w:tcPr>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ReqI04 </w:t>
            </w:r>
          </w:p>
        </w:tc>
        <w:tc>
          <w:tcPr>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ReqP01 </w:t>
            </w:r>
          </w:p>
        </w:tc>
        <w:tc>
          <w:tcPr>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10h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r w:rsidRPr="00ED7B53">
              <w:rPr>
                <w:lang w:eastAsia="de-CH"/>
              </w:rPr>
              <w:t>1h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ReqP10 </w:t>
            </w:r>
          </w:p>
        </w:tc>
        <w:tc>
          <w:tcPr>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r w:rsidRPr="00ED7B53">
              <w:rPr>
                <w:lang w:eastAsia="de-CH"/>
              </w:rPr>
              <w:t>2h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ReqP12 </w:t>
            </w:r>
          </w:p>
        </w:tc>
        <w:tc>
          <w:tcPr>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r w:rsidRPr="00ED7B53">
              <w:rPr>
                <w:lang w:eastAsia="de-CH"/>
              </w:rPr>
              <w:t>3h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ReqI12</w:t>
            </w:r>
          </w:p>
        </w:tc>
        <w:tc>
          <w:tcPr>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r w:rsidRPr="00ED7B53">
              <w:rPr>
                <w:lang w:eastAsia="de-CH"/>
              </w:rPr>
              <w:t>2h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ReqP20</w:t>
            </w:r>
          </w:p>
        </w:tc>
        <w:tc>
          <w:tcPr>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r w:rsidRPr="00ED7B53">
              <w:rPr>
                <w:lang w:eastAsia="de-CH"/>
              </w:rPr>
              <w:t>1h</w:t>
            </w:r>
          </w:p>
        </w:tc>
      </w:tr>
    </w:tbl>
    <w:p w:rsidR="00BB1619" w:rsidRPr="00F7397F" w:rsidRDefault="00BB1619" w:rsidP="00F7397F">
      <w:pPr>
        <w:pStyle w:val="Heading3"/>
        <w:rPr>
          <w:lang w:eastAsia="de-CH"/>
        </w:rPr>
      </w:pPr>
      <w:r w:rsidRPr="002D0A71">
        <w:rPr>
          <w:rFonts w:eastAsia="Times New Roman"/>
          <w:lang w:eastAsia="de-CH"/>
        </w:rPr>
        <w:t>Functional Minimum</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1475"/>
        <w:gridCol w:w="3152"/>
        <w:gridCol w:w="1471"/>
        <w:gridCol w:w="2316"/>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Work Estimate </w:t>
            </w:r>
          </w:p>
        </w:tc>
      </w:tr>
      <w:tr w:rsidR="00BB1619" w:rsidRPr="00ED7B53" w:rsidTr="00ED7B53">
        <w:tc>
          <w:tcPr>
            <w:tcW w:w="877" w:type="pct"/>
          </w:tcPr>
          <w:p w:rsidR="00BB1619" w:rsidRPr="00ED7B53" w:rsidRDefault="00BB1619" w:rsidP="005D121A">
            <w:pPr>
              <w:pStyle w:val="Table"/>
              <w:rPr>
                <w:b/>
                <w:bCs/>
                <w:lang w:eastAsia="de-CH"/>
              </w:rPr>
            </w:pPr>
            <w:r w:rsidRPr="00ED7B53">
              <w:rPr>
                <w:b/>
                <w:bCs/>
                <w:lang w:eastAsia="de-CH"/>
              </w:rPr>
              <w:t xml:space="preserve">ReqI05 </w:t>
            </w:r>
          </w:p>
        </w:tc>
        <w:tc>
          <w:tcPr>
            <w:tcW w:w="1873" w:type="pct"/>
          </w:tcPr>
          <w:p w:rsidR="00BB1619" w:rsidRPr="00ED7B53" w:rsidRDefault="00BB1619" w:rsidP="005D121A">
            <w:pPr>
              <w:pStyle w:val="Table"/>
              <w:rPr>
                <w:lang w:eastAsia="de-CH"/>
              </w:rPr>
            </w:pPr>
            <w:r w:rsidRPr="00ED7B53">
              <w:rPr>
                <w:lang w:eastAsia="de-CH"/>
              </w:rPr>
              <w:t xml:space="preserve">Crashing Islands </w:t>
            </w:r>
          </w:p>
        </w:tc>
        <w:tc>
          <w:tcPr>
            <w:tcW w:w="874" w:type="pct"/>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ReqI06 </w:t>
            </w:r>
          </w:p>
        </w:tc>
        <w:tc>
          <w:tcPr>
            <w:tcW w:w="0" w:type="auto"/>
          </w:tcPr>
          <w:p w:rsidR="00BB1619" w:rsidRPr="00ED7B53" w:rsidRDefault="00BB1619" w:rsidP="005D121A">
            <w:pPr>
              <w:pStyle w:val="Table"/>
              <w:rPr>
                <w:lang w:eastAsia="de-CH"/>
              </w:rPr>
            </w:pPr>
            <w:r w:rsidRPr="00ED7B53">
              <w:rPr>
                <w:lang w:eastAsia="de-CH"/>
              </w:rPr>
              <w:t xml:space="preserve">Islands and Pillars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ReqP09 </w:t>
            </w:r>
          </w:p>
        </w:tc>
        <w:tc>
          <w:tcPr>
            <w:tcW w:w="0" w:type="auto"/>
          </w:tcPr>
          <w:p w:rsidR="00BB1619" w:rsidRPr="00ED7B53" w:rsidRDefault="00BB1619" w:rsidP="005D121A">
            <w:pPr>
              <w:pStyle w:val="Table"/>
              <w:rPr>
                <w:lang w:eastAsia="de-CH"/>
              </w:rPr>
            </w:pPr>
            <w:r w:rsidRPr="00ED7B53">
              <w:rPr>
                <w:lang w:eastAsia="de-CH"/>
              </w:rPr>
              <w:t xml:space="preserve">Direct Combat 2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tbd</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ReqI07 </w:t>
            </w:r>
          </w:p>
        </w:tc>
        <w:tc>
          <w:tcPr>
            <w:tcW w:w="0" w:type="auto"/>
          </w:tcPr>
          <w:p w:rsidR="00BB1619" w:rsidRPr="00ED7B53" w:rsidRDefault="00BB1619" w:rsidP="005D121A">
            <w:pPr>
              <w:pStyle w:val="Table"/>
              <w:rPr>
                <w:lang w:eastAsia="de-CH"/>
              </w:rPr>
            </w:pPr>
            <w:r w:rsidRPr="00ED7B53">
              <w:rPr>
                <w:lang w:eastAsia="de-CH"/>
              </w:rPr>
              <w:t xml:space="preserve">Sinking Islands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ReqI08 </w:t>
            </w:r>
          </w:p>
        </w:tc>
        <w:tc>
          <w:tcPr>
            <w:tcW w:w="0" w:type="auto"/>
          </w:tcPr>
          <w:p w:rsidR="00BB1619" w:rsidRPr="00ED7B53" w:rsidRDefault="00BB1619" w:rsidP="005D121A">
            <w:pPr>
              <w:pStyle w:val="Table"/>
              <w:rPr>
                <w:lang w:eastAsia="de-CH"/>
              </w:rPr>
            </w:pPr>
            <w:r w:rsidRPr="00ED7B53">
              <w:rPr>
                <w:lang w:eastAsia="de-CH"/>
              </w:rPr>
              <w:t xml:space="preserve">Rising Islands </w:t>
            </w:r>
          </w:p>
        </w:tc>
        <w:tc>
          <w:tcPr>
            <w:tcW w:w="0" w:type="auto"/>
          </w:tcPr>
          <w:p w:rsidR="00BB1619" w:rsidRPr="00ED7B53" w:rsidRDefault="00BB1619" w:rsidP="005D121A">
            <w:pPr>
              <w:pStyle w:val="Table"/>
              <w:rPr>
                <w:lang w:eastAsia="de-CH"/>
              </w:rPr>
            </w:pPr>
            <w:r w:rsidRPr="00ED7B53">
              <w:rPr>
                <w:lang w:eastAsia="de-CH"/>
              </w:rPr>
              <w:t>dpk</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ReqP13 </w:t>
            </w:r>
          </w:p>
        </w:tc>
        <w:tc>
          <w:tcPr>
            <w:tcW w:w="0" w:type="auto"/>
          </w:tcPr>
          <w:p w:rsidR="00BB1619" w:rsidRPr="00ED7B53" w:rsidRDefault="00BB1619" w:rsidP="005D121A">
            <w:pPr>
              <w:pStyle w:val="Table"/>
              <w:rPr>
                <w:lang w:eastAsia="de-CH"/>
              </w:rPr>
            </w:pPr>
            <w:r w:rsidRPr="00ED7B53">
              <w:rPr>
                <w:lang w:eastAsia="de-CH"/>
              </w:rPr>
              <w:t xml:space="preserve">Flame Thrower Damage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tbd</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ReqP14 </w:t>
            </w:r>
          </w:p>
        </w:tc>
        <w:tc>
          <w:tcPr>
            <w:tcW w:w="0" w:type="auto"/>
          </w:tcPr>
          <w:p w:rsidR="00BB1619" w:rsidRPr="00ED7B53" w:rsidRDefault="00BB1619" w:rsidP="005D121A">
            <w:pPr>
              <w:pStyle w:val="Table"/>
              <w:rPr>
                <w:lang w:eastAsia="de-CH"/>
              </w:rPr>
            </w:pPr>
            <w:r w:rsidRPr="00ED7B53">
              <w:rPr>
                <w:lang w:eastAsia="de-CH"/>
              </w:rPr>
              <w:t>Flame Thrower Island Destruction</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ReqP11 </w:t>
            </w:r>
          </w:p>
        </w:tc>
        <w:tc>
          <w:tcPr>
            <w:tcW w:w="0" w:type="auto"/>
          </w:tcPr>
          <w:p w:rsidR="00BB1619" w:rsidRPr="00ED7B53" w:rsidRDefault="00BB1619" w:rsidP="005D121A">
            <w:pPr>
              <w:pStyle w:val="Table"/>
              <w:rPr>
                <w:lang w:eastAsia="de-CH"/>
              </w:rPr>
            </w:pPr>
            <w:r w:rsidRPr="00ED7B53">
              <w:rPr>
                <w:lang w:eastAsia="de-CH"/>
              </w:rPr>
              <w:t xml:space="preserve">Energy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ReqUI06</w:t>
            </w:r>
          </w:p>
        </w:tc>
        <w:tc>
          <w:tcPr>
            <w:tcW w:w="0" w:type="auto"/>
          </w:tcPr>
          <w:p w:rsidR="00BB1619" w:rsidRPr="00ED7B53" w:rsidRDefault="00BB1619" w:rsidP="005D121A">
            <w:pPr>
              <w:pStyle w:val="Table"/>
              <w:rPr>
                <w:lang w:eastAsia="de-CH"/>
              </w:rPr>
            </w:pPr>
            <w:r w:rsidRPr="00ED7B53">
              <w:rPr>
                <w:lang w:eastAsia="de-CH"/>
              </w:rPr>
              <w:t>Simple HUD</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tbd</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ReqP19</w:t>
            </w:r>
          </w:p>
        </w:tc>
        <w:tc>
          <w:tcPr>
            <w:tcW w:w="0" w:type="auto"/>
          </w:tcPr>
          <w:p w:rsidR="00BB1619" w:rsidRPr="00ED7B53" w:rsidRDefault="00BB1619" w:rsidP="005D121A">
            <w:pPr>
              <w:pStyle w:val="Table"/>
              <w:rPr>
                <w:lang w:eastAsia="de-CH"/>
              </w:rPr>
            </w:pPr>
            <w:r w:rsidRPr="00ED7B53">
              <w:rPr>
                <w:lang w:eastAsia="de-CH"/>
              </w:rPr>
              <w:t>Aiming Aids</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8h </w:t>
            </w:r>
          </w:p>
        </w:tc>
      </w:tr>
    </w:tbl>
    <w:p w:rsidR="00BB1619" w:rsidRDefault="00BB1619" w:rsidP="00B46930">
      <w:pPr>
        <w:pStyle w:val="Heading2"/>
        <w:rPr>
          <w:rFonts w:eastAsia="Times New Roman"/>
          <w:lang w:eastAsia="de-CH"/>
        </w:rPr>
      </w:pPr>
      <w:bookmarkStart w:id="34" w:name="Development_Timetable"/>
      <w:bookmarkStart w:id="35" w:name="_Toc224983333"/>
      <w:bookmarkEnd w:id="34"/>
      <w:r w:rsidRPr="002D0A71">
        <w:rPr>
          <w:rFonts w:eastAsia="Times New Roman"/>
          <w:lang w:eastAsia="de-CH"/>
        </w:rPr>
        <w:t>Development Timetable</w:t>
      </w:r>
      <w:bookmarkEnd w:id="35"/>
    </w:p>
    <w:p w:rsidR="00BB1619" w:rsidRPr="001A4D71" w:rsidRDefault="00BB1619"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95"/>
        <w:gridCol w:w="1573"/>
        <w:gridCol w:w="1216"/>
        <w:gridCol w:w="616"/>
        <w:gridCol w:w="616"/>
        <w:gridCol w:w="616"/>
        <w:gridCol w:w="618"/>
        <w:gridCol w:w="618"/>
        <w:gridCol w:w="619"/>
        <w:gridCol w:w="1027"/>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Mo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Tue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Wed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Thu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Fri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Sat </w:t>
            </w:r>
          </w:p>
        </w:tc>
        <w:tc>
          <w:tcPr>
            <w:tcW w:w="615" w:type="pct"/>
          </w:tcPr>
          <w:p w:rsidR="00BB1619" w:rsidRPr="00ED7B53" w:rsidRDefault="00BB1619" w:rsidP="005D121A">
            <w:pPr>
              <w:pStyle w:val="Table"/>
              <w:rPr>
                <w:b/>
                <w:bCs/>
                <w:color w:val="FFFFFF"/>
                <w:lang w:eastAsia="de-CH"/>
              </w:rPr>
            </w:pPr>
            <w:r w:rsidRPr="00ED7B53">
              <w:rPr>
                <w:b/>
                <w:bCs/>
                <w:color w:val="FFFFFF"/>
                <w:lang w:eastAsia="de-CH"/>
              </w:rPr>
              <w:t xml:space="preserve">Sun </w:t>
            </w:r>
          </w:p>
        </w:tc>
      </w:tr>
      <w:tr w:rsidR="00BB1619" w:rsidRPr="00ED7B53" w:rsidTr="00ED7B53">
        <w:tc>
          <w:tcPr>
            <w:tcW w:w="519" w:type="pct"/>
          </w:tcPr>
          <w:p w:rsidR="00BB1619" w:rsidRPr="00ED7B53" w:rsidRDefault="00BB1619" w:rsidP="005D121A">
            <w:pPr>
              <w:pStyle w:val="Table"/>
              <w:rPr>
                <w:b/>
                <w:bCs/>
                <w:lang w:eastAsia="de-CH"/>
              </w:rPr>
            </w:pPr>
            <w:r w:rsidRPr="00ED7B53">
              <w:rPr>
                <w:b/>
                <w:bCs/>
                <w:lang w:eastAsia="de-CH"/>
              </w:rPr>
              <w:t xml:space="preserve">ReqG01 </w:t>
            </w:r>
          </w:p>
        </w:tc>
        <w:tc>
          <w:tcPr>
            <w:tcW w:w="938" w:type="pct"/>
          </w:tcPr>
          <w:p w:rsidR="00BB1619" w:rsidRPr="00ED7B53" w:rsidRDefault="00BB1619" w:rsidP="005D121A">
            <w:pPr>
              <w:pStyle w:val="Table"/>
              <w:rPr>
                <w:lang w:eastAsia="de-CH"/>
              </w:rPr>
            </w:pPr>
            <w:r w:rsidRPr="00ED7B53">
              <w:rPr>
                <w:lang w:eastAsia="de-CH"/>
              </w:rPr>
              <w:t xml:space="preserve">Basic Camera </w:t>
            </w:r>
          </w:p>
        </w:tc>
        <w:tc>
          <w:tcPr>
            <w:tcW w:w="712" w:type="pct"/>
          </w:tcPr>
          <w:p w:rsidR="00BB1619" w:rsidRPr="00ED7B53" w:rsidRDefault="00BB1619" w:rsidP="005D121A">
            <w:pPr>
              <w:pStyle w:val="Table"/>
              <w:rPr>
                <w:lang w:eastAsia="de-CH"/>
              </w:rPr>
            </w:pPr>
            <w:r w:rsidRPr="00ED7B53">
              <w:rPr>
                <w:lang w:eastAsia="de-CH"/>
              </w:rPr>
              <w:t xml:space="preserve">cob </w:t>
            </w:r>
          </w:p>
        </w:tc>
        <w:tc>
          <w:tcPr>
            <w:tcW w:w="369" w:type="pct"/>
          </w:tcPr>
          <w:p w:rsidR="00BB1619" w:rsidRPr="00ED7B53" w:rsidRDefault="00BB1619" w:rsidP="005D121A">
            <w:pPr>
              <w:pStyle w:val="Table"/>
              <w:rPr>
                <w:lang w:eastAsia="de-CH"/>
              </w:rPr>
            </w:pPr>
          </w:p>
        </w:tc>
        <w:tc>
          <w:tcPr>
            <w:tcW w:w="369" w:type="pct"/>
          </w:tcPr>
          <w:p w:rsidR="00BB1619" w:rsidRPr="00ED7B53" w:rsidRDefault="00BB1619" w:rsidP="005D121A">
            <w:pPr>
              <w:pStyle w:val="Table"/>
              <w:rPr>
                <w:lang w:eastAsia="de-CH"/>
              </w:rPr>
            </w:pPr>
            <w:r w:rsidRPr="00ED7B53">
              <w:rPr>
                <w:lang w:eastAsia="de-CH"/>
              </w:rPr>
              <w:t xml:space="preserve">2 </w:t>
            </w:r>
          </w:p>
        </w:tc>
        <w:tc>
          <w:tcPr>
            <w:tcW w:w="369"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1" w:type="pct"/>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8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ReqL01 </w:t>
            </w:r>
          </w:p>
        </w:tc>
        <w:tc>
          <w:tcPr>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ReqPi01 </w:t>
            </w:r>
          </w:p>
        </w:tc>
        <w:tc>
          <w:tcPr>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ReqI01 </w:t>
            </w:r>
          </w:p>
        </w:tc>
        <w:tc>
          <w:tcPr>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ReqI04 </w:t>
            </w:r>
          </w:p>
        </w:tc>
        <w:tc>
          <w:tcPr>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ReqP01 </w:t>
            </w:r>
          </w:p>
        </w:tc>
        <w:tc>
          <w:tcPr>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1</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ReqP10 </w:t>
            </w:r>
          </w:p>
        </w:tc>
        <w:tc>
          <w:tcPr>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2</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ReqP12 </w:t>
            </w:r>
          </w:p>
        </w:tc>
        <w:tc>
          <w:tcPr>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3</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ReqI12</w:t>
            </w:r>
          </w:p>
        </w:tc>
        <w:tc>
          <w:tcPr>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2</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ReqP20</w:t>
            </w:r>
          </w:p>
        </w:tc>
        <w:tc>
          <w:tcPr>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1</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Testing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615" w:type="pct"/>
          </w:tcPr>
          <w:p w:rsidR="00BB1619" w:rsidRPr="00ED7B53" w:rsidRDefault="00BB1619" w:rsidP="005D121A">
            <w:pPr>
              <w:pStyle w:val="Table"/>
              <w:rPr>
                <w:lang w:eastAsia="de-CH"/>
              </w:rPr>
            </w:pPr>
            <w:r w:rsidRPr="00ED7B53">
              <w:rPr>
                <w:lang w:eastAsia="de-CH"/>
              </w:rPr>
              <w:t xml:space="preserve">4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1 </w:t>
            </w:r>
          </w:p>
        </w:tc>
        <w:tc>
          <w:tcPr>
            <w:tcW w:w="615" w:type="pct"/>
          </w:tcPr>
          <w:p w:rsidR="00BB1619" w:rsidRPr="00ED7B53" w:rsidRDefault="00BB1619" w:rsidP="005D121A">
            <w:pPr>
              <w:pStyle w:val="Table"/>
              <w:rPr>
                <w:lang w:eastAsia="de-CH"/>
              </w:rPr>
            </w:pPr>
            <w:r w:rsidRPr="00ED7B53">
              <w:rPr>
                <w:lang w:eastAsia="de-CH"/>
              </w:rPr>
              <w:t xml:space="preserve">1 </w:t>
            </w:r>
          </w:p>
        </w:tc>
      </w:tr>
    </w:tbl>
    <w:p w:rsidR="00BB1619" w:rsidRPr="001A4D71" w:rsidRDefault="00BB1619" w:rsidP="001A4D71">
      <w:pPr>
        <w:pStyle w:val="Subtitle"/>
        <w:rPr>
          <w:szCs w:val="36"/>
        </w:rPr>
      </w:pPr>
      <w:r w:rsidRPr="001A4D71">
        <w:t>Week 12: 16.3.-22.3. Working towards MS02</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95"/>
        <w:gridCol w:w="1571"/>
        <w:gridCol w:w="1216"/>
        <w:gridCol w:w="615"/>
        <w:gridCol w:w="616"/>
        <w:gridCol w:w="616"/>
        <w:gridCol w:w="618"/>
        <w:gridCol w:w="618"/>
        <w:gridCol w:w="619"/>
        <w:gridCol w:w="1030"/>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Mo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Tue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Wed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Thu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Fri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Sat </w:t>
            </w:r>
          </w:p>
        </w:tc>
        <w:tc>
          <w:tcPr>
            <w:tcW w:w="615" w:type="pct"/>
          </w:tcPr>
          <w:p w:rsidR="00BB1619" w:rsidRPr="00ED7B53" w:rsidRDefault="00BB1619" w:rsidP="005D121A">
            <w:pPr>
              <w:pStyle w:val="Table"/>
              <w:rPr>
                <w:b/>
                <w:bCs/>
                <w:color w:val="FFFFFF"/>
                <w:lang w:eastAsia="de-CH"/>
              </w:rPr>
            </w:pPr>
            <w:r w:rsidRPr="00ED7B53">
              <w:rPr>
                <w:b/>
                <w:bCs/>
                <w:color w:val="FFFFFF"/>
                <w:lang w:eastAsia="de-CH"/>
              </w:rPr>
              <w:t xml:space="preserve">Sun </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ReqG01 </w:t>
            </w:r>
          </w:p>
        </w:tc>
        <w:tc>
          <w:tcPr>
            <w:tcW w:w="937" w:type="pct"/>
          </w:tcPr>
          <w:p w:rsidR="00BB1619" w:rsidRPr="00ED7B53" w:rsidRDefault="00BB1619" w:rsidP="005D121A">
            <w:pPr>
              <w:pStyle w:val="Table"/>
              <w:rPr>
                <w:lang w:eastAsia="de-CH"/>
              </w:rPr>
            </w:pPr>
            <w:r w:rsidRPr="00ED7B53">
              <w:rPr>
                <w:lang w:eastAsia="de-CH"/>
              </w:rPr>
              <w:t xml:space="preserve">Basic Camera </w:t>
            </w:r>
          </w:p>
        </w:tc>
        <w:tc>
          <w:tcPr>
            <w:tcW w:w="711" w:type="pct"/>
          </w:tcPr>
          <w:p w:rsidR="00BB1619" w:rsidRPr="00ED7B53" w:rsidRDefault="00BB1619" w:rsidP="005D121A">
            <w:pPr>
              <w:pStyle w:val="Table"/>
              <w:rPr>
                <w:lang w:eastAsia="de-CH"/>
              </w:rPr>
            </w:pPr>
            <w:r w:rsidRPr="00ED7B53">
              <w:rPr>
                <w:lang w:eastAsia="de-CH"/>
              </w:rPr>
              <w:t xml:space="preserve">cob </w:t>
            </w:r>
          </w:p>
        </w:tc>
        <w:tc>
          <w:tcPr>
            <w:tcW w:w="369" w:type="pct"/>
          </w:tcPr>
          <w:p w:rsidR="00BB1619" w:rsidRPr="00ED7B53" w:rsidRDefault="00BB1619" w:rsidP="005D121A">
            <w:pPr>
              <w:pStyle w:val="Table"/>
              <w:rPr>
                <w:lang w:eastAsia="de-CH"/>
              </w:rPr>
            </w:pPr>
          </w:p>
        </w:tc>
        <w:tc>
          <w:tcPr>
            <w:tcW w:w="369" w:type="pct"/>
          </w:tcPr>
          <w:p w:rsidR="00BB1619" w:rsidRPr="00ED7B53" w:rsidRDefault="00BB1619" w:rsidP="005D121A">
            <w:pPr>
              <w:pStyle w:val="Table"/>
              <w:rPr>
                <w:lang w:eastAsia="de-CH"/>
              </w:rPr>
            </w:pPr>
            <w:r w:rsidRPr="00ED7B53">
              <w:rPr>
                <w:lang w:eastAsia="de-CH"/>
              </w:rPr>
              <w:t xml:space="preserve">2 </w:t>
            </w:r>
          </w:p>
        </w:tc>
        <w:tc>
          <w:tcPr>
            <w:tcW w:w="369"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1" w:type="pct"/>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8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ReqL01 </w:t>
            </w:r>
          </w:p>
        </w:tc>
        <w:tc>
          <w:tcPr>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ReqPi01 </w:t>
            </w:r>
          </w:p>
        </w:tc>
        <w:tc>
          <w:tcPr>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ReqI01 </w:t>
            </w:r>
          </w:p>
        </w:tc>
        <w:tc>
          <w:tcPr>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ReqP01 </w:t>
            </w:r>
          </w:p>
        </w:tc>
        <w:tc>
          <w:tcPr>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Testing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615" w:type="pct"/>
          </w:tcPr>
          <w:p w:rsidR="00BB1619" w:rsidRPr="00ED7B53" w:rsidRDefault="00BB1619" w:rsidP="005D121A">
            <w:pPr>
              <w:pStyle w:val="Table"/>
              <w:rPr>
                <w:lang w:eastAsia="de-CH"/>
              </w:rPr>
            </w:pPr>
            <w:r w:rsidRPr="00ED7B53">
              <w:rPr>
                <w:lang w:eastAsia="de-CH"/>
              </w:rPr>
              <w:t xml:space="preserve">4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1 </w:t>
            </w:r>
          </w:p>
        </w:tc>
        <w:tc>
          <w:tcPr>
            <w:tcW w:w="615" w:type="pct"/>
          </w:tcPr>
          <w:p w:rsidR="00BB1619" w:rsidRPr="00ED7B53" w:rsidRDefault="00BB1619" w:rsidP="005D121A">
            <w:pPr>
              <w:pStyle w:val="Table"/>
              <w:rPr>
                <w:lang w:eastAsia="de-CH"/>
              </w:rPr>
            </w:pPr>
            <w:r w:rsidRPr="00ED7B53">
              <w:rPr>
                <w:lang w:eastAsia="de-CH"/>
              </w:rPr>
              <w:t xml:space="preserve">1 </w:t>
            </w:r>
          </w:p>
        </w:tc>
      </w:tr>
    </w:tbl>
    <w:p w:rsidR="00BB1619" w:rsidRDefault="00BB1619" w:rsidP="005D121A">
      <w:pPr>
        <w:pStyle w:val="Subtitle"/>
        <w:rPr>
          <w:lang w:eastAsia="de-CH"/>
        </w:rPr>
      </w:pPr>
      <w:r>
        <w:rPr>
          <w:lang w:eastAsia="de-CH"/>
        </w:rPr>
        <w:t>W</w:t>
      </w:r>
      <w:r w:rsidRPr="002D0A71">
        <w:rPr>
          <w:lang w:eastAsia="de-CH"/>
        </w:rPr>
        <w:t>eek 13: 23.3.-29.3. Working towards MS03 and MS04</w:t>
      </w:r>
    </w:p>
    <w:p w:rsidR="00BB1619" w:rsidRPr="002E102D" w:rsidRDefault="00BB1619" w:rsidP="002E102D">
      <w:r>
        <w:t>Exact schedule to be determined.</w:t>
      </w:r>
    </w:p>
    <w:p w:rsidR="00BB1619" w:rsidRDefault="00BB1619" w:rsidP="00EF75EA">
      <w:pPr>
        <w:pStyle w:val="Subtitle"/>
        <w:rPr>
          <w:rFonts w:eastAsia="Times New Roman"/>
          <w:lang w:eastAsia="de-CH"/>
        </w:rPr>
      </w:pPr>
      <w:r w:rsidRPr="002D0A71">
        <w:rPr>
          <w:rFonts w:eastAsia="Times New Roman"/>
          <w:lang w:eastAsia="de-CH"/>
        </w:rPr>
        <w:t>Week 14: 30.3.-05.4. Working towards MS03 and MS04</w:t>
      </w:r>
    </w:p>
    <w:p w:rsidR="00BB1619" w:rsidRPr="002E102D" w:rsidRDefault="00BB1619" w:rsidP="002E102D">
      <w:r>
        <w:t>Exact schedule to be determined.</w:t>
      </w:r>
    </w:p>
    <w:p w:rsidR="00BB1619" w:rsidRDefault="00BB1619" w:rsidP="007A695B">
      <w:pPr>
        <w:pStyle w:val="Subtitle"/>
      </w:pPr>
      <w:r>
        <w:t>Week 15: 06.4.-12.4. Working towards MS04</w:t>
      </w:r>
    </w:p>
    <w:p w:rsidR="00BB1619" w:rsidRPr="002E102D" w:rsidRDefault="00BB1619" w:rsidP="002E102D">
      <w:r>
        <w:t>Exact schedule to be determined.</w:t>
      </w:r>
    </w:p>
    <w:p w:rsidR="00BB1619" w:rsidRDefault="00BB1619" w:rsidP="007A695B">
      <w:pPr>
        <w:pStyle w:val="Subtitle"/>
      </w:pPr>
      <w:r>
        <w:t xml:space="preserve">Week 16: 13.4.-19.4. Working towards MS05 </w:t>
      </w:r>
    </w:p>
    <w:p w:rsidR="00BB1619" w:rsidRPr="002E102D" w:rsidRDefault="00BB1619" w:rsidP="002E102D">
      <w:r>
        <w:t>Exact schedule to be determined.</w:t>
      </w:r>
    </w:p>
    <w:p w:rsidR="00BB1619" w:rsidRDefault="00BB1619" w:rsidP="007A695B">
      <w:pPr>
        <w:pStyle w:val="Subtitle"/>
      </w:pPr>
      <w:r>
        <w:t xml:space="preserve">Week 17: 20.4.-26.4. Working towards MS05 </w:t>
      </w:r>
    </w:p>
    <w:p w:rsidR="00BB1619" w:rsidRPr="002E102D" w:rsidRDefault="00BB1619" w:rsidP="002E102D">
      <w:r>
        <w:t>Exact schedule to be determined.</w:t>
      </w:r>
    </w:p>
    <w:p w:rsidR="00BB1619" w:rsidRDefault="00BB1619" w:rsidP="007A695B">
      <w:pPr>
        <w:pStyle w:val="Subtitle"/>
      </w:pPr>
      <w:r>
        <w:t>Week 18: 27.4.-03.5. Working towards MS05</w:t>
      </w:r>
    </w:p>
    <w:p w:rsidR="00BB1619" w:rsidRPr="002E102D" w:rsidRDefault="00BB1619" w:rsidP="002E102D">
      <w:r>
        <w:t>Exact schedule to be determined.</w:t>
      </w:r>
    </w:p>
    <w:p w:rsidR="00BB1619" w:rsidRDefault="00BB1619" w:rsidP="007A695B">
      <w:pPr>
        <w:pStyle w:val="Subtitle"/>
      </w:pPr>
      <w:r>
        <w:t>Week 19: 04.5.-10.5. Working towards MS06</w:t>
      </w:r>
    </w:p>
    <w:p w:rsidR="00BB1619" w:rsidRPr="002E102D" w:rsidRDefault="00BB1619" w:rsidP="002E102D">
      <w:r>
        <w:t>Exact schedule to be determined.</w:t>
      </w:r>
    </w:p>
    <w:p w:rsidR="00BB1619" w:rsidRDefault="00BB1619" w:rsidP="007A695B">
      <w:pPr>
        <w:pStyle w:val="Subtitle"/>
      </w:pPr>
      <w:r>
        <w:t>Week 20: 11.5.-17.5. Working towards MS07</w:t>
      </w:r>
    </w:p>
    <w:p w:rsidR="00BB1619" w:rsidRPr="002E102D" w:rsidRDefault="00BB1619" w:rsidP="002E102D">
      <w:r>
        <w:t>Exact schedule to be determined.</w:t>
      </w:r>
    </w:p>
    <w:p w:rsidR="00BB1619" w:rsidRDefault="00BB1619" w:rsidP="007A695B">
      <w:pPr>
        <w:pStyle w:val="Subtitle"/>
      </w:pPr>
      <w:r>
        <w:t>Week 21: 18.5.-24.5. Working towards MS07</w:t>
      </w:r>
    </w:p>
    <w:p w:rsidR="00BB1619" w:rsidRPr="002E102D" w:rsidRDefault="00BB1619" w:rsidP="002E102D">
      <w:r>
        <w:t>Exact schedule to be determined.</w:t>
      </w:r>
    </w:p>
    <w:p w:rsidR="00BB1619" w:rsidRDefault="00BB1619" w:rsidP="007A695B">
      <w:pPr>
        <w:pStyle w:val="Subtitle"/>
      </w:pPr>
      <w:r>
        <w:t>Week 22: 25.5.-29.5. Working towards MS08</w:t>
      </w:r>
    </w:p>
    <w:p w:rsidR="00BB1619" w:rsidRPr="002E102D" w:rsidRDefault="00BB1619" w:rsidP="002E102D">
      <w:r>
        <w:t>Exact schedule to be determined.</w:t>
      </w:r>
    </w:p>
    <w:p w:rsidR="00BB1619" w:rsidRPr="002D0A71" w:rsidRDefault="00BB1619" w:rsidP="00B678E7">
      <w:pPr>
        <w:rPr>
          <w:rFonts w:eastAsia="Times New Roman"/>
          <w:vanish/>
          <w:lang w:eastAsia="de-CH"/>
        </w:rPr>
      </w:pPr>
    </w:p>
    <w:p w:rsidR="00BB1619" w:rsidRPr="002D0A71" w:rsidRDefault="00BB1619" w:rsidP="00E34076">
      <w:pPr>
        <w:pStyle w:val="Heading1"/>
        <w:rPr>
          <w:rFonts w:eastAsia="Times New Roman"/>
          <w:kern w:val="36"/>
          <w:lang w:eastAsia="de-CH"/>
        </w:rPr>
      </w:pPr>
      <w:bookmarkStart w:id="36" w:name="Assessment"/>
      <w:bookmarkStart w:id="37" w:name="_Toc224983334"/>
      <w:bookmarkEnd w:id="36"/>
      <w:r w:rsidRPr="002D0A71">
        <w:rPr>
          <w:rFonts w:eastAsia="Times New Roman"/>
          <w:kern w:val="36"/>
          <w:lang w:eastAsia="de-CH"/>
        </w:rPr>
        <w:t>Assessment</w:t>
      </w:r>
      <w:bookmarkEnd w:id="37"/>
    </w:p>
    <w:p w:rsidR="00BB1619" w:rsidRPr="002D0A71" w:rsidRDefault="00BB161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BB1619" w:rsidRPr="002D0A71" w:rsidRDefault="00BB1619" w:rsidP="00397285">
      <w:pPr>
        <w:rPr>
          <w:lang w:eastAsia="de-CH"/>
        </w:rPr>
      </w:pPr>
      <w:r w:rsidRPr="002D0A71">
        <w:rPr>
          <w:lang w:eastAsia="de-CH"/>
        </w:rPr>
        <w:lastRenderedPageBreak/>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BB1619" w:rsidRPr="00634AF5" w:rsidRDefault="00BB161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BB1619" w:rsidRPr="002D0A71" w:rsidRDefault="001A430E" w:rsidP="007B6A90">
      <w:pPr>
        <w:pStyle w:val="Title"/>
        <w:jc w:val="left"/>
        <w:rPr>
          <w:lang w:eastAsia="de-CH"/>
        </w:rPr>
      </w:pPr>
      <w:r w:rsidRPr="001A430E">
        <w:fldChar w:fldCharType="begin"/>
      </w:r>
      <w:r w:rsidR="00BB1619">
        <w:instrText xml:space="preserve"> INCLUDETEXT "E:\\Projekte\\eth_magma\\trunk\\documentation\\chapter1_proposal_schedule.docx" </w:instrText>
      </w:r>
      <w:r w:rsidRPr="001A430E">
        <w:fldChar w:fldCharType="separate"/>
      </w:r>
    </w:p>
    <w:p w:rsidR="00BB1619" w:rsidRPr="00634AF5" w:rsidRDefault="00BB1619" w:rsidP="00397285">
      <w:pPr>
        <w:rPr>
          <w:rFonts w:eastAsia="Times New Roman"/>
          <w:lang w:eastAsia="de-CH"/>
        </w:rPr>
      </w:pPr>
      <w:r w:rsidRPr="002D0A71">
        <w:rPr>
          <w:lang w:eastAsia="de-CH"/>
        </w:rPr>
        <w:t xml:space="preserve"> </w:t>
      </w:r>
    </w:p>
    <w:p w:rsidR="00BB1619" w:rsidRDefault="001A430E" w:rsidP="00C16E97">
      <w:r>
        <w:fldChar w:fldCharType="end"/>
      </w:r>
    </w:p>
    <w:p w:rsidR="00BB1619" w:rsidRDefault="00BB1619">
      <w:pPr>
        <w:jc w:val="left"/>
      </w:pPr>
      <w:r>
        <w:br w:type="page"/>
      </w:r>
    </w:p>
    <w:p w:rsidR="00BB1619" w:rsidRDefault="00BB1619" w:rsidP="005D121A">
      <w:pPr>
        <w:pStyle w:val="Title"/>
      </w:pPr>
      <w:bookmarkStart w:id="38" w:name="_Toc224983335"/>
      <w:r>
        <w:lastRenderedPageBreak/>
        <w:t>Part 2 – Prototype</w:t>
      </w:r>
      <w:bookmarkEnd w:id="38"/>
    </w:p>
    <w:p w:rsidR="00BB1619" w:rsidRDefault="00BB1619" w:rsidP="00D6492C">
      <w:r>
        <w:t>This chapter describes a first software prototype of the main game mechanics and shows our findings based on its evaluation. The prototype already incorporates the following concepts of the final game:</w:t>
      </w:r>
    </w:p>
    <w:p w:rsidR="00BB1619" w:rsidRDefault="00BB1619" w:rsidP="0079100B">
      <w:pPr>
        <w:pStyle w:val="ListParagraph"/>
        <w:numPr>
          <w:ilvl w:val="0"/>
          <w:numId w:val="9"/>
        </w:numPr>
      </w:pPr>
      <w:r>
        <w:t>Pseudo-randomly moving islands with colliding pillar interactions</w:t>
      </w:r>
      <w:r w:rsidR="00A42115">
        <w:t>.</w:t>
      </w:r>
    </w:p>
    <w:p w:rsidR="00BB1619" w:rsidRDefault="00BB1619" w:rsidP="0079100B">
      <w:pPr>
        <w:pStyle w:val="ListParagraph"/>
        <w:numPr>
          <w:ilvl w:val="0"/>
          <w:numId w:val="9"/>
        </w:numPr>
      </w:pPr>
      <w:r>
        <w:t>Players who can move in the XZ plane and jump from platform to platform using a jetpack</w:t>
      </w:r>
      <w:r w:rsidR="00A42115">
        <w:t>.</w:t>
      </w:r>
    </w:p>
    <w:p w:rsidR="00BB1619" w:rsidRDefault="00BB1619" w:rsidP="0079100B">
      <w:pPr>
        <w:pStyle w:val="ListParagraph"/>
        <w:numPr>
          <w:ilvl w:val="0"/>
          <w:numId w:val="9"/>
        </w:numPr>
      </w:pPr>
      <w:r>
        <w:t>Long-range attacks of players using the ice spike skill</w:t>
      </w:r>
      <w:r w:rsidR="00A42115">
        <w:t>.</w:t>
      </w:r>
    </w:p>
    <w:p w:rsidR="00BB1619" w:rsidRDefault="00BB1619" w:rsidP="0079100B">
      <w:pPr>
        <w:pStyle w:val="ListParagraph"/>
        <w:numPr>
          <w:ilvl w:val="0"/>
          <w:numId w:val="9"/>
        </w:numPr>
      </w:pPr>
      <w:r>
        <w:t>Melee attacks of players</w:t>
      </w:r>
      <w:r w:rsidR="00A42115">
        <w:t>.</w:t>
      </w:r>
    </w:p>
    <w:p w:rsidR="00BB1619" w:rsidRDefault="00BB1619" w:rsidP="0079100B">
      <w:pPr>
        <w:pStyle w:val="ListParagraph"/>
        <w:numPr>
          <w:ilvl w:val="0"/>
          <w:numId w:val="9"/>
        </w:numPr>
      </w:pPr>
      <w:r>
        <w:t>Visualization aids assisting players to navigate in the 3D space using shadows</w:t>
      </w:r>
      <w:r w:rsidR="00A42115">
        <w:t>.</w:t>
      </w:r>
    </w:p>
    <w:p w:rsidR="00BB1619" w:rsidRDefault="00BB1619" w:rsidP="0079100B">
      <w:pPr>
        <w:pStyle w:val="ListParagraph"/>
        <w:numPr>
          <w:ilvl w:val="0"/>
          <w:numId w:val="9"/>
        </w:numPr>
      </w:pPr>
      <w:r>
        <w:t xml:space="preserve">Power-ups which are </w:t>
      </w:r>
      <w:r w:rsidR="00B13D98">
        <w:t>placed on islands</w:t>
      </w:r>
      <w:r w:rsidR="00A42115">
        <w:t>.</w:t>
      </w:r>
    </w:p>
    <w:p w:rsidR="00BB1619" w:rsidRDefault="00BB1619" w:rsidP="00D6492C">
      <w:r>
        <w:t>We decided to approximate all the game elements with very simple geometric primitives. Although later islands might not have a flat surface in the final game, this simplified contact and collision detection a lot. Their movement is based on two forces: First, they get attracted by all the pillars whereas the force is quadratic to the distance. Second, we add a random force in each frame to prevent them from converging at one point.</w:t>
      </w:r>
    </w:p>
    <w:p w:rsidR="00A42115" w:rsidRDefault="00A42115" w:rsidP="00D6492C">
      <w:r>
        <w:t xml:space="preserve">The player’s movement is divided into two parts: using the gamepads left analog-stick he can move in the </w:t>
      </w:r>
      <w:r w:rsidR="00EC239B">
        <w:t xml:space="preserve">XZ </w:t>
      </w:r>
      <w:r>
        <w:t xml:space="preserve">plane, while </w:t>
      </w:r>
      <w:r w:rsidR="003917DD">
        <w:t xml:space="preserve">pressing A </w:t>
      </w:r>
      <w:r>
        <w:t xml:space="preserve">activates the jetpack allowing him to move up the y-axis. </w:t>
      </w:r>
      <w:r w:rsidR="00241EA8">
        <w:t>This movement is calculated by a simple acceleration of the jetpack, which is added to the player’s velocity vector in each time step. Gravity acceleration works against the jetpack and keeps a player standing on an island</w:t>
      </w:r>
      <w:r w:rsidR="003835E6">
        <w:t xml:space="preserve"> – and (in the worst case) falling down into the lava</w:t>
      </w:r>
      <w:r w:rsidR="00241EA8">
        <w:t xml:space="preserve">. If players walk into each other they receive a </w:t>
      </w:r>
      <w:r w:rsidR="00D3573D">
        <w:t>minor velocity-based pushback. A stronger pushback is encountered, if one player hits another.</w:t>
      </w:r>
    </w:p>
    <w:p w:rsidR="00BB1619" w:rsidRDefault="00BB1619"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BB1619" w:rsidRDefault="00BB1619" w:rsidP="00D6492C">
      <w:r>
        <w:t>The ice spike implements a homing mechanism. After the spike is set off, the spike gets slightly pulled into the direction of an enemy. However, we have an upper bound for this force in order not to make aiming too easy.</w:t>
      </w:r>
    </w:p>
    <w:p w:rsidR="00D3573D" w:rsidRDefault="00D3573D" w:rsidP="00D6492C">
      <w:r>
        <w:t>For easier tracking of hits (either melee or through ice-spikes) appropriate sounds were also added.</w:t>
      </w:r>
    </w:p>
    <w:p w:rsidR="00D3573D" w:rsidRDefault="00D3573D" w:rsidP="00DE25C2">
      <w:pPr>
        <w:pStyle w:val="Subtitle"/>
      </w:pPr>
      <w:r>
        <w:t>Evaluation</w:t>
      </w:r>
    </w:p>
    <w:p w:rsidR="00BB1619" w:rsidRDefault="00BB1619">
      <w:pPr>
        <w:jc w:val="left"/>
      </w:pPr>
      <w:r>
        <w:t>We have tested the game (and will continue to do so a lot within the upcoming days) with respect to the following criteria:</w:t>
      </w:r>
    </w:p>
    <w:p w:rsidR="00BB1619" w:rsidRDefault="00BB1619" w:rsidP="00150427">
      <w:pPr>
        <w:pStyle w:val="ListParagraph"/>
        <w:numPr>
          <w:ilvl w:val="0"/>
          <w:numId w:val="10"/>
        </w:numPr>
        <w:jc w:val="left"/>
      </w:pPr>
      <w:r>
        <w:t>Is it easy and intuitive to move the player and perform attack actions?</w:t>
      </w:r>
    </w:p>
    <w:p w:rsidR="00BB1619" w:rsidRDefault="00BB1619" w:rsidP="00150427">
      <w:pPr>
        <w:pStyle w:val="ListParagraph"/>
        <w:numPr>
          <w:ilvl w:val="0"/>
          <w:numId w:val="10"/>
        </w:numPr>
        <w:jc w:val="left"/>
      </w:pPr>
      <w:r>
        <w:t>Does the core game play make fun, even after playing it for several minutes?</w:t>
      </w:r>
    </w:p>
    <w:p w:rsidR="00BB1619" w:rsidRDefault="00BB1619">
      <w:pPr>
        <w:jc w:val="left"/>
      </w:pPr>
      <w:r>
        <w:lastRenderedPageBreak/>
        <w:t>While the latter question is common and crucial for every game concept, the former one is one raised by multiple reviewers of our original concept. By testing this point in a very early phase, we want to react properly to the feedback we’ve got in the first stage.</w:t>
      </w:r>
    </w:p>
    <w:p w:rsidR="00BB1619" w:rsidRDefault="00BB1619" w:rsidP="00CB4759">
      <w:pPr>
        <w:pStyle w:val="Heading1"/>
      </w:pPr>
      <w:bookmarkStart w:id="39" w:name="_Toc224983336"/>
      <w:r>
        <w:t>Gameplay Screenshots</w:t>
      </w:r>
      <w:bookmarkEnd w:id="39"/>
    </w:p>
    <w:p w:rsidR="00BB1619" w:rsidRDefault="00B13D98" w:rsidP="004E4D7C">
      <w:pPr>
        <w:keepNext/>
        <w:jc w:val="center"/>
      </w:pPr>
      <w:r>
        <w:rPr>
          <w:noProof/>
          <w:lang w:val="de-CH" w:eastAsia="de-CH"/>
        </w:rPr>
        <w:drawing>
          <wp:inline distT="0" distB="0" distL="0" distR="0">
            <wp:extent cx="4572000" cy="343154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4E4D7C">
      <w:pPr>
        <w:pStyle w:val="Caption"/>
        <w:jc w:val="left"/>
      </w:pPr>
      <w:r>
        <w:t>Two players are standing on a moving island. Two collectable power-ups are on other islands. A player’s health, energy and fuel level is currently shown as a text label. Later, this will be replaced by a graphical HUD.</w:t>
      </w:r>
    </w:p>
    <w:p w:rsidR="00BB1619" w:rsidRDefault="00B13D98" w:rsidP="004E4D7C">
      <w:pPr>
        <w:pStyle w:val="Caption"/>
        <w:jc w:val="center"/>
      </w:pPr>
      <w:r>
        <w:rPr>
          <w:noProof/>
          <w:lang w:val="de-CH" w:eastAsia="de-CH"/>
        </w:rPr>
        <w:drawing>
          <wp:inline distT="0" distB="0" distL="0" distR="0">
            <wp:extent cx="4572000" cy="3431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DF5B5C">
      <w:pPr>
        <w:pStyle w:val="Caption"/>
      </w:pPr>
      <w:r>
        <w:t>A player is shooting a bunch of ice-spikes, although missing his enemy.</w:t>
      </w:r>
    </w:p>
    <w:p w:rsidR="00BB1619" w:rsidRDefault="00B13D98" w:rsidP="002270E7">
      <w:pPr>
        <w:keepNext/>
        <w:jc w:val="center"/>
      </w:pPr>
      <w:r>
        <w:rPr>
          <w:noProof/>
          <w:lang w:val="de-CH" w:eastAsia="de-CH"/>
        </w:rPr>
        <w:lastRenderedPageBreak/>
        <w:drawing>
          <wp:inline distT="0" distB="0" distL="0" distR="0">
            <wp:extent cx="4572000" cy="3431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Pr="002013D9" w:rsidRDefault="00BB1619" w:rsidP="00E03002">
      <w:pPr>
        <w:pStyle w:val="Caption"/>
      </w:pPr>
      <w:r>
        <w:t>A player is using his jetpack to move to the smaller, upper island. As visible in the text on top, using the jetpack needs fuel.</w:t>
      </w:r>
    </w:p>
    <w:p w:rsidR="00BB1619" w:rsidRPr="00D3573D" w:rsidRDefault="00BB1619" w:rsidP="00D3573D">
      <w:pPr>
        <w:pStyle w:val="Heading1"/>
      </w:pPr>
      <w:bookmarkStart w:id="40" w:name="_Toc224983337"/>
      <w:r w:rsidRPr="00D3573D">
        <w:t>Findings</w:t>
      </w:r>
      <w:bookmarkEnd w:id="40"/>
    </w:p>
    <w:p w:rsidR="00BB1619" w:rsidRDefault="00BB1619" w:rsidP="005D121A">
      <w:pPr>
        <w:pStyle w:val="Heading2"/>
      </w:pPr>
      <w:bookmarkStart w:id="41" w:name="_Toc224983338"/>
      <w:r>
        <w:t>Positioning</w:t>
      </w:r>
      <w:bookmarkEnd w:id="41"/>
    </w:p>
    <w:p w:rsidR="00BB1619" w:rsidRDefault="00BB1619" w:rsidP="007E7928">
      <w:r>
        <w:t xml:space="preserve">It is still quite tough to position yourself in the 3D environment. To make the task easier, we added shadows to enable the player to look at the projection of the island and his robot to more easily track his position. To control a player hidden behind an island or another object, we will implement some feature showing his contours projected onto such an object. This could also be combined with shadowing in a way a player gets a marker on all islands below and above him. </w:t>
      </w:r>
    </w:p>
    <w:p w:rsidR="00BB1619" w:rsidRDefault="00BB1619" w:rsidP="007E7928">
      <w:r>
        <w:t>Finally, we will have to do further experiments with the angle and focal length used for the camera to reduce positioning problems.</w:t>
      </w:r>
    </w:p>
    <w:p w:rsidR="00BB1619" w:rsidRDefault="00BB1619" w:rsidP="00B15AFE">
      <w:pPr>
        <w:pStyle w:val="Heading2"/>
      </w:pPr>
      <w:bookmarkStart w:id="42" w:name="_Toc224983339"/>
      <w:r>
        <w:t>Player movement</w:t>
      </w:r>
      <w:bookmarkEnd w:id="42"/>
    </w:p>
    <w:p w:rsidR="00BB1619" w:rsidRDefault="00BB1619" w:rsidP="007E7928">
      <w:r>
        <w:t>Currently, a player can walk off an island, which is a very unfortunate and leads to sudden death. It would make sense to only allow the player from falling of an island if he explicitly uses his jetpack or other means of traveling between the islands. Otherwise, He should not be able to walk beyond the edge of the island. We will implement this behavior in a further version.</w:t>
      </w:r>
    </w:p>
    <w:p w:rsidR="00BB1619" w:rsidRDefault="00BB1619" w:rsidP="005D121A">
      <w:pPr>
        <w:pStyle w:val="Heading2"/>
      </w:pPr>
      <w:bookmarkStart w:id="43" w:name="_Toc224983340"/>
      <w:r>
        <w:t>Island Travel</w:t>
      </w:r>
      <w:bookmarkEnd w:id="43"/>
    </w:p>
    <w:p w:rsidR="00BB1619" w:rsidRDefault="00BB1619" w:rsidP="00CB4759">
      <w:pPr>
        <w:rPr>
          <w:ins w:id="44" w:author="Janick Bernet" w:date="2009-03-16T15:47:00Z"/>
        </w:rPr>
      </w:pPr>
      <w:r>
        <w:t>Using free jetpack movement, it is nearly impossible to move between islands</w:t>
      </w:r>
      <w:r w:rsidR="00373342">
        <w:t>, because of mentioned 3D positioning and tracking problems</w:t>
      </w:r>
      <w:r>
        <w:t xml:space="preserve">. Therefore, a more passive approach (like </w:t>
      </w:r>
      <w:r>
        <w:lastRenderedPageBreak/>
        <w:t>selecting the island and automatic flying) should be taken. This could also have the advantage that a player can look around and shoot spikes at his opponents while flying.</w:t>
      </w:r>
      <w:r w:rsidR="00373342">
        <w:t xml:space="preserve"> Additionally, the path on which an island moves should be visualized in the future (for instance by small rings of dust).</w:t>
      </w:r>
      <w:r w:rsidR="00FF6974">
        <w:t xml:space="preserve"> </w:t>
      </w:r>
      <w:r w:rsidR="007B70BC">
        <w:t>Therefore the path of an island will have to be fixed or at least calculated in advanced to visualize where an island will move to some time from now.</w:t>
      </w:r>
    </w:p>
    <w:p w:rsidR="00BB1619" w:rsidRDefault="00BB1619" w:rsidP="005D121A">
      <w:pPr>
        <w:pStyle w:val="Heading2"/>
      </w:pPr>
      <w:bookmarkStart w:id="45" w:name="_Toc224983341"/>
      <w:r>
        <w:t>Parameter Tuning</w:t>
      </w:r>
      <w:bookmarkEnd w:id="45"/>
    </w:p>
    <w:p w:rsidR="00BB1619" w:rsidRPr="005D121A" w:rsidRDefault="00BB1619" w:rsidP="005D121A">
      <w:r>
        <w:t>Without the need to drastically change certain implementations and aspects of the game, one can heavily improve the experience by tuning parameters (e.g. attack damage, gravity or jetpack acceleration). To simplify this task and in order to allow fast testing of different parameters, we implemented a game console which shows the state of all active entities on the screen and enables the user to directly manipulate them:</w:t>
      </w:r>
    </w:p>
    <w:p w:rsidR="00BB1619" w:rsidRDefault="00B13D98" w:rsidP="005D6F6F">
      <w:pPr>
        <w:jc w:val="center"/>
      </w:pPr>
      <w:r>
        <w:rPr>
          <w:noProof/>
          <w:lang w:val="de-CH" w:eastAsia="de-CH"/>
        </w:rPr>
        <w:drawing>
          <wp:inline distT="0" distB="0" distL="0" distR="0">
            <wp:extent cx="5119620" cy="3824017"/>
            <wp:effectExtent l="19050" t="0" r="4830" b="0"/>
            <wp:docPr id="4" name="Picture 4"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png"/>
                    <pic:cNvPicPr>
                      <a:picLocks noChangeAspect="1" noChangeArrowheads="1"/>
                    </pic:cNvPicPr>
                  </pic:nvPicPr>
                  <pic:blipFill>
                    <a:blip r:embed="rId22"/>
                    <a:srcRect/>
                    <a:stretch>
                      <a:fillRect/>
                    </a:stretch>
                  </pic:blipFill>
                  <pic:spPr bwMode="auto">
                    <a:xfrm>
                      <a:off x="0" y="0"/>
                      <a:ext cx="5127176" cy="3829660"/>
                    </a:xfrm>
                    <a:prstGeom prst="rect">
                      <a:avLst/>
                    </a:prstGeom>
                    <a:noFill/>
                    <a:ln w="9525">
                      <a:noFill/>
                      <a:miter lim="800000"/>
                      <a:headEnd/>
                      <a:tailEnd/>
                    </a:ln>
                  </pic:spPr>
                </pic:pic>
              </a:graphicData>
            </a:graphic>
          </wp:inline>
        </w:drawing>
      </w:r>
    </w:p>
    <w:p w:rsidR="00BB1619" w:rsidRDefault="00BB1619" w:rsidP="00526625">
      <w:pPr>
        <w:pStyle w:val="Caption"/>
      </w:pPr>
      <w:r>
        <w:t>An in-game console which allows the modification of parameters and attributes of all the present entities.</w:t>
      </w:r>
    </w:p>
    <w:p w:rsidR="00BB1619" w:rsidRDefault="00BB1619" w:rsidP="00526625">
      <w:pPr>
        <w:rPr>
          <w:caps/>
          <w:color w:val="E67300"/>
          <w:spacing w:val="10"/>
          <w:kern w:val="28"/>
          <w:sz w:val="52"/>
          <w:szCs w:val="52"/>
        </w:rPr>
      </w:pPr>
      <w:r>
        <w:br w:type="page"/>
      </w:r>
    </w:p>
    <w:p w:rsidR="00BB1619" w:rsidRDefault="001A430E" w:rsidP="004332BF">
      <w:pPr>
        <w:pStyle w:val="Title"/>
        <w:jc w:val="left"/>
      </w:pPr>
      <w:r w:rsidRPr="001A430E">
        <w:lastRenderedPageBreak/>
        <w:fldChar w:fldCharType="begin"/>
      </w:r>
      <w:r w:rsidR="00BB1619">
        <w:instrText xml:space="preserve"> INCLUDETEXT "E:\\Projekte\\eth_magma\\trunk\\documentation\\chapter3_interim_report.docx" </w:instrText>
      </w:r>
      <w:r w:rsidRPr="001A430E">
        <w:fldChar w:fldCharType="separate"/>
      </w:r>
      <w:bookmarkStart w:id="46" w:name="_Toc224983342"/>
      <w:r w:rsidR="00BB1619">
        <w:t>Part 3 – Interim Report</w:t>
      </w:r>
      <w:bookmarkEnd w:id="46"/>
    </w:p>
    <w:p w:rsidR="00BB1619" w:rsidRDefault="001A430E" w:rsidP="00C16E97">
      <w:r>
        <w:fldChar w:fldCharType="end"/>
      </w:r>
    </w:p>
    <w:p w:rsidR="00BB1619" w:rsidRDefault="00BB1619">
      <w:pPr>
        <w:jc w:val="left"/>
      </w:pPr>
      <w:r>
        <w:br w:type="page"/>
      </w:r>
    </w:p>
    <w:p w:rsidR="00BB1619" w:rsidRDefault="001A430E" w:rsidP="004332BF">
      <w:pPr>
        <w:pStyle w:val="Title"/>
        <w:jc w:val="left"/>
      </w:pPr>
      <w:r w:rsidRPr="001A430E">
        <w:lastRenderedPageBreak/>
        <w:fldChar w:fldCharType="begin"/>
      </w:r>
      <w:r w:rsidR="00BB1619">
        <w:instrText xml:space="preserve"> INCLUDETEXT "E:\\Projekte\\eth_magma\\trunk\\documentation\\chapter4_alpha_release.docx" </w:instrText>
      </w:r>
      <w:r w:rsidRPr="001A430E">
        <w:fldChar w:fldCharType="separate"/>
      </w:r>
      <w:bookmarkStart w:id="47" w:name="_Toc224983343"/>
      <w:r w:rsidR="00BB1619">
        <w:t>Part 4 – Alpha Release</w:t>
      </w:r>
      <w:bookmarkEnd w:id="47"/>
    </w:p>
    <w:p w:rsidR="00BB1619" w:rsidRDefault="001A430E" w:rsidP="008E5695">
      <w:r>
        <w:fldChar w:fldCharType="end"/>
      </w:r>
    </w:p>
    <w:p w:rsidR="00BB1619" w:rsidRDefault="00BB1619">
      <w:pPr>
        <w:jc w:val="left"/>
      </w:pPr>
      <w:r>
        <w:br w:type="page"/>
      </w:r>
    </w:p>
    <w:p w:rsidR="00BB1619" w:rsidRDefault="001A430E" w:rsidP="004332BF">
      <w:pPr>
        <w:pStyle w:val="Title"/>
        <w:jc w:val="left"/>
      </w:pPr>
      <w:r w:rsidRPr="001A430E">
        <w:lastRenderedPageBreak/>
        <w:fldChar w:fldCharType="begin"/>
      </w:r>
      <w:r w:rsidR="00BB1619">
        <w:instrText xml:space="preserve"> INCLUDETEXT "E:\\Projekte\\eth_magma\\trunk\\documentation\\chapter5_playtesting.docx" </w:instrText>
      </w:r>
      <w:r w:rsidRPr="001A430E">
        <w:fldChar w:fldCharType="separate"/>
      </w:r>
      <w:bookmarkStart w:id="48" w:name="_Toc224983344"/>
      <w:r w:rsidR="00BB1619">
        <w:t>Part 5 – Playtesting</w:t>
      </w:r>
      <w:bookmarkEnd w:id="48"/>
    </w:p>
    <w:p w:rsidR="00BB1619" w:rsidRDefault="001A430E" w:rsidP="008E5695">
      <w:r>
        <w:fldChar w:fldCharType="end"/>
      </w:r>
    </w:p>
    <w:p w:rsidR="00BB1619" w:rsidRDefault="00BB1619">
      <w:pPr>
        <w:jc w:val="left"/>
      </w:pPr>
      <w:r>
        <w:br w:type="page"/>
      </w:r>
    </w:p>
    <w:p w:rsidR="00BB1619" w:rsidRDefault="001A430E" w:rsidP="004332BF">
      <w:pPr>
        <w:pStyle w:val="Title"/>
        <w:jc w:val="left"/>
      </w:pPr>
      <w:r w:rsidRPr="001A430E">
        <w:lastRenderedPageBreak/>
        <w:fldChar w:fldCharType="begin"/>
      </w:r>
      <w:r w:rsidR="00BB1619">
        <w:instrText xml:space="preserve"> INCLUDETEXT "E:\\Projekte\\eth_magma\\trunk\\documentation\\chapter6_public_presentation_and_conclusion.docx" </w:instrText>
      </w:r>
      <w:r w:rsidRPr="001A430E">
        <w:fldChar w:fldCharType="separate"/>
      </w:r>
      <w:bookmarkStart w:id="49" w:name="_Toc224983345"/>
      <w:r w:rsidR="00BB1619">
        <w:t>Part 6 – Public Presentation and Conclusion</w:t>
      </w:r>
      <w:bookmarkEnd w:id="49"/>
    </w:p>
    <w:p w:rsidR="00BB1619" w:rsidRDefault="001A430E" w:rsidP="008E5695">
      <w:r>
        <w:fldChar w:fldCharType="end"/>
      </w:r>
    </w:p>
    <w:p w:rsidR="00BB1619" w:rsidRPr="001376E6" w:rsidRDefault="00BB1619" w:rsidP="00C16E97"/>
    <w:sectPr w:rsidR="00BB1619" w:rsidRPr="001376E6" w:rsidSect="00181DDA">
      <w:footerReference w:type="even" r:id="rId23"/>
      <w:footerReference w:type="default" r:id="rId24"/>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40DC" w:rsidRDefault="003540DC" w:rsidP="00F950B7">
      <w:pPr>
        <w:spacing w:before="0" w:after="0" w:line="240" w:lineRule="auto"/>
      </w:pPr>
      <w:r>
        <w:separator/>
      </w:r>
    </w:p>
  </w:endnote>
  <w:endnote w:type="continuationSeparator" w:id="1">
    <w:p w:rsidR="003540DC" w:rsidRDefault="003540DC"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2524"/>
      <w:gridCol w:w="5890"/>
    </w:tblGrid>
    <w:tr w:rsidR="00FF6974" w:rsidRPr="00ED7B53">
      <w:trPr>
        <w:trHeight w:val="360"/>
      </w:trPr>
      <w:tc>
        <w:tcPr>
          <w:tcW w:w="1500" w:type="pct"/>
          <w:tcBorders>
            <w:top w:val="single" w:sz="4" w:space="0" w:color="D66B00"/>
          </w:tcBorders>
          <w:shd w:val="clear" w:color="auto" w:fill="D66B00"/>
        </w:tcPr>
        <w:p w:rsidR="00FF6974" w:rsidRPr="00ED7B53" w:rsidRDefault="001A430E">
          <w:pPr>
            <w:pStyle w:val="Footer"/>
            <w:rPr>
              <w:color w:val="FFFFFF"/>
            </w:rPr>
          </w:pPr>
          <w:fldSimple w:instr=" PAGE   \* MERGEFORMAT ">
            <w:r w:rsidR="00EC239B" w:rsidRPr="00EC239B">
              <w:rPr>
                <w:noProof/>
                <w:color w:val="FFFFFF"/>
              </w:rPr>
              <w:t>18</w:t>
            </w:r>
          </w:fldSimple>
        </w:p>
      </w:tc>
      <w:tc>
        <w:tcPr>
          <w:tcW w:w="3500" w:type="pct"/>
          <w:tcBorders>
            <w:top w:val="single" w:sz="4" w:space="0" w:color="D66B00"/>
          </w:tcBorders>
        </w:tcPr>
        <w:p w:rsidR="00FF6974" w:rsidRPr="00ED7B53" w:rsidRDefault="00FF6974">
          <w:pPr>
            <w:pStyle w:val="Footer"/>
          </w:pPr>
        </w:p>
      </w:tc>
    </w:tr>
  </w:tbl>
  <w:p w:rsidR="00FF6974" w:rsidRDefault="00FF69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5890"/>
      <w:gridCol w:w="2524"/>
    </w:tblGrid>
    <w:tr w:rsidR="00FF6974" w:rsidRPr="00ED7B53">
      <w:trPr>
        <w:trHeight w:val="360"/>
      </w:trPr>
      <w:tc>
        <w:tcPr>
          <w:tcW w:w="3500" w:type="pct"/>
          <w:tcBorders>
            <w:top w:val="single" w:sz="4" w:space="0" w:color="D66B00"/>
          </w:tcBorders>
        </w:tcPr>
        <w:p w:rsidR="00FF6974" w:rsidRPr="00ED7B53" w:rsidRDefault="00FF6974">
          <w:pPr>
            <w:pStyle w:val="Footer"/>
            <w:jc w:val="right"/>
          </w:pPr>
        </w:p>
      </w:tc>
      <w:tc>
        <w:tcPr>
          <w:tcW w:w="1500" w:type="pct"/>
          <w:tcBorders>
            <w:top w:val="single" w:sz="4" w:space="0" w:color="D66B00"/>
          </w:tcBorders>
          <w:shd w:val="clear" w:color="auto" w:fill="D66B00"/>
        </w:tcPr>
        <w:p w:rsidR="00FF6974" w:rsidRPr="00ED7B53" w:rsidRDefault="001A430E">
          <w:pPr>
            <w:pStyle w:val="Footer"/>
            <w:jc w:val="right"/>
            <w:rPr>
              <w:color w:val="FFFFFF"/>
            </w:rPr>
          </w:pPr>
          <w:fldSimple w:instr=" PAGE    \* MERGEFORMAT ">
            <w:r w:rsidR="00EC239B" w:rsidRPr="00EC239B">
              <w:rPr>
                <w:noProof/>
                <w:color w:val="FFFFFF"/>
              </w:rPr>
              <w:t>17</w:t>
            </w:r>
          </w:fldSimple>
        </w:p>
      </w:tc>
    </w:tr>
  </w:tbl>
  <w:p w:rsidR="00FF6974" w:rsidRDefault="00FF69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40DC" w:rsidRDefault="003540DC" w:rsidP="00F950B7">
      <w:pPr>
        <w:spacing w:before="0" w:after="0" w:line="240" w:lineRule="auto"/>
      </w:pPr>
      <w:r>
        <w:separator/>
      </w:r>
    </w:p>
  </w:footnote>
  <w:footnote w:type="continuationSeparator" w:id="1">
    <w:p w:rsidR="003540DC" w:rsidRDefault="003540DC"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1469F"/>
    <w:multiLevelType w:val="multilevel"/>
    <w:tmpl w:val="1388A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5"/>
  </w:num>
  <w:num w:numId="6">
    <w:abstractNumId w:val="0"/>
  </w:num>
  <w:num w:numId="7">
    <w:abstractNumId w:val="3"/>
  </w:num>
  <w:num w:numId="8">
    <w:abstractNumId w:val="4"/>
  </w:num>
  <w:num w:numId="9">
    <w:abstractNumId w:val="7"/>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mirrorMargins/>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14320"/>
    <w:rsid w:val="00015467"/>
    <w:rsid w:val="00015986"/>
    <w:rsid w:val="00020AB3"/>
    <w:rsid w:val="00026790"/>
    <w:rsid w:val="000373F2"/>
    <w:rsid w:val="00054512"/>
    <w:rsid w:val="00072D16"/>
    <w:rsid w:val="000734EA"/>
    <w:rsid w:val="00074B36"/>
    <w:rsid w:val="00075599"/>
    <w:rsid w:val="000822DA"/>
    <w:rsid w:val="00086C8F"/>
    <w:rsid w:val="0009515A"/>
    <w:rsid w:val="000B46D2"/>
    <w:rsid w:val="000B4E6E"/>
    <w:rsid w:val="000B73D9"/>
    <w:rsid w:val="000B7FF4"/>
    <w:rsid w:val="000C7FA5"/>
    <w:rsid w:val="000D66CB"/>
    <w:rsid w:val="000E34E7"/>
    <w:rsid w:val="000F600D"/>
    <w:rsid w:val="001029A0"/>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30E"/>
    <w:rsid w:val="001A4D71"/>
    <w:rsid w:val="001B122E"/>
    <w:rsid w:val="001C5AA3"/>
    <w:rsid w:val="001D2F9D"/>
    <w:rsid w:val="001D482D"/>
    <w:rsid w:val="001D5876"/>
    <w:rsid w:val="001D7A68"/>
    <w:rsid w:val="002013D9"/>
    <w:rsid w:val="00202F82"/>
    <w:rsid w:val="0021447B"/>
    <w:rsid w:val="002270E7"/>
    <w:rsid w:val="002272B0"/>
    <w:rsid w:val="0022786C"/>
    <w:rsid w:val="00227E46"/>
    <w:rsid w:val="00233391"/>
    <w:rsid w:val="00236CB4"/>
    <w:rsid w:val="00241EA8"/>
    <w:rsid w:val="00257694"/>
    <w:rsid w:val="00263337"/>
    <w:rsid w:val="00265A05"/>
    <w:rsid w:val="0027336B"/>
    <w:rsid w:val="00293F76"/>
    <w:rsid w:val="00297F84"/>
    <w:rsid w:val="002A02AC"/>
    <w:rsid w:val="002A52B9"/>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40DC"/>
    <w:rsid w:val="00355B8A"/>
    <w:rsid w:val="00360861"/>
    <w:rsid w:val="003625DD"/>
    <w:rsid w:val="0036339B"/>
    <w:rsid w:val="00373342"/>
    <w:rsid w:val="003835E6"/>
    <w:rsid w:val="00390091"/>
    <w:rsid w:val="00390246"/>
    <w:rsid w:val="003917DD"/>
    <w:rsid w:val="00392CA6"/>
    <w:rsid w:val="00392D89"/>
    <w:rsid w:val="00397285"/>
    <w:rsid w:val="003A25ED"/>
    <w:rsid w:val="003A5404"/>
    <w:rsid w:val="003C0624"/>
    <w:rsid w:val="00402032"/>
    <w:rsid w:val="00403995"/>
    <w:rsid w:val="0040652F"/>
    <w:rsid w:val="004137C4"/>
    <w:rsid w:val="00424307"/>
    <w:rsid w:val="00426DAB"/>
    <w:rsid w:val="00427AAA"/>
    <w:rsid w:val="004332BF"/>
    <w:rsid w:val="00436443"/>
    <w:rsid w:val="00445E0C"/>
    <w:rsid w:val="004562EE"/>
    <w:rsid w:val="0045693A"/>
    <w:rsid w:val="00470683"/>
    <w:rsid w:val="00487538"/>
    <w:rsid w:val="004C69E3"/>
    <w:rsid w:val="004D2CB1"/>
    <w:rsid w:val="004E2BB1"/>
    <w:rsid w:val="004E4D7C"/>
    <w:rsid w:val="004F57F6"/>
    <w:rsid w:val="005032E0"/>
    <w:rsid w:val="00513FE7"/>
    <w:rsid w:val="00526625"/>
    <w:rsid w:val="00553FEE"/>
    <w:rsid w:val="005656BE"/>
    <w:rsid w:val="0056601B"/>
    <w:rsid w:val="005750BE"/>
    <w:rsid w:val="00575A8A"/>
    <w:rsid w:val="00581316"/>
    <w:rsid w:val="00582A9D"/>
    <w:rsid w:val="00593E96"/>
    <w:rsid w:val="005A64D1"/>
    <w:rsid w:val="005B0AF8"/>
    <w:rsid w:val="005B1E80"/>
    <w:rsid w:val="005C1A98"/>
    <w:rsid w:val="005D121A"/>
    <w:rsid w:val="005D4202"/>
    <w:rsid w:val="005D6377"/>
    <w:rsid w:val="005D6F6F"/>
    <w:rsid w:val="005D76A6"/>
    <w:rsid w:val="005E5BF0"/>
    <w:rsid w:val="005F3122"/>
    <w:rsid w:val="00602468"/>
    <w:rsid w:val="0062040E"/>
    <w:rsid w:val="006315D1"/>
    <w:rsid w:val="0063275B"/>
    <w:rsid w:val="00634AF5"/>
    <w:rsid w:val="006421E8"/>
    <w:rsid w:val="006423D8"/>
    <w:rsid w:val="00650C6C"/>
    <w:rsid w:val="00656483"/>
    <w:rsid w:val="0067176E"/>
    <w:rsid w:val="00687BE0"/>
    <w:rsid w:val="006A1113"/>
    <w:rsid w:val="006A25C9"/>
    <w:rsid w:val="006A49FE"/>
    <w:rsid w:val="006C0132"/>
    <w:rsid w:val="006E55B5"/>
    <w:rsid w:val="006F4E39"/>
    <w:rsid w:val="007041B5"/>
    <w:rsid w:val="0070563C"/>
    <w:rsid w:val="007119BA"/>
    <w:rsid w:val="00734F38"/>
    <w:rsid w:val="00735726"/>
    <w:rsid w:val="00753521"/>
    <w:rsid w:val="00755AC4"/>
    <w:rsid w:val="00763AB0"/>
    <w:rsid w:val="00766AF2"/>
    <w:rsid w:val="0079100B"/>
    <w:rsid w:val="0079477D"/>
    <w:rsid w:val="007971AC"/>
    <w:rsid w:val="007A695B"/>
    <w:rsid w:val="007B02AA"/>
    <w:rsid w:val="007B6A90"/>
    <w:rsid w:val="007B70BC"/>
    <w:rsid w:val="007B71C1"/>
    <w:rsid w:val="007C2C78"/>
    <w:rsid w:val="007E7928"/>
    <w:rsid w:val="007F1926"/>
    <w:rsid w:val="00820179"/>
    <w:rsid w:val="00843FBD"/>
    <w:rsid w:val="00855198"/>
    <w:rsid w:val="008C2790"/>
    <w:rsid w:val="008C68A5"/>
    <w:rsid w:val="008D0D0A"/>
    <w:rsid w:val="008E301F"/>
    <w:rsid w:val="008E5695"/>
    <w:rsid w:val="00906E35"/>
    <w:rsid w:val="00937C0C"/>
    <w:rsid w:val="00950B1F"/>
    <w:rsid w:val="00955745"/>
    <w:rsid w:val="009805D5"/>
    <w:rsid w:val="009858B7"/>
    <w:rsid w:val="00996530"/>
    <w:rsid w:val="009D4986"/>
    <w:rsid w:val="009E61C4"/>
    <w:rsid w:val="009F041D"/>
    <w:rsid w:val="009F702E"/>
    <w:rsid w:val="00A03AC3"/>
    <w:rsid w:val="00A22219"/>
    <w:rsid w:val="00A37F5E"/>
    <w:rsid w:val="00A42115"/>
    <w:rsid w:val="00A5101E"/>
    <w:rsid w:val="00A75A3F"/>
    <w:rsid w:val="00A76C55"/>
    <w:rsid w:val="00A83DF0"/>
    <w:rsid w:val="00A879E1"/>
    <w:rsid w:val="00A9077D"/>
    <w:rsid w:val="00A970A8"/>
    <w:rsid w:val="00AB06C9"/>
    <w:rsid w:val="00AC29AF"/>
    <w:rsid w:val="00AD4D09"/>
    <w:rsid w:val="00AD79E9"/>
    <w:rsid w:val="00AE1F0D"/>
    <w:rsid w:val="00AE43C1"/>
    <w:rsid w:val="00AE4847"/>
    <w:rsid w:val="00B116A8"/>
    <w:rsid w:val="00B13D98"/>
    <w:rsid w:val="00B15AFE"/>
    <w:rsid w:val="00B2057F"/>
    <w:rsid w:val="00B46930"/>
    <w:rsid w:val="00B46B49"/>
    <w:rsid w:val="00B53056"/>
    <w:rsid w:val="00B53844"/>
    <w:rsid w:val="00B55C20"/>
    <w:rsid w:val="00B57B6C"/>
    <w:rsid w:val="00B678E7"/>
    <w:rsid w:val="00B80BBB"/>
    <w:rsid w:val="00B81366"/>
    <w:rsid w:val="00B9734C"/>
    <w:rsid w:val="00BA75FE"/>
    <w:rsid w:val="00BB1619"/>
    <w:rsid w:val="00BD3B08"/>
    <w:rsid w:val="00BE7F6D"/>
    <w:rsid w:val="00C021A6"/>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3573D"/>
    <w:rsid w:val="00D56F28"/>
    <w:rsid w:val="00D628EA"/>
    <w:rsid w:val="00D63B84"/>
    <w:rsid w:val="00D6492C"/>
    <w:rsid w:val="00D73078"/>
    <w:rsid w:val="00D742E7"/>
    <w:rsid w:val="00D745F3"/>
    <w:rsid w:val="00D818A5"/>
    <w:rsid w:val="00D82A38"/>
    <w:rsid w:val="00D83E2B"/>
    <w:rsid w:val="00D84087"/>
    <w:rsid w:val="00D92759"/>
    <w:rsid w:val="00DA2C1E"/>
    <w:rsid w:val="00DB335A"/>
    <w:rsid w:val="00DB4F29"/>
    <w:rsid w:val="00DC2B59"/>
    <w:rsid w:val="00DD14D0"/>
    <w:rsid w:val="00DD167C"/>
    <w:rsid w:val="00DD3440"/>
    <w:rsid w:val="00DD3EC8"/>
    <w:rsid w:val="00DE25C2"/>
    <w:rsid w:val="00DE7DB8"/>
    <w:rsid w:val="00DF5187"/>
    <w:rsid w:val="00DF5B5C"/>
    <w:rsid w:val="00E03002"/>
    <w:rsid w:val="00E2178E"/>
    <w:rsid w:val="00E31637"/>
    <w:rsid w:val="00E34076"/>
    <w:rsid w:val="00E36B7D"/>
    <w:rsid w:val="00E5083D"/>
    <w:rsid w:val="00E60A9F"/>
    <w:rsid w:val="00E61D03"/>
    <w:rsid w:val="00E7028B"/>
    <w:rsid w:val="00E75766"/>
    <w:rsid w:val="00E769A9"/>
    <w:rsid w:val="00EA092C"/>
    <w:rsid w:val="00EA2086"/>
    <w:rsid w:val="00EB7FE6"/>
    <w:rsid w:val="00EC239B"/>
    <w:rsid w:val="00EC3AE0"/>
    <w:rsid w:val="00EC5DEC"/>
    <w:rsid w:val="00ED140D"/>
    <w:rsid w:val="00ED6852"/>
    <w:rsid w:val="00ED7B53"/>
    <w:rsid w:val="00EE79C3"/>
    <w:rsid w:val="00EF1687"/>
    <w:rsid w:val="00EF75EA"/>
    <w:rsid w:val="00F027C2"/>
    <w:rsid w:val="00F10F14"/>
    <w:rsid w:val="00F12E59"/>
    <w:rsid w:val="00F131AF"/>
    <w:rsid w:val="00F23BB8"/>
    <w:rsid w:val="00F324A9"/>
    <w:rsid w:val="00F667DA"/>
    <w:rsid w:val="00F67C07"/>
    <w:rsid w:val="00F7397F"/>
    <w:rsid w:val="00F74DE9"/>
    <w:rsid w:val="00F751EB"/>
    <w:rsid w:val="00F83C53"/>
    <w:rsid w:val="00F86291"/>
    <w:rsid w:val="00F8697D"/>
    <w:rsid w:val="00F86D9E"/>
    <w:rsid w:val="00F950B7"/>
    <w:rsid w:val="00F96BDA"/>
    <w:rsid w:val="00FB0242"/>
    <w:rsid w:val="00FB643A"/>
    <w:rsid w:val="00FD2475"/>
    <w:rsid w:val="00FD5BF0"/>
    <w:rsid w:val="00FD70DF"/>
    <w:rsid w:val="00FE1479"/>
    <w:rsid w:val="00FF697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de-CH" w:eastAsia="de-CH"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atentStyles>
  <w:style w:type="paragraph" w:default="1" w:styleId="Normal">
    <w:name w:val="Normal"/>
    <w:qFormat/>
    <w:rsid w:val="00CC226D"/>
    <w:pPr>
      <w:spacing w:before="200" w:after="200" w:line="276" w:lineRule="auto"/>
      <w:jc w:val="both"/>
    </w:pPr>
    <w:rPr>
      <w:szCs w:val="20"/>
      <w:lang w:val="en-US" w:eastAsia="en-US"/>
    </w:rPr>
  </w:style>
  <w:style w:type="paragraph" w:styleId="Heading1">
    <w:name w:val="heading 1"/>
    <w:aliases w:val="TOC Heading 1"/>
    <w:basedOn w:val="Normal"/>
    <w:next w:val="Normal"/>
    <w:link w:val="Heading1Char"/>
    <w:uiPriority w:val="99"/>
    <w:qFormat/>
    <w:rsid w:val="00392CA6"/>
    <w:pPr>
      <w:pBdr>
        <w:top w:val="single" w:sz="24" w:space="0" w:color="E67300"/>
        <w:left w:val="single" w:sz="24" w:space="0" w:color="E67300"/>
        <w:bottom w:val="single" w:sz="24" w:space="0" w:color="E67300"/>
        <w:right w:val="single" w:sz="24" w:space="0" w:color="E67300"/>
      </w:pBdr>
      <w:shd w:val="clear" w:color="auto" w:fill="E67300"/>
      <w:spacing w:after="0"/>
      <w:outlineLvl w:val="0"/>
    </w:pPr>
    <w:rPr>
      <w:b/>
      <w:bCs/>
      <w:caps/>
      <w:color w:val="FFFFFF"/>
      <w:spacing w:val="15"/>
      <w:sz w:val="24"/>
      <w:szCs w:val="22"/>
    </w:rPr>
  </w:style>
  <w:style w:type="paragraph" w:styleId="Heading2">
    <w:name w:val="heading 2"/>
    <w:aliases w:val="TOC Heading 2"/>
    <w:basedOn w:val="Normal"/>
    <w:next w:val="Normal"/>
    <w:link w:val="Heading2Char"/>
    <w:uiPriority w:val="99"/>
    <w:qFormat/>
    <w:rsid w:val="00392CA6"/>
    <w:pPr>
      <w:pBdr>
        <w:top w:val="single" w:sz="24" w:space="0" w:color="FFE2C7"/>
        <w:left w:val="single" w:sz="24" w:space="0" w:color="FFE2C7"/>
        <w:bottom w:val="single" w:sz="24" w:space="0" w:color="FFE2C7"/>
        <w:right w:val="single" w:sz="24" w:space="0" w:color="FFE2C7"/>
      </w:pBdr>
      <w:shd w:val="clear" w:color="auto" w:fill="FFE2C7"/>
      <w:spacing w:after="0"/>
      <w:outlineLvl w:val="1"/>
    </w:pPr>
    <w:rPr>
      <w:caps/>
      <w:spacing w:val="15"/>
      <w:sz w:val="24"/>
      <w:szCs w:val="22"/>
    </w:rPr>
  </w:style>
  <w:style w:type="paragraph" w:styleId="Heading3">
    <w:name w:val="heading 3"/>
    <w:basedOn w:val="Normal"/>
    <w:next w:val="Normal"/>
    <w:link w:val="Heading3Char"/>
    <w:uiPriority w:val="99"/>
    <w:qFormat/>
    <w:rsid w:val="006A25C9"/>
    <w:pPr>
      <w:pBdr>
        <w:top w:val="single" w:sz="6" w:space="2" w:color="E67300"/>
        <w:left w:val="single" w:sz="6" w:space="2" w:color="E67300"/>
      </w:pBdr>
      <w:spacing w:before="300" w:after="0"/>
      <w:outlineLvl w:val="2"/>
    </w:pPr>
    <w:rPr>
      <w:caps/>
      <w:color w:val="723800"/>
      <w:spacing w:val="15"/>
      <w:szCs w:val="22"/>
    </w:rPr>
  </w:style>
  <w:style w:type="paragraph" w:styleId="Heading4">
    <w:name w:val="heading 4"/>
    <w:basedOn w:val="Normal"/>
    <w:next w:val="Normal"/>
    <w:link w:val="Heading4Char"/>
    <w:uiPriority w:val="99"/>
    <w:qFormat/>
    <w:rsid w:val="006A25C9"/>
    <w:pPr>
      <w:pBdr>
        <w:top w:val="dotted" w:sz="6" w:space="2" w:color="E67300"/>
        <w:left w:val="dotted" w:sz="6" w:space="2" w:color="E67300"/>
      </w:pBdr>
      <w:spacing w:before="300" w:after="0"/>
      <w:outlineLvl w:val="3"/>
    </w:pPr>
    <w:rPr>
      <w:caps/>
      <w:color w:val="AC5500"/>
      <w:spacing w:val="10"/>
      <w:szCs w:val="22"/>
    </w:rPr>
  </w:style>
  <w:style w:type="paragraph" w:styleId="Heading5">
    <w:name w:val="heading 5"/>
    <w:basedOn w:val="Normal"/>
    <w:next w:val="Normal"/>
    <w:link w:val="Heading5Char"/>
    <w:uiPriority w:val="99"/>
    <w:qFormat/>
    <w:rsid w:val="006A25C9"/>
    <w:pPr>
      <w:pBdr>
        <w:bottom w:val="single" w:sz="6" w:space="1" w:color="E67300"/>
      </w:pBdr>
      <w:spacing w:before="300" w:after="0"/>
      <w:outlineLvl w:val="4"/>
    </w:pPr>
    <w:rPr>
      <w:caps/>
      <w:color w:val="AC5500"/>
      <w:spacing w:val="10"/>
      <w:szCs w:val="22"/>
    </w:rPr>
  </w:style>
  <w:style w:type="paragraph" w:styleId="Heading6">
    <w:name w:val="heading 6"/>
    <w:basedOn w:val="Normal"/>
    <w:next w:val="Normal"/>
    <w:link w:val="Heading6Char"/>
    <w:uiPriority w:val="99"/>
    <w:qFormat/>
    <w:rsid w:val="006A25C9"/>
    <w:pPr>
      <w:pBdr>
        <w:bottom w:val="dotted" w:sz="6" w:space="1" w:color="E67300"/>
      </w:pBdr>
      <w:spacing w:before="300" w:after="0"/>
      <w:outlineLvl w:val="5"/>
    </w:pPr>
    <w:rPr>
      <w:caps/>
      <w:color w:val="AC5500"/>
      <w:spacing w:val="10"/>
      <w:szCs w:val="22"/>
    </w:rPr>
  </w:style>
  <w:style w:type="paragraph" w:styleId="Heading7">
    <w:name w:val="heading 7"/>
    <w:basedOn w:val="Normal"/>
    <w:next w:val="Normal"/>
    <w:link w:val="Heading7Char"/>
    <w:uiPriority w:val="99"/>
    <w:qFormat/>
    <w:rsid w:val="006A25C9"/>
    <w:pPr>
      <w:spacing w:before="300" w:after="0"/>
      <w:outlineLvl w:val="6"/>
    </w:pPr>
    <w:rPr>
      <w:caps/>
      <w:color w:val="AC5500"/>
      <w:spacing w:val="10"/>
      <w:szCs w:val="22"/>
    </w:rPr>
  </w:style>
  <w:style w:type="paragraph" w:styleId="Heading8">
    <w:name w:val="heading 8"/>
    <w:basedOn w:val="Normal"/>
    <w:next w:val="Normal"/>
    <w:link w:val="Heading8Char"/>
    <w:uiPriority w:val="99"/>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9"/>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9"/>
    <w:locked/>
    <w:rsid w:val="00392CA6"/>
    <w:rPr>
      <w:rFonts w:cs="Times New Roman"/>
      <w:b/>
      <w:bCs/>
      <w:caps/>
      <w:color w:val="FFFFFF"/>
      <w:spacing w:val="15"/>
      <w:sz w:val="24"/>
      <w:shd w:val="clear" w:color="auto" w:fill="E67300"/>
    </w:rPr>
  </w:style>
  <w:style w:type="character" w:customStyle="1" w:styleId="Heading2Char">
    <w:name w:val="Heading 2 Char"/>
    <w:aliases w:val="TOC Heading 2 Char"/>
    <w:basedOn w:val="DefaultParagraphFont"/>
    <w:link w:val="Heading2"/>
    <w:uiPriority w:val="99"/>
    <w:locked/>
    <w:rsid w:val="00392CA6"/>
    <w:rPr>
      <w:rFonts w:cs="Times New Roman"/>
      <w:caps/>
      <w:spacing w:val="15"/>
      <w:sz w:val="24"/>
      <w:shd w:val="clear" w:color="auto" w:fill="FFE2C7"/>
    </w:rPr>
  </w:style>
  <w:style w:type="character" w:customStyle="1" w:styleId="Heading3Char">
    <w:name w:val="Heading 3 Char"/>
    <w:basedOn w:val="DefaultParagraphFont"/>
    <w:link w:val="Heading3"/>
    <w:uiPriority w:val="99"/>
    <w:locked/>
    <w:rsid w:val="006A25C9"/>
    <w:rPr>
      <w:rFonts w:cs="Times New Roman"/>
      <w:caps/>
      <w:color w:val="723800"/>
      <w:spacing w:val="15"/>
    </w:rPr>
  </w:style>
  <w:style w:type="character" w:customStyle="1" w:styleId="Heading4Char">
    <w:name w:val="Heading 4 Char"/>
    <w:basedOn w:val="DefaultParagraphFont"/>
    <w:link w:val="Heading4"/>
    <w:uiPriority w:val="99"/>
    <w:locked/>
    <w:rsid w:val="006A25C9"/>
    <w:rPr>
      <w:rFonts w:cs="Times New Roman"/>
      <w:caps/>
      <w:color w:val="AC5500"/>
      <w:spacing w:val="10"/>
    </w:rPr>
  </w:style>
  <w:style w:type="character" w:customStyle="1" w:styleId="Heading5Char">
    <w:name w:val="Heading 5 Char"/>
    <w:basedOn w:val="DefaultParagraphFont"/>
    <w:link w:val="Heading5"/>
    <w:uiPriority w:val="99"/>
    <w:semiHidden/>
    <w:locked/>
    <w:rsid w:val="006A25C9"/>
    <w:rPr>
      <w:rFonts w:cs="Times New Roman"/>
      <w:caps/>
      <w:color w:val="AC5500"/>
      <w:spacing w:val="10"/>
    </w:rPr>
  </w:style>
  <w:style w:type="character" w:customStyle="1" w:styleId="Heading6Char">
    <w:name w:val="Heading 6 Char"/>
    <w:basedOn w:val="DefaultParagraphFont"/>
    <w:link w:val="Heading6"/>
    <w:uiPriority w:val="99"/>
    <w:semiHidden/>
    <w:locked/>
    <w:rsid w:val="006A25C9"/>
    <w:rPr>
      <w:rFonts w:cs="Times New Roman"/>
      <w:caps/>
      <w:color w:val="AC5500"/>
      <w:spacing w:val="10"/>
    </w:rPr>
  </w:style>
  <w:style w:type="character" w:customStyle="1" w:styleId="Heading7Char">
    <w:name w:val="Heading 7 Char"/>
    <w:basedOn w:val="DefaultParagraphFont"/>
    <w:link w:val="Heading7"/>
    <w:uiPriority w:val="99"/>
    <w:semiHidden/>
    <w:locked/>
    <w:rsid w:val="006A25C9"/>
    <w:rPr>
      <w:rFonts w:cs="Times New Roman"/>
      <w:caps/>
      <w:color w:val="AC5500"/>
      <w:spacing w:val="10"/>
    </w:rPr>
  </w:style>
  <w:style w:type="character" w:customStyle="1" w:styleId="Heading8Char">
    <w:name w:val="Heading 8 Char"/>
    <w:basedOn w:val="DefaultParagraphFont"/>
    <w:link w:val="Heading8"/>
    <w:uiPriority w:val="99"/>
    <w:semiHidden/>
    <w:locked/>
    <w:rsid w:val="006A25C9"/>
    <w:rPr>
      <w:rFonts w:cs="Times New Roman"/>
      <w:caps/>
      <w:spacing w:val="10"/>
      <w:sz w:val="18"/>
      <w:szCs w:val="18"/>
    </w:rPr>
  </w:style>
  <w:style w:type="character" w:customStyle="1" w:styleId="Heading9Char">
    <w:name w:val="Heading 9 Char"/>
    <w:basedOn w:val="DefaultParagraphFont"/>
    <w:link w:val="Heading9"/>
    <w:uiPriority w:val="99"/>
    <w:semiHidden/>
    <w:locked/>
    <w:rsid w:val="006A25C9"/>
    <w:rPr>
      <w:rFonts w:cs="Times New Roman"/>
      <w:i/>
      <w:caps/>
      <w:spacing w:val="10"/>
      <w:sz w:val="18"/>
      <w:szCs w:val="18"/>
    </w:rPr>
  </w:style>
  <w:style w:type="character" w:customStyle="1" w:styleId="mw-headline">
    <w:name w:val="mw-headline"/>
    <w:basedOn w:val="DefaultParagraphFont"/>
    <w:uiPriority w:val="99"/>
    <w:rsid w:val="002D0A71"/>
    <w:rPr>
      <w:rFonts w:cs="Times New Roman"/>
    </w:rPr>
  </w:style>
  <w:style w:type="character" w:customStyle="1" w:styleId="editsection">
    <w:name w:val="editsection"/>
    <w:basedOn w:val="DefaultParagraphFont"/>
    <w:uiPriority w:val="99"/>
    <w:rsid w:val="002D0A71"/>
    <w:rPr>
      <w:rFonts w:cs="Times New Roman"/>
    </w:rPr>
  </w:style>
  <w:style w:type="character" w:styleId="Hyperlink">
    <w:name w:val="Hyperlink"/>
    <w:basedOn w:val="DefaultParagraphFont"/>
    <w:uiPriority w:val="99"/>
    <w:rsid w:val="002D0A71"/>
    <w:rPr>
      <w:rFonts w:cs="Times New Roman"/>
      <w:color w:val="0000FF"/>
      <w:u w:val="single"/>
    </w:rPr>
  </w:style>
  <w:style w:type="character" w:styleId="FollowedHyperlink">
    <w:name w:val="FollowedHyperlink"/>
    <w:basedOn w:val="DefaultParagraphFont"/>
    <w:uiPriority w:val="99"/>
    <w:semiHidden/>
    <w:rsid w:val="002D0A71"/>
    <w:rPr>
      <w:rFonts w:cs="Times New Roman"/>
      <w:color w:val="800080"/>
      <w:u w:val="single"/>
    </w:rPr>
  </w:style>
  <w:style w:type="paragraph" w:styleId="NormalWeb">
    <w:name w:val="Normal (Web)"/>
    <w:basedOn w:val="Normal"/>
    <w:uiPriority w:val="99"/>
    <w:semiHidden/>
    <w:rsid w:val="002D0A71"/>
    <w:pPr>
      <w:spacing w:before="100" w:beforeAutospacing="1" w:after="100" w:afterAutospacing="1" w:line="240" w:lineRule="auto"/>
    </w:pPr>
    <w:rPr>
      <w:rFonts w:ascii="Times New Roman" w:hAnsi="Times New Roman"/>
      <w:sz w:val="24"/>
      <w:szCs w:val="24"/>
      <w:lang w:eastAsia="de-CH"/>
    </w:rPr>
  </w:style>
  <w:style w:type="paragraph" w:styleId="BalloonText">
    <w:name w:val="Balloon Text"/>
    <w:basedOn w:val="Normal"/>
    <w:link w:val="BalloonTextChar"/>
    <w:uiPriority w:val="99"/>
    <w:semiHidden/>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D0A71"/>
    <w:rPr>
      <w:rFonts w:ascii="Tahoma" w:hAnsi="Tahoma" w:cs="Tahoma"/>
      <w:sz w:val="16"/>
      <w:szCs w:val="16"/>
    </w:rPr>
  </w:style>
  <w:style w:type="paragraph" w:styleId="Title">
    <w:name w:val="Title"/>
    <w:aliases w:val="TOC Title"/>
    <w:basedOn w:val="Normal"/>
    <w:next w:val="Normal"/>
    <w:link w:val="TitleChar"/>
    <w:uiPriority w:val="99"/>
    <w:qFormat/>
    <w:rsid w:val="006A25C9"/>
    <w:pPr>
      <w:spacing w:before="720"/>
    </w:pPr>
    <w:rPr>
      <w:caps/>
      <w:color w:val="E67300"/>
      <w:spacing w:val="10"/>
      <w:kern w:val="28"/>
      <w:sz w:val="52"/>
      <w:szCs w:val="52"/>
    </w:rPr>
  </w:style>
  <w:style w:type="character" w:customStyle="1" w:styleId="TitleChar">
    <w:name w:val="Title Char"/>
    <w:aliases w:val="TOC Title Char"/>
    <w:basedOn w:val="DefaultParagraphFont"/>
    <w:link w:val="Title"/>
    <w:uiPriority w:val="99"/>
    <w:locked/>
    <w:rsid w:val="006A25C9"/>
    <w:rPr>
      <w:rFonts w:cs="Times New Roman"/>
      <w:caps/>
      <w:color w:val="E67300"/>
      <w:spacing w:val="10"/>
      <w:kern w:val="28"/>
      <w:sz w:val="52"/>
      <w:szCs w:val="52"/>
    </w:rPr>
  </w:style>
  <w:style w:type="paragraph" w:styleId="Subtitle">
    <w:name w:val="Subtitle"/>
    <w:basedOn w:val="Normal"/>
    <w:next w:val="Normal"/>
    <w:link w:val="SubtitleChar"/>
    <w:uiPriority w:val="99"/>
    <w:qFormat/>
    <w:rsid w:val="00DE7DB8"/>
    <w:pPr>
      <w:spacing w:after="1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DE7DB8"/>
    <w:rPr>
      <w:rFonts w:cs="Times New Roman"/>
      <w:caps/>
      <w:color w:val="595959"/>
      <w:spacing w:val="10"/>
      <w:sz w:val="24"/>
      <w:szCs w:val="24"/>
    </w:rPr>
  </w:style>
  <w:style w:type="paragraph" w:styleId="Caption">
    <w:name w:val="caption"/>
    <w:basedOn w:val="Normal"/>
    <w:next w:val="Normal"/>
    <w:uiPriority w:val="99"/>
    <w:qFormat/>
    <w:rsid w:val="006A25C9"/>
    <w:rPr>
      <w:b/>
      <w:bCs/>
      <w:color w:val="AC5500"/>
      <w:sz w:val="16"/>
      <w:szCs w:val="16"/>
    </w:rPr>
  </w:style>
  <w:style w:type="character" w:styleId="Strong">
    <w:name w:val="Strong"/>
    <w:basedOn w:val="DefaultParagraphFont"/>
    <w:uiPriority w:val="99"/>
    <w:qFormat/>
    <w:rsid w:val="006A25C9"/>
    <w:rPr>
      <w:rFonts w:cs="Times New Roman"/>
      <w:b/>
    </w:rPr>
  </w:style>
  <w:style w:type="character" w:styleId="Emphasis">
    <w:name w:val="Emphasis"/>
    <w:basedOn w:val="DefaultParagraphFont"/>
    <w:uiPriority w:val="99"/>
    <w:qFormat/>
    <w:rsid w:val="006A25C9"/>
    <w:rPr>
      <w:rFonts w:cs="Times New Roman"/>
      <w:caps/>
      <w:color w:val="723800"/>
      <w:spacing w:val="5"/>
    </w:rPr>
  </w:style>
  <w:style w:type="paragraph" w:styleId="NoSpacing">
    <w:name w:val="No Spacing"/>
    <w:basedOn w:val="Normal"/>
    <w:link w:val="NoSpacingChar"/>
    <w:uiPriority w:val="99"/>
    <w:qFormat/>
    <w:rsid w:val="006A25C9"/>
    <w:pPr>
      <w:spacing w:before="0" w:after="0" w:line="240" w:lineRule="auto"/>
    </w:pPr>
  </w:style>
  <w:style w:type="character" w:customStyle="1" w:styleId="NoSpacingChar">
    <w:name w:val="No Spacing Char"/>
    <w:basedOn w:val="DefaultParagraphFont"/>
    <w:link w:val="NoSpacing"/>
    <w:uiPriority w:val="99"/>
    <w:locked/>
    <w:rsid w:val="006A25C9"/>
    <w:rPr>
      <w:rFonts w:cs="Times New Roman"/>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99"/>
    <w:qFormat/>
    <w:rsid w:val="006A25C9"/>
    <w:rPr>
      <w:i/>
      <w:iCs/>
    </w:rPr>
  </w:style>
  <w:style w:type="character" w:customStyle="1" w:styleId="QuoteChar">
    <w:name w:val="Quote Char"/>
    <w:basedOn w:val="DefaultParagraphFont"/>
    <w:link w:val="Quote"/>
    <w:uiPriority w:val="99"/>
    <w:locked/>
    <w:rsid w:val="006A25C9"/>
    <w:rPr>
      <w:rFonts w:cs="Times New Roman"/>
      <w:i/>
      <w:iCs/>
      <w:sz w:val="20"/>
      <w:szCs w:val="20"/>
    </w:rPr>
  </w:style>
  <w:style w:type="paragraph" w:styleId="IntenseQuote">
    <w:name w:val="Intense Quote"/>
    <w:basedOn w:val="Normal"/>
    <w:next w:val="Normal"/>
    <w:link w:val="IntenseQuoteChar"/>
    <w:uiPriority w:val="99"/>
    <w:qFormat/>
    <w:rsid w:val="006A25C9"/>
    <w:pPr>
      <w:pBdr>
        <w:top w:val="single" w:sz="4" w:space="10" w:color="E67300"/>
        <w:left w:val="single" w:sz="4" w:space="10" w:color="E67300"/>
      </w:pBdr>
      <w:spacing w:after="0"/>
      <w:ind w:left="1296" w:right="1152"/>
    </w:pPr>
    <w:rPr>
      <w:i/>
      <w:iCs/>
      <w:color w:val="E67300"/>
    </w:rPr>
  </w:style>
  <w:style w:type="character" w:customStyle="1" w:styleId="IntenseQuoteChar">
    <w:name w:val="Intense Quote Char"/>
    <w:basedOn w:val="DefaultParagraphFont"/>
    <w:link w:val="IntenseQuote"/>
    <w:uiPriority w:val="99"/>
    <w:locked/>
    <w:rsid w:val="006A25C9"/>
    <w:rPr>
      <w:rFonts w:cs="Times New Roman"/>
      <w:i/>
      <w:iCs/>
      <w:color w:val="E67300"/>
      <w:sz w:val="20"/>
      <w:szCs w:val="20"/>
    </w:rPr>
  </w:style>
  <w:style w:type="character" w:styleId="SubtleEmphasis">
    <w:name w:val="Subtle Emphasis"/>
    <w:basedOn w:val="DefaultParagraphFont"/>
    <w:uiPriority w:val="99"/>
    <w:qFormat/>
    <w:rsid w:val="006A25C9"/>
    <w:rPr>
      <w:i/>
      <w:color w:val="723800"/>
    </w:rPr>
  </w:style>
  <w:style w:type="character" w:styleId="IntenseEmphasis">
    <w:name w:val="Intense Emphasis"/>
    <w:basedOn w:val="DefaultParagraphFont"/>
    <w:uiPriority w:val="99"/>
    <w:qFormat/>
    <w:rsid w:val="006A25C9"/>
    <w:rPr>
      <w:b/>
      <w:caps/>
      <w:color w:val="723800"/>
      <w:spacing w:val="10"/>
    </w:rPr>
  </w:style>
  <w:style w:type="character" w:styleId="SubtleReference">
    <w:name w:val="Subtle Reference"/>
    <w:basedOn w:val="DefaultParagraphFont"/>
    <w:uiPriority w:val="99"/>
    <w:qFormat/>
    <w:rsid w:val="006A25C9"/>
    <w:rPr>
      <w:b/>
      <w:color w:val="E67300"/>
    </w:rPr>
  </w:style>
  <w:style w:type="character" w:styleId="IntenseReference">
    <w:name w:val="Intense Reference"/>
    <w:basedOn w:val="DefaultParagraphFont"/>
    <w:uiPriority w:val="99"/>
    <w:qFormat/>
    <w:rsid w:val="006A25C9"/>
    <w:rPr>
      <w:b/>
      <w:i/>
      <w:caps/>
      <w:color w:val="E67300"/>
    </w:rPr>
  </w:style>
  <w:style w:type="character" w:styleId="BookTitle">
    <w:name w:val="Book Title"/>
    <w:basedOn w:val="DefaultParagraphFont"/>
    <w:uiPriority w:val="99"/>
    <w:qFormat/>
    <w:rsid w:val="006A25C9"/>
    <w:rPr>
      <w:b/>
      <w:i/>
      <w:spacing w:val="9"/>
    </w:rPr>
  </w:style>
  <w:style w:type="paragraph" w:styleId="TOCHeading">
    <w:name w:val="TOC Heading"/>
    <w:basedOn w:val="Heading1"/>
    <w:next w:val="Normal"/>
    <w:uiPriority w:val="99"/>
    <w:rsid w:val="006A25C9"/>
    <w:pPr>
      <w:outlineLvl w:val="9"/>
    </w:pPr>
  </w:style>
  <w:style w:type="table" w:customStyle="1" w:styleId="LightList-Accent11">
    <w:name w:val="Light List - Accent 11"/>
    <w:uiPriority w:val="99"/>
    <w:rsid w:val="0022786C"/>
    <w:rPr>
      <w:sz w:val="20"/>
      <w:szCs w:val="20"/>
    </w:rPr>
    <w:tblPr>
      <w:tblStyleRowBandSize w:val="1"/>
      <w:tblStyleColBandSize w:val="1"/>
      <w:tblInd w:w="0" w:type="dxa"/>
      <w:tblBorders>
        <w:top w:val="single" w:sz="8" w:space="0" w:color="E67300"/>
        <w:left w:val="single" w:sz="8" w:space="0" w:color="E67300"/>
        <w:bottom w:val="single" w:sz="8" w:space="0" w:color="E67300"/>
        <w:right w:val="single" w:sz="8" w:space="0" w:color="E673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67300"/>
      </w:tcPr>
    </w:tblStylePr>
    <w:tblStylePr w:type="lastRow">
      <w:pPr>
        <w:spacing w:before="0" w:after="0"/>
      </w:pPr>
      <w:rPr>
        <w:rFonts w:cs="Times New Roman"/>
        <w:b/>
        <w:bCs/>
      </w:rPr>
      <w:tblPr/>
      <w:tcPr>
        <w:tcBorders>
          <w:top w:val="double" w:sz="6" w:space="0" w:color="E67300"/>
          <w:left w:val="single" w:sz="8" w:space="0" w:color="E67300"/>
          <w:bottom w:val="single" w:sz="8" w:space="0" w:color="E67300"/>
          <w:right w:val="single" w:sz="8" w:space="0" w:color="E673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67300"/>
          <w:left w:val="single" w:sz="8" w:space="0" w:color="E67300"/>
          <w:bottom w:val="single" w:sz="8" w:space="0" w:color="E67300"/>
          <w:right w:val="single" w:sz="8" w:space="0" w:color="E67300"/>
        </w:tcBorders>
      </w:tcPr>
    </w:tblStylePr>
    <w:tblStylePr w:type="band1Horz">
      <w:rPr>
        <w:rFonts w:cs="Times New Roman"/>
      </w:rPr>
      <w:tblPr/>
      <w:tcPr>
        <w:tcBorders>
          <w:top w:val="single" w:sz="8" w:space="0" w:color="E67300"/>
          <w:left w:val="single" w:sz="8" w:space="0" w:color="E67300"/>
          <w:bottom w:val="single" w:sz="8" w:space="0" w:color="E67300"/>
          <w:right w:val="single" w:sz="8" w:space="0" w:color="E67300"/>
        </w:tcBorders>
      </w:tcPr>
    </w:tblStylePr>
  </w:style>
  <w:style w:type="table" w:styleId="MediumGrid3-Accent1">
    <w:name w:val="Medium Grid 3 Accent 1"/>
    <w:basedOn w:val="TableNormal"/>
    <w:uiPriority w:val="99"/>
    <w:rsid w:val="0022786C"/>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FDCB9"/>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673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673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E673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E673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FB873"/>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873"/>
      </w:tcPr>
    </w:tblStylePr>
  </w:style>
  <w:style w:type="table" w:customStyle="1" w:styleId="MediumShading1-Accent11">
    <w:name w:val="Medium Shading 1 - Accent 11"/>
    <w:uiPriority w:val="99"/>
    <w:rsid w:val="0022786C"/>
    <w:rPr>
      <w:sz w:val="20"/>
      <w:szCs w:val="20"/>
    </w:rPr>
    <w:tblPr>
      <w:tblStyleRowBandSize w:val="1"/>
      <w:tblStyleColBandSize w:val="1"/>
      <w:tblInd w:w="0" w:type="dxa"/>
      <w:tblBorders>
        <w:top w:val="single" w:sz="8" w:space="0" w:color="FF952D"/>
        <w:left w:val="single" w:sz="8" w:space="0" w:color="FF952D"/>
        <w:bottom w:val="single" w:sz="8" w:space="0" w:color="FF952D"/>
        <w:right w:val="single" w:sz="8" w:space="0" w:color="FF952D"/>
        <w:insideH w:val="single" w:sz="8" w:space="0" w:color="FF952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F952D"/>
          <w:left w:val="single" w:sz="8" w:space="0" w:color="FF952D"/>
          <w:bottom w:val="single" w:sz="8" w:space="0" w:color="FF952D"/>
          <w:right w:val="single" w:sz="8" w:space="0" w:color="FF952D"/>
          <w:insideH w:val="nil"/>
          <w:insideV w:val="nil"/>
        </w:tcBorders>
        <w:shd w:val="clear" w:color="auto" w:fill="E67300"/>
      </w:tcPr>
    </w:tblStylePr>
    <w:tblStylePr w:type="lastRow">
      <w:pPr>
        <w:spacing w:before="0" w:after="0"/>
      </w:pPr>
      <w:rPr>
        <w:rFonts w:cs="Times New Roman"/>
        <w:b/>
        <w:bCs/>
      </w:rPr>
      <w:tblPr/>
      <w:tcPr>
        <w:tcBorders>
          <w:top w:val="double" w:sz="6" w:space="0" w:color="FF952D"/>
          <w:left w:val="single" w:sz="8" w:space="0" w:color="FF952D"/>
          <w:bottom w:val="single" w:sz="8" w:space="0" w:color="FF952D"/>
          <w:right w:val="single" w:sz="8" w:space="0" w:color="FF952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DCB9"/>
      </w:tcPr>
    </w:tblStylePr>
    <w:tblStylePr w:type="band1Horz">
      <w:rPr>
        <w:rFonts w:cs="Times New Roman"/>
      </w:rPr>
      <w:tblPr/>
      <w:tcPr>
        <w:tcBorders>
          <w:insideH w:val="nil"/>
          <w:insideV w:val="nil"/>
        </w:tcBorders>
        <w:shd w:val="clear" w:color="auto" w:fill="FFDCB9"/>
      </w:tcPr>
    </w:tblStylePr>
    <w:tblStylePr w:type="band2Horz">
      <w:rPr>
        <w:rFonts w:cs="Times New Roman"/>
      </w:rPr>
      <w:tblPr/>
      <w:tcPr>
        <w:tcBorders>
          <w:insideH w:val="nil"/>
          <w:insideV w:val="nil"/>
        </w:tcBorders>
      </w:tcPr>
    </w:tblStylePr>
  </w:style>
  <w:style w:type="paragraph" w:styleId="TOC1">
    <w:name w:val="toc 1"/>
    <w:basedOn w:val="Normal"/>
    <w:next w:val="Normal"/>
    <w:autoRedefine/>
    <w:uiPriority w:val="39"/>
    <w:rsid w:val="00392CA6"/>
    <w:pPr>
      <w:tabs>
        <w:tab w:val="right" w:pos="8659"/>
      </w:tabs>
      <w:spacing w:after="0"/>
    </w:pPr>
    <w:rPr>
      <w:noProof/>
      <w:sz w:val="24"/>
      <w:u w:val="single"/>
    </w:rPr>
  </w:style>
  <w:style w:type="paragraph" w:styleId="TOC2">
    <w:name w:val="toc 2"/>
    <w:basedOn w:val="Normal"/>
    <w:next w:val="Normal"/>
    <w:autoRedefine/>
    <w:uiPriority w:val="39"/>
    <w:rsid w:val="00A9077D"/>
    <w:pPr>
      <w:tabs>
        <w:tab w:val="right" w:leader="dot" w:pos="8659"/>
      </w:tabs>
      <w:spacing w:after="0"/>
    </w:pPr>
  </w:style>
  <w:style w:type="paragraph" w:styleId="Header">
    <w:name w:val="header"/>
    <w:basedOn w:val="Normal"/>
    <w:link w:val="HeaderChar"/>
    <w:uiPriority w:val="99"/>
    <w:rsid w:val="00F950B7"/>
    <w:pPr>
      <w:tabs>
        <w:tab w:val="center" w:pos="4536"/>
        <w:tab w:val="right" w:pos="9072"/>
      </w:tabs>
      <w:spacing w:before="0" w:after="0" w:line="240" w:lineRule="auto"/>
    </w:pPr>
  </w:style>
  <w:style w:type="character" w:customStyle="1" w:styleId="HeaderChar">
    <w:name w:val="Header Char"/>
    <w:basedOn w:val="DefaultParagraphFont"/>
    <w:link w:val="Header"/>
    <w:uiPriority w:val="99"/>
    <w:locked/>
    <w:rsid w:val="00F950B7"/>
    <w:rPr>
      <w:rFonts w:cs="Times New Roman"/>
      <w:sz w:val="20"/>
      <w:szCs w:val="20"/>
    </w:rPr>
  </w:style>
  <w:style w:type="paragraph" w:styleId="TOC4">
    <w:name w:val="toc 4"/>
    <w:basedOn w:val="Normal"/>
    <w:next w:val="Normal"/>
    <w:autoRedefine/>
    <w:uiPriority w:val="99"/>
    <w:semiHidden/>
    <w:rsid w:val="00487538"/>
    <w:pPr>
      <w:spacing w:after="100"/>
      <w:ind w:left="660"/>
    </w:pPr>
  </w:style>
  <w:style w:type="paragraph" w:styleId="TOC3">
    <w:name w:val="toc 3"/>
    <w:basedOn w:val="Normal"/>
    <w:next w:val="Normal"/>
    <w:autoRedefine/>
    <w:uiPriority w:val="39"/>
    <w:rsid w:val="00A9077D"/>
    <w:pPr>
      <w:tabs>
        <w:tab w:val="right" w:leader="dot" w:pos="8658"/>
      </w:tabs>
      <w:spacing w:before="0" w:after="0"/>
      <w:ind w:left="221"/>
    </w:pPr>
  </w:style>
  <w:style w:type="paragraph" w:styleId="Footer">
    <w:name w:val="footer"/>
    <w:basedOn w:val="Normal"/>
    <w:link w:val="FooterChar"/>
    <w:uiPriority w:val="99"/>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locked/>
    <w:rsid w:val="00F950B7"/>
    <w:rPr>
      <w:rFonts w:cs="Times New Roman"/>
      <w:sz w:val="20"/>
      <w:szCs w:val="20"/>
    </w:rPr>
  </w:style>
  <w:style w:type="paragraph" w:styleId="Revision">
    <w:name w:val="Revision"/>
    <w:hidden/>
    <w:uiPriority w:val="99"/>
    <w:semiHidden/>
    <w:rsid w:val="00DB4F29"/>
    <w:rPr>
      <w:szCs w:val="20"/>
      <w:lang w:val="en-US" w:eastAsia="en-US"/>
    </w:rPr>
  </w:style>
  <w:style w:type="table" w:styleId="TableGrid">
    <w:name w:val="Table Grid"/>
    <w:basedOn w:val="TableNormal"/>
    <w:uiPriority w:val="99"/>
    <w:rsid w:val="00DB4F2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
    <w:name w:val="Table"/>
    <w:basedOn w:val="Normal"/>
    <w:link w:val="TableChar"/>
    <w:uiPriority w:val="99"/>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uiPriority w:val="99"/>
    <w:locked/>
    <w:rsid w:val="007B6A90"/>
    <w:rPr>
      <w:rFonts w:cs="Times New Roman"/>
      <w:sz w:val="20"/>
      <w:szCs w:val="20"/>
    </w:rPr>
  </w:style>
</w:styles>
</file>

<file path=word/webSettings.xml><?xml version="1.0" encoding="utf-8"?>
<w:webSettings xmlns:r="http://schemas.openxmlformats.org/officeDocument/2006/relationships" xmlns:w="http://schemas.openxmlformats.org/wordprocessingml/2006/main">
  <w:divs>
    <w:div w:id="159125789">
      <w:marLeft w:val="0"/>
      <w:marRight w:val="0"/>
      <w:marTop w:val="0"/>
      <w:marBottom w:val="0"/>
      <w:divBdr>
        <w:top w:val="none" w:sz="0" w:space="0" w:color="auto"/>
        <w:left w:val="none" w:sz="0" w:space="0" w:color="auto"/>
        <w:bottom w:val="none" w:sz="0" w:space="0" w:color="auto"/>
        <w:right w:val="none" w:sz="0" w:space="0" w:color="auto"/>
      </w:divBdr>
    </w:div>
    <w:div w:id="1591257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4470</Words>
  <Characters>28163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Project MagmaGame Notebook</vt:lpstr>
    </vt:vector>
  </TitlesOfParts>
  <Company/>
  <LinksUpToDate>false</LinksUpToDate>
  <CharactersWithSpaces>32568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16</cp:revision>
  <cp:lastPrinted>2009-03-16T15:15:00Z</cp:lastPrinted>
  <dcterms:created xsi:type="dcterms:W3CDTF">2009-03-16T14:46:00Z</dcterms:created>
  <dcterms:modified xsi:type="dcterms:W3CDTF">2009-03-16T15:53:00Z</dcterms:modified>
</cp:coreProperties>
</file>