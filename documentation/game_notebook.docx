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F52FE3">
      <w:pPr>
        <w:rPr>
          <w:lang w:val="de-DE"/>
        </w:rPr>
      </w:pPr>
      <w:r>
        <w:rPr>
          <w:noProof/>
          <w:lang w:val="de-CH" w:eastAsia="de-CH"/>
        </w:rPr>
        <w:pict>
          <v:group id="_x0000_s1026" style="position:absolute;left:0;text-align:left;margin-left:5857.45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E721FD" w:rsidRPr="00ED7B53" w:rsidRDefault="00E721FD">
                    <w:pPr>
                      <w:pStyle w:val="KeinLeerraum"/>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E721FD" w:rsidRPr="00ED7B53" w:rsidRDefault="00E721FD">
                    <w:pPr>
                      <w:pStyle w:val="KeinLeerraum"/>
                      <w:spacing w:line="360" w:lineRule="auto"/>
                      <w:rPr>
                        <w:color w:val="FFFFFF"/>
                        <w:lang w:val="de-CH"/>
                      </w:rPr>
                    </w:pPr>
                    <w:r w:rsidRPr="00ED7B53">
                      <w:rPr>
                        <w:color w:val="FFFFFF"/>
                        <w:lang w:val="de-CH"/>
                      </w:rPr>
                      <w:t>Janick Bernet</w:t>
                    </w:r>
                  </w:p>
                  <w:p w:rsidR="00E721FD" w:rsidRPr="00ED7B53" w:rsidRDefault="00E721FD">
                    <w:pPr>
                      <w:pStyle w:val="KeinLeerraum"/>
                      <w:spacing w:line="360" w:lineRule="auto"/>
                      <w:rPr>
                        <w:color w:val="FFFFFF"/>
                        <w:lang w:val="de-CH"/>
                      </w:rPr>
                    </w:pPr>
                    <w:r w:rsidRPr="00ED7B53">
                      <w:rPr>
                        <w:color w:val="FFFFFF"/>
                        <w:lang w:val="de-CH"/>
                      </w:rPr>
                      <w:t>Dominik Käser</w:t>
                    </w:r>
                  </w:p>
                  <w:p w:rsidR="00E721FD" w:rsidRPr="00ED7B53" w:rsidRDefault="00E721FD">
                    <w:pPr>
                      <w:pStyle w:val="KeinLeerraum"/>
                      <w:spacing w:line="360" w:lineRule="auto"/>
                      <w:rPr>
                        <w:color w:val="FFFFFF"/>
                        <w:lang w:val="de-CH"/>
                      </w:rPr>
                    </w:pPr>
                    <w:r w:rsidRPr="00ED7B53">
                      <w:rPr>
                        <w:color w:val="FFFFFF"/>
                        <w:lang w:val="de-CH"/>
                      </w:rPr>
                      <w:t>Christian Oberholzer</w:t>
                    </w:r>
                  </w:p>
                  <w:p w:rsidR="00E721FD" w:rsidRPr="00ED7B53" w:rsidRDefault="00E721FD">
                    <w:pPr>
                      <w:pStyle w:val="KeinLeerraum"/>
                      <w:spacing w:line="360" w:lineRule="auto"/>
                      <w:rPr>
                        <w:color w:val="FFFFFF"/>
                      </w:rPr>
                    </w:pPr>
                    <w:r w:rsidRPr="00ED7B53">
                      <w:rPr>
                        <w:color w:val="FFFFFF"/>
                        <w:lang w:val="de-DE"/>
                      </w:rPr>
                      <w:t>29.05.2009</w:t>
                    </w:r>
                  </w:p>
                </w:txbxContent>
              </v:textbox>
            </v:rect>
            <w10:wrap anchorx="page" anchory="page"/>
          </v:group>
        </w:pict>
      </w:r>
    </w:p>
    <w:p w:rsidR="00BB1619" w:rsidRDefault="00F52FE3">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E721FD" w:rsidRPr="00ED7B53" w:rsidRDefault="00E721FD">
                  <w:pPr>
                    <w:pStyle w:val="KeinLeerraum"/>
                    <w:jc w:val="right"/>
                    <w:rPr>
                      <w:rFonts w:ascii="Cambria" w:hAnsi="Cambria"/>
                      <w:color w:val="FFFFFF"/>
                      <w:sz w:val="72"/>
                      <w:szCs w:val="72"/>
                    </w:rPr>
                  </w:pPr>
                  <w:r w:rsidRPr="00ED7B53">
                    <w:rPr>
                      <w:rFonts w:ascii="Cambria" w:hAnsi="Cambria"/>
                      <w:color w:val="FFFFFF"/>
                      <w:sz w:val="72"/>
                      <w:szCs w:val="72"/>
                    </w:rPr>
                    <w:t>Game Notebook</w:t>
                  </w:r>
                </w:p>
                <w:p w:rsidR="00E721FD" w:rsidRPr="00ED7B53" w:rsidRDefault="00E721FD">
                  <w:pPr>
                    <w:pStyle w:val="KeinLeerraum"/>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el"/>
      </w:pPr>
      <w:bookmarkStart w:id="0" w:name="_Toc225873023"/>
      <w:bookmarkStart w:id="1" w:name="_Toc225873101"/>
      <w:r>
        <w:lastRenderedPageBreak/>
        <w:t>Table of Contents</w:t>
      </w:r>
      <w:bookmarkEnd w:id="0"/>
      <w:bookmarkEnd w:id="1"/>
    </w:p>
    <w:p w:rsidR="00E721FD" w:rsidRDefault="00F52FE3">
      <w:pPr>
        <w:pStyle w:val="Verzeichnis1"/>
        <w:rPr>
          <w:rFonts w:asciiTheme="minorHAnsi" w:eastAsiaTheme="minorEastAsia" w:hAnsiTheme="minorHAnsi" w:cstheme="minorBidi"/>
          <w:sz w:val="22"/>
          <w:szCs w:val="22"/>
          <w:u w:val="none"/>
          <w:lang w:val="de-CH" w:eastAsia="de-CH"/>
        </w:rPr>
      </w:pPr>
      <w:r w:rsidRPr="00F52FE3">
        <w:fldChar w:fldCharType="begin"/>
      </w:r>
      <w:r w:rsidR="00BB1619">
        <w:instrText xml:space="preserve"> TOC \h \z \t "TOC Heading 1;2;TOC Heading 2;3;TOC Title;1" </w:instrText>
      </w:r>
      <w:r w:rsidRPr="00F52FE3">
        <w:fldChar w:fldCharType="separate"/>
      </w:r>
      <w:hyperlink w:anchor="_Toc225873101" w:history="1">
        <w:r w:rsidR="00E721FD" w:rsidRPr="007B6B52">
          <w:rPr>
            <w:rStyle w:val="Hyperlink"/>
          </w:rPr>
          <w:t>Table of Contents</w:t>
        </w:r>
        <w:r w:rsidR="00E721FD">
          <w:rPr>
            <w:webHidden/>
          </w:rPr>
          <w:tab/>
        </w:r>
        <w:r w:rsidR="00E721FD">
          <w:rPr>
            <w:webHidden/>
          </w:rPr>
          <w:fldChar w:fldCharType="begin"/>
        </w:r>
        <w:r w:rsidR="00E721FD">
          <w:rPr>
            <w:webHidden/>
          </w:rPr>
          <w:instrText xml:space="preserve"> PAGEREF _Toc225873101 \h </w:instrText>
        </w:r>
        <w:r w:rsidR="00E721FD">
          <w:rPr>
            <w:webHidden/>
          </w:rPr>
        </w:r>
        <w:r w:rsidR="00E721FD">
          <w:rPr>
            <w:webHidden/>
          </w:rPr>
          <w:fldChar w:fldCharType="separate"/>
        </w:r>
        <w:r w:rsidR="00E721FD">
          <w:rPr>
            <w:webHidden/>
          </w:rPr>
          <w:t>2</w:t>
        </w:r>
        <w:r w:rsidR="00E721FD">
          <w:rPr>
            <w:webHidden/>
          </w:rPr>
          <w:fldChar w:fldCharType="end"/>
        </w:r>
      </w:hyperlink>
    </w:p>
    <w:p w:rsidR="00E721FD" w:rsidRDefault="00E721FD">
      <w:pPr>
        <w:pStyle w:val="Verzeichnis1"/>
        <w:rPr>
          <w:rFonts w:asciiTheme="minorHAnsi" w:eastAsiaTheme="minorEastAsia" w:hAnsiTheme="minorHAnsi" w:cstheme="minorBidi"/>
          <w:sz w:val="22"/>
          <w:szCs w:val="22"/>
          <w:u w:val="none"/>
          <w:lang w:val="de-CH" w:eastAsia="de-CH"/>
        </w:rPr>
      </w:pPr>
      <w:hyperlink w:anchor="_Toc225873102" w:history="1">
        <w:r w:rsidRPr="007B6B52">
          <w:rPr>
            <w:rStyle w:val="Hyperlink"/>
          </w:rPr>
          <w:t>Part 1 – Formal Game Proposal</w:t>
        </w:r>
        <w:r>
          <w:rPr>
            <w:webHidden/>
          </w:rPr>
          <w:tab/>
        </w:r>
        <w:r>
          <w:rPr>
            <w:webHidden/>
          </w:rPr>
          <w:fldChar w:fldCharType="begin"/>
        </w:r>
        <w:r>
          <w:rPr>
            <w:webHidden/>
          </w:rPr>
          <w:instrText xml:space="preserve"> PAGEREF _Toc225873102 \h </w:instrText>
        </w:r>
        <w:r>
          <w:rPr>
            <w:webHidden/>
          </w:rPr>
        </w:r>
        <w:r>
          <w:rPr>
            <w:webHidden/>
          </w:rPr>
          <w:fldChar w:fldCharType="separate"/>
        </w:r>
        <w:r>
          <w:rPr>
            <w:webHidden/>
          </w:rPr>
          <w:t>3</w:t>
        </w:r>
        <w:r>
          <w:rPr>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03" w:history="1">
        <w:r w:rsidRPr="007B6B52">
          <w:rPr>
            <w:rStyle w:val="Hyperlink"/>
            <w:noProof/>
          </w:rPr>
          <w:t>Intro</w:t>
        </w:r>
        <w:r>
          <w:rPr>
            <w:noProof/>
            <w:webHidden/>
          </w:rPr>
          <w:tab/>
        </w:r>
        <w:r>
          <w:rPr>
            <w:noProof/>
            <w:webHidden/>
          </w:rPr>
          <w:fldChar w:fldCharType="begin"/>
        </w:r>
        <w:r>
          <w:rPr>
            <w:noProof/>
            <w:webHidden/>
          </w:rPr>
          <w:instrText xml:space="preserve"> PAGEREF _Toc225873103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04" w:history="1">
        <w:r w:rsidRPr="007B6B52">
          <w:rPr>
            <w:rStyle w:val="Hyperlink"/>
            <w:rFonts w:eastAsia="Times New Roman"/>
            <w:noProof/>
            <w:kern w:val="36"/>
          </w:rPr>
          <w:t>Informal Description</w:t>
        </w:r>
        <w:r>
          <w:rPr>
            <w:noProof/>
            <w:webHidden/>
          </w:rPr>
          <w:tab/>
        </w:r>
        <w:r>
          <w:rPr>
            <w:noProof/>
            <w:webHidden/>
          </w:rPr>
          <w:fldChar w:fldCharType="begin"/>
        </w:r>
        <w:r>
          <w:rPr>
            <w:noProof/>
            <w:webHidden/>
          </w:rPr>
          <w:instrText xml:space="preserve"> PAGEREF _Toc225873104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05" w:history="1">
        <w:r w:rsidRPr="007B6B52">
          <w:rPr>
            <w:rStyle w:val="Hyperlink"/>
            <w:noProof/>
          </w:rPr>
          <w:t>Overview</w:t>
        </w:r>
        <w:r>
          <w:rPr>
            <w:noProof/>
            <w:webHidden/>
          </w:rPr>
          <w:tab/>
        </w:r>
        <w:r>
          <w:rPr>
            <w:noProof/>
            <w:webHidden/>
          </w:rPr>
          <w:fldChar w:fldCharType="begin"/>
        </w:r>
        <w:r>
          <w:rPr>
            <w:noProof/>
            <w:webHidden/>
          </w:rPr>
          <w:instrText xml:space="preserve"> PAGEREF _Toc225873105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06" w:history="1">
        <w:r w:rsidRPr="007B6B52">
          <w:rPr>
            <w:rStyle w:val="Hyperlink"/>
            <w:noProof/>
          </w:rPr>
          <w:t>Game elements</w:t>
        </w:r>
        <w:r>
          <w:rPr>
            <w:noProof/>
            <w:webHidden/>
          </w:rPr>
          <w:tab/>
        </w:r>
        <w:r>
          <w:rPr>
            <w:noProof/>
            <w:webHidden/>
          </w:rPr>
          <w:fldChar w:fldCharType="begin"/>
        </w:r>
        <w:r>
          <w:rPr>
            <w:noProof/>
            <w:webHidden/>
          </w:rPr>
          <w:instrText xml:space="preserve"> PAGEREF _Toc225873106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07" w:history="1">
        <w:r w:rsidRPr="007B6B52">
          <w:rPr>
            <w:rStyle w:val="Hyperlink"/>
            <w:noProof/>
          </w:rPr>
          <w:t>Concept Sketches</w:t>
        </w:r>
        <w:r>
          <w:rPr>
            <w:noProof/>
            <w:webHidden/>
          </w:rPr>
          <w:tab/>
        </w:r>
        <w:r>
          <w:rPr>
            <w:noProof/>
            <w:webHidden/>
          </w:rPr>
          <w:fldChar w:fldCharType="begin"/>
        </w:r>
        <w:r>
          <w:rPr>
            <w:noProof/>
            <w:webHidden/>
          </w:rPr>
          <w:instrText xml:space="preserve"> PAGEREF _Toc225873107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08" w:history="1">
        <w:r w:rsidRPr="007B6B52">
          <w:rPr>
            <w:rStyle w:val="Hyperlink"/>
            <w:rFonts w:eastAsia="Times New Roman"/>
            <w:noProof/>
            <w:lang w:eastAsia="de-CH"/>
          </w:rPr>
          <w:t>Formal Requirements</w:t>
        </w:r>
        <w:r>
          <w:rPr>
            <w:noProof/>
            <w:webHidden/>
          </w:rPr>
          <w:tab/>
        </w:r>
        <w:r>
          <w:rPr>
            <w:noProof/>
            <w:webHidden/>
          </w:rPr>
          <w:fldChar w:fldCharType="begin"/>
        </w:r>
        <w:r>
          <w:rPr>
            <w:noProof/>
            <w:webHidden/>
          </w:rPr>
          <w:instrText xml:space="preserve"> PAGEREF _Toc225873108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09" w:history="1">
        <w:r w:rsidRPr="007B6B52">
          <w:rPr>
            <w:rStyle w:val="Hyperlink"/>
            <w:noProof/>
            <w:lang w:eastAsia="de-CH"/>
          </w:rPr>
          <w:t>General</w:t>
        </w:r>
        <w:r>
          <w:rPr>
            <w:noProof/>
            <w:webHidden/>
          </w:rPr>
          <w:tab/>
        </w:r>
        <w:r>
          <w:rPr>
            <w:noProof/>
            <w:webHidden/>
          </w:rPr>
          <w:fldChar w:fldCharType="begin"/>
        </w:r>
        <w:r>
          <w:rPr>
            <w:noProof/>
            <w:webHidden/>
          </w:rPr>
          <w:instrText xml:space="preserve"> PAGEREF _Toc225873109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0" w:history="1">
        <w:r w:rsidRPr="007B6B52">
          <w:rPr>
            <w:rStyle w:val="Hyperlink"/>
            <w:noProof/>
            <w:lang w:eastAsia="de-CH"/>
          </w:rPr>
          <w:t>GUI AND HUD</w:t>
        </w:r>
        <w:r>
          <w:rPr>
            <w:noProof/>
            <w:webHidden/>
          </w:rPr>
          <w:tab/>
        </w:r>
        <w:r>
          <w:rPr>
            <w:noProof/>
            <w:webHidden/>
          </w:rPr>
          <w:fldChar w:fldCharType="begin"/>
        </w:r>
        <w:r>
          <w:rPr>
            <w:noProof/>
            <w:webHidden/>
          </w:rPr>
          <w:instrText xml:space="preserve"> PAGEREF _Toc225873110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1" w:history="1">
        <w:r w:rsidRPr="007B6B52">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_Toc225873111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2" w:history="1">
        <w:r w:rsidRPr="007B6B52">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_Toc225873112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3" w:history="1">
        <w:r w:rsidRPr="007B6B52">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_Toc225873113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4" w:history="1">
        <w:r w:rsidRPr="007B6B52">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_Toc225873114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15" w:history="1">
        <w:r w:rsidRPr="007B6B52">
          <w:rPr>
            <w:rStyle w:val="Hyperlink"/>
            <w:rFonts w:eastAsia="Times New Roman"/>
            <w:noProof/>
            <w:kern w:val="36"/>
            <w:lang w:eastAsia="de-CH"/>
          </w:rPr>
          <w:t>Development Schedule</w:t>
        </w:r>
        <w:r>
          <w:rPr>
            <w:noProof/>
            <w:webHidden/>
          </w:rPr>
          <w:tab/>
        </w:r>
        <w:r>
          <w:rPr>
            <w:noProof/>
            <w:webHidden/>
          </w:rPr>
          <w:fldChar w:fldCharType="begin"/>
        </w:r>
        <w:r>
          <w:rPr>
            <w:noProof/>
            <w:webHidden/>
          </w:rPr>
          <w:instrText xml:space="preserve"> PAGEREF _Toc225873115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6" w:history="1">
        <w:r w:rsidRPr="007B6B52">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_Toc225873116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7" w:history="1">
        <w:r w:rsidRPr="007B6B52">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_Toc225873117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8" w:history="1">
        <w:r w:rsidRPr="007B6B52">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_Toc225873118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19" w:history="1">
        <w:r w:rsidRPr="007B6B52">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_Toc225873119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20" w:history="1">
        <w:r w:rsidRPr="007B6B52">
          <w:rPr>
            <w:rStyle w:val="Hyperlink"/>
            <w:rFonts w:eastAsia="Times New Roman"/>
            <w:noProof/>
            <w:kern w:val="36"/>
            <w:lang w:eastAsia="de-CH"/>
          </w:rPr>
          <w:t>Assessment</w:t>
        </w:r>
        <w:r>
          <w:rPr>
            <w:noProof/>
            <w:webHidden/>
          </w:rPr>
          <w:tab/>
        </w:r>
        <w:r>
          <w:rPr>
            <w:noProof/>
            <w:webHidden/>
          </w:rPr>
          <w:fldChar w:fldCharType="begin"/>
        </w:r>
        <w:r>
          <w:rPr>
            <w:noProof/>
            <w:webHidden/>
          </w:rPr>
          <w:instrText xml:space="preserve"> PAGEREF _Toc225873120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1"/>
        <w:rPr>
          <w:rFonts w:asciiTheme="minorHAnsi" w:eastAsiaTheme="minorEastAsia" w:hAnsiTheme="minorHAnsi" w:cstheme="minorBidi"/>
          <w:sz w:val="22"/>
          <w:szCs w:val="22"/>
          <w:u w:val="none"/>
          <w:lang w:val="de-CH" w:eastAsia="de-CH"/>
        </w:rPr>
      </w:pPr>
      <w:hyperlink w:anchor="_Toc225873121" w:history="1">
        <w:r w:rsidRPr="007B6B52">
          <w:rPr>
            <w:rStyle w:val="Hyperlink"/>
          </w:rPr>
          <w:t>Part 2 – Prototype</w:t>
        </w:r>
        <w:r>
          <w:rPr>
            <w:webHidden/>
          </w:rPr>
          <w:tab/>
        </w:r>
        <w:r>
          <w:rPr>
            <w:webHidden/>
          </w:rPr>
          <w:fldChar w:fldCharType="begin"/>
        </w:r>
        <w:r>
          <w:rPr>
            <w:webHidden/>
          </w:rPr>
          <w:instrText xml:space="preserve"> PAGEREF _Toc225873121 \h </w:instrText>
        </w:r>
        <w:r>
          <w:rPr>
            <w:webHidden/>
          </w:rPr>
        </w:r>
        <w:r>
          <w:rPr>
            <w:webHidden/>
          </w:rPr>
          <w:fldChar w:fldCharType="separate"/>
        </w:r>
        <w:r>
          <w:rPr>
            <w:webHidden/>
          </w:rPr>
          <w:t>3</w:t>
        </w:r>
        <w:r>
          <w:rPr>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22" w:history="1">
        <w:r w:rsidRPr="007B6B52">
          <w:rPr>
            <w:rStyle w:val="Hyperlink"/>
            <w:noProof/>
          </w:rPr>
          <w:t>Gameplay Screenshots</w:t>
        </w:r>
        <w:r>
          <w:rPr>
            <w:noProof/>
            <w:webHidden/>
          </w:rPr>
          <w:tab/>
        </w:r>
        <w:r>
          <w:rPr>
            <w:noProof/>
            <w:webHidden/>
          </w:rPr>
          <w:fldChar w:fldCharType="begin"/>
        </w:r>
        <w:r>
          <w:rPr>
            <w:noProof/>
            <w:webHidden/>
          </w:rPr>
          <w:instrText xml:space="preserve"> PAGEREF _Toc225873122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23" w:history="1">
        <w:r w:rsidRPr="007B6B52">
          <w:rPr>
            <w:rStyle w:val="Hyperlink"/>
            <w:noProof/>
          </w:rPr>
          <w:t>Findings</w:t>
        </w:r>
        <w:r>
          <w:rPr>
            <w:noProof/>
            <w:webHidden/>
          </w:rPr>
          <w:tab/>
        </w:r>
        <w:r>
          <w:rPr>
            <w:noProof/>
            <w:webHidden/>
          </w:rPr>
          <w:fldChar w:fldCharType="begin"/>
        </w:r>
        <w:r>
          <w:rPr>
            <w:noProof/>
            <w:webHidden/>
          </w:rPr>
          <w:instrText xml:space="preserve"> PAGEREF _Toc225873123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24" w:history="1">
        <w:r w:rsidRPr="007B6B52">
          <w:rPr>
            <w:rStyle w:val="Hyperlink"/>
            <w:noProof/>
          </w:rPr>
          <w:t>Positioning</w:t>
        </w:r>
        <w:r>
          <w:rPr>
            <w:noProof/>
            <w:webHidden/>
          </w:rPr>
          <w:tab/>
        </w:r>
        <w:r>
          <w:rPr>
            <w:noProof/>
            <w:webHidden/>
          </w:rPr>
          <w:fldChar w:fldCharType="begin"/>
        </w:r>
        <w:r>
          <w:rPr>
            <w:noProof/>
            <w:webHidden/>
          </w:rPr>
          <w:instrText xml:space="preserve"> PAGEREF _Toc225873124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25" w:history="1">
        <w:r w:rsidRPr="007B6B52">
          <w:rPr>
            <w:rStyle w:val="Hyperlink"/>
            <w:noProof/>
          </w:rPr>
          <w:t>Player movement</w:t>
        </w:r>
        <w:r>
          <w:rPr>
            <w:noProof/>
            <w:webHidden/>
          </w:rPr>
          <w:tab/>
        </w:r>
        <w:r>
          <w:rPr>
            <w:noProof/>
            <w:webHidden/>
          </w:rPr>
          <w:fldChar w:fldCharType="begin"/>
        </w:r>
        <w:r>
          <w:rPr>
            <w:noProof/>
            <w:webHidden/>
          </w:rPr>
          <w:instrText xml:space="preserve"> PAGEREF _Toc225873125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26" w:history="1">
        <w:r w:rsidRPr="007B6B52">
          <w:rPr>
            <w:rStyle w:val="Hyperlink"/>
            <w:noProof/>
          </w:rPr>
          <w:t>Island Travel</w:t>
        </w:r>
        <w:r>
          <w:rPr>
            <w:noProof/>
            <w:webHidden/>
          </w:rPr>
          <w:tab/>
        </w:r>
        <w:r>
          <w:rPr>
            <w:noProof/>
            <w:webHidden/>
          </w:rPr>
          <w:fldChar w:fldCharType="begin"/>
        </w:r>
        <w:r>
          <w:rPr>
            <w:noProof/>
            <w:webHidden/>
          </w:rPr>
          <w:instrText xml:space="preserve"> PAGEREF _Toc225873126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27" w:history="1">
        <w:r w:rsidRPr="007B6B52">
          <w:rPr>
            <w:rStyle w:val="Hyperlink"/>
            <w:noProof/>
          </w:rPr>
          <w:t>Parameter Tuning</w:t>
        </w:r>
        <w:r>
          <w:rPr>
            <w:noProof/>
            <w:webHidden/>
          </w:rPr>
          <w:tab/>
        </w:r>
        <w:r>
          <w:rPr>
            <w:noProof/>
            <w:webHidden/>
          </w:rPr>
          <w:fldChar w:fldCharType="begin"/>
        </w:r>
        <w:r>
          <w:rPr>
            <w:noProof/>
            <w:webHidden/>
          </w:rPr>
          <w:instrText xml:space="preserve"> PAGEREF _Toc225873127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1"/>
        <w:rPr>
          <w:rFonts w:asciiTheme="minorHAnsi" w:eastAsiaTheme="minorEastAsia" w:hAnsiTheme="minorHAnsi" w:cstheme="minorBidi"/>
          <w:sz w:val="22"/>
          <w:szCs w:val="22"/>
          <w:u w:val="none"/>
          <w:lang w:val="de-CH" w:eastAsia="de-CH"/>
        </w:rPr>
      </w:pPr>
      <w:hyperlink w:anchor="_Toc225873128" w:history="1">
        <w:r w:rsidRPr="007B6B52">
          <w:rPr>
            <w:rStyle w:val="Hyperlink"/>
          </w:rPr>
          <w:t>Part 3 – Interim Report</w:t>
        </w:r>
        <w:r>
          <w:rPr>
            <w:webHidden/>
          </w:rPr>
          <w:tab/>
        </w:r>
        <w:r>
          <w:rPr>
            <w:webHidden/>
          </w:rPr>
          <w:fldChar w:fldCharType="begin"/>
        </w:r>
        <w:r>
          <w:rPr>
            <w:webHidden/>
          </w:rPr>
          <w:instrText xml:space="preserve"> PAGEREF _Toc225873128 \h </w:instrText>
        </w:r>
        <w:r>
          <w:rPr>
            <w:webHidden/>
          </w:rPr>
        </w:r>
        <w:r>
          <w:rPr>
            <w:webHidden/>
          </w:rPr>
          <w:fldChar w:fldCharType="separate"/>
        </w:r>
        <w:r>
          <w:rPr>
            <w:webHidden/>
          </w:rPr>
          <w:t>3</w:t>
        </w:r>
        <w:r>
          <w:rPr>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29" w:history="1">
        <w:r w:rsidRPr="007B6B52">
          <w:rPr>
            <w:rStyle w:val="Hyperlink"/>
            <w:noProof/>
          </w:rPr>
          <w:t>Week 1: Functional Minimum</w:t>
        </w:r>
        <w:r>
          <w:rPr>
            <w:noProof/>
            <w:webHidden/>
          </w:rPr>
          <w:tab/>
        </w:r>
        <w:r>
          <w:rPr>
            <w:noProof/>
            <w:webHidden/>
          </w:rPr>
          <w:fldChar w:fldCharType="begin"/>
        </w:r>
        <w:r>
          <w:rPr>
            <w:noProof/>
            <w:webHidden/>
          </w:rPr>
          <w:instrText xml:space="preserve"> PAGEREF _Toc225873129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30" w:history="1">
        <w:r w:rsidRPr="007B6B52">
          <w:rPr>
            <w:rStyle w:val="Hyperlink"/>
            <w:noProof/>
          </w:rPr>
          <w:t>Changes</w:t>
        </w:r>
        <w:r>
          <w:rPr>
            <w:noProof/>
            <w:webHidden/>
          </w:rPr>
          <w:tab/>
        </w:r>
        <w:r>
          <w:rPr>
            <w:noProof/>
            <w:webHidden/>
          </w:rPr>
          <w:fldChar w:fldCharType="begin"/>
        </w:r>
        <w:r>
          <w:rPr>
            <w:noProof/>
            <w:webHidden/>
          </w:rPr>
          <w:instrText xml:space="preserve"> PAGEREF _Toc225873130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31" w:history="1">
        <w:r w:rsidRPr="007B6B52">
          <w:rPr>
            <w:rStyle w:val="Hyperlink"/>
            <w:noProof/>
          </w:rPr>
          <w:t>achievements</w:t>
        </w:r>
        <w:r>
          <w:rPr>
            <w:noProof/>
            <w:webHidden/>
          </w:rPr>
          <w:tab/>
        </w:r>
        <w:r>
          <w:rPr>
            <w:noProof/>
            <w:webHidden/>
          </w:rPr>
          <w:fldChar w:fldCharType="begin"/>
        </w:r>
        <w:r>
          <w:rPr>
            <w:noProof/>
            <w:webHidden/>
          </w:rPr>
          <w:instrText xml:space="preserve"> PAGEREF _Toc225873131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32" w:history="1">
        <w:r w:rsidRPr="007B6B52">
          <w:rPr>
            <w:rStyle w:val="Hyperlink"/>
            <w:noProof/>
          </w:rPr>
          <w:t>Problems</w:t>
        </w:r>
        <w:r>
          <w:rPr>
            <w:noProof/>
            <w:webHidden/>
          </w:rPr>
          <w:tab/>
        </w:r>
        <w:r>
          <w:rPr>
            <w:noProof/>
            <w:webHidden/>
          </w:rPr>
          <w:fldChar w:fldCharType="begin"/>
        </w:r>
        <w:r>
          <w:rPr>
            <w:noProof/>
            <w:webHidden/>
          </w:rPr>
          <w:instrText xml:space="preserve"> PAGEREF _Toc225873132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33" w:history="1">
        <w:r w:rsidRPr="007B6B52">
          <w:rPr>
            <w:rStyle w:val="Hyperlink"/>
            <w:noProof/>
          </w:rPr>
          <w:t>The Product</w:t>
        </w:r>
        <w:r>
          <w:rPr>
            <w:noProof/>
            <w:webHidden/>
          </w:rPr>
          <w:tab/>
        </w:r>
        <w:r>
          <w:rPr>
            <w:noProof/>
            <w:webHidden/>
          </w:rPr>
          <w:fldChar w:fldCharType="begin"/>
        </w:r>
        <w:r>
          <w:rPr>
            <w:noProof/>
            <w:webHidden/>
          </w:rPr>
          <w:instrText xml:space="preserve"> PAGEREF _Toc225873133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3"/>
        <w:rPr>
          <w:rFonts w:asciiTheme="minorHAnsi" w:eastAsiaTheme="minorEastAsia" w:hAnsiTheme="minorHAnsi" w:cstheme="minorBidi"/>
          <w:noProof/>
          <w:szCs w:val="22"/>
          <w:lang w:val="de-CH" w:eastAsia="de-CH"/>
        </w:rPr>
      </w:pPr>
      <w:hyperlink w:anchor="_Toc225873134" w:history="1">
        <w:r w:rsidRPr="007B6B52">
          <w:rPr>
            <w:rStyle w:val="Hyperlink"/>
            <w:noProof/>
          </w:rPr>
          <w:t>Planning</w:t>
        </w:r>
        <w:r>
          <w:rPr>
            <w:noProof/>
            <w:webHidden/>
          </w:rPr>
          <w:tab/>
        </w:r>
        <w:r>
          <w:rPr>
            <w:noProof/>
            <w:webHidden/>
          </w:rPr>
          <w:fldChar w:fldCharType="begin"/>
        </w:r>
        <w:r>
          <w:rPr>
            <w:noProof/>
            <w:webHidden/>
          </w:rPr>
          <w:instrText xml:space="preserve"> PAGEREF _Toc225873134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35" w:history="1">
        <w:r w:rsidRPr="007B6B52">
          <w:rPr>
            <w:rStyle w:val="Hyperlink"/>
            <w:noProof/>
          </w:rPr>
          <w:t>Week 2: Low Target Part 1</w:t>
        </w:r>
        <w:r>
          <w:rPr>
            <w:noProof/>
            <w:webHidden/>
          </w:rPr>
          <w:tab/>
        </w:r>
        <w:r>
          <w:rPr>
            <w:noProof/>
            <w:webHidden/>
          </w:rPr>
          <w:fldChar w:fldCharType="begin"/>
        </w:r>
        <w:r>
          <w:rPr>
            <w:noProof/>
            <w:webHidden/>
          </w:rPr>
          <w:instrText xml:space="preserve"> PAGEREF _Toc225873135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2"/>
        <w:rPr>
          <w:rFonts w:asciiTheme="minorHAnsi" w:eastAsiaTheme="minorEastAsia" w:hAnsiTheme="minorHAnsi" w:cstheme="minorBidi"/>
          <w:noProof/>
          <w:szCs w:val="22"/>
          <w:lang w:val="de-CH" w:eastAsia="de-CH"/>
        </w:rPr>
      </w:pPr>
      <w:hyperlink w:anchor="_Toc225873136" w:history="1">
        <w:r w:rsidRPr="007B6B52">
          <w:rPr>
            <w:rStyle w:val="Hyperlink"/>
            <w:noProof/>
          </w:rPr>
          <w:t>Week 2: Low Target Part 2</w:t>
        </w:r>
        <w:r>
          <w:rPr>
            <w:noProof/>
            <w:webHidden/>
          </w:rPr>
          <w:tab/>
        </w:r>
        <w:r>
          <w:rPr>
            <w:noProof/>
            <w:webHidden/>
          </w:rPr>
          <w:fldChar w:fldCharType="begin"/>
        </w:r>
        <w:r>
          <w:rPr>
            <w:noProof/>
            <w:webHidden/>
          </w:rPr>
          <w:instrText xml:space="preserve"> PAGEREF _Toc225873136 \h </w:instrText>
        </w:r>
        <w:r>
          <w:rPr>
            <w:noProof/>
            <w:webHidden/>
          </w:rPr>
        </w:r>
        <w:r>
          <w:rPr>
            <w:noProof/>
            <w:webHidden/>
          </w:rPr>
          <w:fldChar w:fldCharType="separate"/>
        </w:r>
        <w:r>
          <w:rPr>
            <w:noProof/>
            <w:webHidden/>
          </w:rPr>
          <w:t>3</w:t>
        </w:r>
        <w:r>
          <w:rPr>
            <w:noProof/>
            <w:webHidden/>
          </w:rPr>
          <w:fldChar w:fldCharType="end"/>
        </w:r>
      </w:hyperlink>
    </w:p>
    <w:p w:rsidR="00E721FD" w:rsidRDefault="00E721FD">
      <w:pPr>
        <w:pStyle w:val="Verzeichnis1"/>
        <w:rPr>
          <w:rFonts w:asciiTheme="minorHAnsi" w:eastAsiaTheme="minorEastAsia" w:hAnsiTheme="minorHAnsi" w:cstheme="minorBidi"/>
          <w:sz w:val="22"/>
          <w:szCs w:val="22"/>
          <w:u w:val="none"/>
          <w:lang w:val="de-CH" w:eastAsia="de-CH"/>
        </w:rPr>
      </w:pPr>
      <w:hyperlink w:anchor="_Toc225873137" w:history="1">
        <w:r w:rsidRPr="007B6B52">
          <w:rPr>
            <w:rStyle w:val="Hyperlink"/>
          </w:rPr>
          <w:t>Part 4 – Alpha Release</w:t>
        </w:r>
        <w:r>
          <w:rPr>
            <w:webHidden/>
          </w:rPr>
          <w:tab/>
        </w:r>
        <w:r>
          <w:rPr>
            <w:webHidden/>
          </w:rPr>
          <w:fldChar w:fldCharType="begin"/>
        </w:r>
        <w:r>
          <w:rPr>
            <w:webHidden/>
          </w:rPr>
          <w:instrText xml:space="preserve"> PAGEREF _Toc225873137 \h </w:instrText>
        </w:r>
        <w:r>
          <w:rPr>
            <w:webHidden/>
          </w:rPr>
        </w:r>
        <w:r>
          <w:rPr>
            <w:webHidden/>
          </w:rPr>
          <w:fldChar w:fldCharType="separate"/>
        </w:r>
        <w:r>
          <w:rPr>
            <w:webHidden/>
          </w:rPr>
          <w:t>3</w:t>
        </w:r>
        <w:r>
          <w:rPr>
            <w:webHidden/>
          </w:rPr>
          <w:fldChar w:fldCharType="end"/>
        </w:r>
      </w:hyperlink>
    </w:p>
    <w:p w:rsidR="00E721FD" w:rsidRDefault="00E721FD">
      <w:pPr>
        <w:pStyle w:val="Verzeichnis1"/>
        <w:rPr>
          <w:rFonts w:asciiTheme="minorHAnsi" w:eastAsiaTheme="minorEastAsia" w:hAnsiTheme="minorHAnsi" w:cstheme="minorBidi"/>
          <w:sz w:val="22"/>
          <w:szCs w:val="22"/>
          <w:u w:val="none"/>
          <w:lang w:val="de-CH" w:eastAsia="de-CH"/>
        </w:rPr>
      </w:pPr>
      <w:hyperlink w:anchor="_Toc225873138" w:history="1">
        <w:r w:rsidRPr="007B6B52">
          <w:rPr>
            <w:rStyle w:val="Hyperlink"/>
          </w:rPr>
          <w:t>Part 5 – Playtesting</w:t>
        </w:r>
        <w:r>
          <w:rPr>
            <w:webHidden/>
          </w:rPr>
          <w:tab/>
        </w:r>
        <w:r>
          <w:rPr>
            <w:webHidden/>
          </w:rPr>
          <w:fldChar w:fldCharType="begin"/>
        </w:r>
        <w:r>
          <w:rPr>
            <w:webHidden/>
          </w:rPr>
          <w:instrText xml:space="preserve"> PAGEREF _Toc225873138 \h </w:instrText>
        </w:r>
        <w:r>
          <w:rPr>
            <w:webHidden/>
          </w:rPr>
        </w:r>
        <w:r>
          <w:rPr>
            <w:webHidden/>
          </w:rPr>
          <w:fldChar w:fldCharType="separate"/>
        </w:r>
        <w:r>
          <w:rPr>
            <w:webHidden/>
          </w:rPr>
          <w:t>3</w:t>
        </w:r>
        <w:r>
          <w:rPr>
            <w:webHidden/>
          </w:rPr>
          <w:fldChar w:fldCharType="end"/>
        </w:r>
      </w:hyperlink>
    </w:p>
    <w:p w:rsidR="00E721FD" w:rsidRDefault="00E721FD">
      <w:pPr>
        <w:pStyle w:val="Verzeichnis1"/>
        <w:rPr>
          <w:rFonts w:asciiTheme="minorHAnsi" w:eastAsiaTheme="minorEastAsia" w:hAnsiTheme="minorHAnsi" w:cstheme="minorBidi"/>
          <w:sz w:val="22"/>
          <w:szCs w:val="22"/>
          <w:u w:val="none"/>
          <w:lang w:val="de-CH" w:eastAsia="de-CH"/>
        </w:rPr>
      </w:pPr>
      <w:hyperlink w:anchor="_Toc225873139" w:history="1">
        <w:r w:rsidRPr="007B6B52">
          <w:rPr>
            <w:rStyle w:val="Hyperlink"/>
          </w:rPr>
          <w:t>Part 6 – Public Presentation and Conclusion</w:t>
        </w:r>
        <w:r>
          <w:rPr>
            <w:webHidden/>
          </w:rPr>
          <w:tab/>
        </w:r>
        <w:r>
          <w:rPr>
            <w:webHidden/>
          </w:rPr>
          <w:fldChar w:fldCharType="begin"/>
        </w:r>
        <w:r>
          <w:rPr>
            <w:webHidden/>
          </w:rPr>
          <w:instrText xml:space="preserve"> PAGEREF _Toc225873139 \h </w:instrText>
        </w:r>
        <w:r>
          <w:rPr>
            <w:webHidden/>
          </w:rPr>
        </w:r>
        <w:r>
          <w:rPr>
            <w:webHidden/>
          </w:rPr>
          <w:fldChar w:fldCharType="separate"/>
        </w:r>
        <w:r>
          <w:rPr>
            <w:webHidden/>
          </w:rPr>
          <w:t>3</w:t>
        </w:r>
        <w:r>
          <w:rPr>
            <w:webHidden/>
          </w:rPr>
          <w:fldChar w:fldCharType="end"/>
        </w:r>
      </w:hyperlink>
    </w:p>
    <w:p w:rsidR="00BB1619" w:rsidRDefault="00F52FE3" w:rsidP="001376E6">
      <w:r>
        <w:fldChar w:fldCharType="end"/>
      </w:r>
    </w:p>
    <w:p w:rsidR="00BB1619" w:rsidRPr="00D73078" w:rsidRDefault="00BB1619" w:rsidP="005D121A">
      <w:pPr>
        <w:pStyle w:val="Titel"/>
      </w:pPr>
      <w:bookmarkStart w:id="2" w:name="_Toc225873024"/>
      <w:bookmarkStart w:id="3" w:name="_Toc225873102"/>
      <w:r>
        <w:t>Part 1 – Formal Game Proposal</w:t>
      </w:r>
      <w:bookmarkEnd w:id="2"/>
      <w:bookmarkEnd w:id="3"/>
    </w:p>
    <w:p w:rsidR="00BB1619" w:rsidRPr="00843FBD" w:rsidRDefault="00BB1619" w:rsidP="00843FBD">
      <w:pPr>
        <w:pStyle w:val="berschrift1"/>
      </w:pPr>
      <w:bookmarkStart w:id="4" w:name="Intro"/>
      <w:bookmarkStart w:id="5" w:name="_Toc225873025"/>
      <w:bookmarkStart w:id="6" w:name="_Toc225873103"/>
      <w:bookmarkEnd w:id="4"/>
      <w:r w:rsidRPr="00843FBD">
        <w:t>Intro</w:t>
      </w:r>
      <w:bookmarkEnd w:id="5"/>
      <w:bookmarkEnd w:id="6"/>
      <w:r w:rsidRPr="00843FBD">
        <w:t xml:space="preserve"> </w:t>
      </w:r>
    </w:p>
    <w:p w:rsidR="00BB1619" w:rsidRPr="002D0A71" w:rsidRDefault="00BB1619" w:rsidP="005750BE">
      <w:pPr>
        <w:rPr>
          <w:lang w:eastAsia="de-CH"/>
        </w:rPr>
      </w:pPr>
      <w:bookmarkStart w:id="7" w:name="Overview"/>
      <w:bookmarkEnd w:id="7"/>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berschrift1"/>
        <w:rPr>
          <w:rFonts w:eastAsia="Times New Roman"/>
          <w:kern w:val="36"/>
        </w:rPr>
      </w:pPr>
      <w:bookmarkStart w:id="8" w:name="_Toc225873026"/>
      <w:bookmarkStart w:id="9" w:name="_Toc225873104"/>
      <w:r>
        <w:rPr>
          <w:rFonts w:eastAsia="Times New Roman"/>
          <w:kern w:val="36"/>
        </w:rPr>
        <w:t>Informal</w:t>
      </w:r>
      <w:r w:rsidRPr="002D0A71">
        <w:rPr>
          <w:rFonts w:eastAsia="Times New Roman"/>
          <w:kern w:val="36"/>
        </w:rPr>
        <w:t xml:space="preserve"> Description</w:t>
      </w:r>
      <w:bookmarkEnd w:id="8"/>
      <w:bookmarkEnd w:id="9"/>
      <w:r w:rsidRPr="002D0A71">
        <w:rPr>
          <w:rFonts w:eastAsia="Times New Roman"/>
          <w:kern w:val="36"/>
        </w:rPr>
        <w:t xml:space="preserve"> </w:t>
      </w:r>
    </w:p>
    <w:p w:rsidR="00BB1619" w:rsidRPr="00C3660A" w:rsidRDefault="00BB1619" w:rsidP="00C3660A">
      <w:pPr>
        <w:pStyle w:val="berschrift2"/>
      </w:pPr>
      <w:bookmarkStart w:id="10" w:name="_Toc225873027"/>
      <w:bookmarkStart w:id="11" w:name="_Toc225873105"/>
      <w:r w:rsidRPr="00C3660A">
        <w:t>Overview</w:t>
      </w:r>
      <w:bookmarkEnd w:id="10"/>
      <w:bookmarkEnd w:id="11"/>
      <w:r w:rsidRPr="00C3660A">
        <w:t xml:space="preserve"> </w:t>
      </w:r>
    </w:p>
    <w:p w:rsidR="00BB1619" w:rsidRPr="002D0A71" w:rsidRDefault="00BB1619" w:rsidP="00F027C2">
      <w:pPr>
        <w:rPr>
          <w:lang w:eastAsia="de-CH"/>
        </w:rPr>
      </w:pPr>
      <w:bookmarkStart w:id="12" w:name="Game_elements"/>
      <w:bookmarkEnd w:id="1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berschrift2"/>
      </w:pPr>
      <w:bookmarkStart w:id="13" w:name="_Toc225873028"/>
      <w:bookmarkStart w:id="14" w:name="_Toc225873106"/>
      <w:r w:rsidRPr="00C3660A">
        <w:lastRenderedPageBreak/>
        <w:t>Game elements</w:t>
      </w:r>
      <w:bookmarkEnd w:id="13"/>
      <w:bookmarkEnd w:id="14"/>
      <w:r w:rsidRPr="00C3660A">
        <w:t xml:space="preserve"> </w:t>
      </w:r>
    </w:p>
    <w:p w:rsidR="00BB1619" w:rsidRPr="002D0A71" w:rsidRDefault="00BB1619" w:rsidP="002D0A71">
      <w:pPr>
        <w:pStyle w:val="berschrift3"/>
      </w:pPr>
      <w:bookmarkStart w:id="15" w:name="Environment"/>
      <w:bookmarkEnd w:id="15"/>
      <w:r w:rsidRPr="002D0A71">
        <w:t>Environment</w:t>
      </w:r>
    </w:p>
    <w:p w:rsidR="00BB1619" w:rsidRPr="002D0A71" w:rsidRDefault="00BB1619" w:rsidP="00F751EB">
      <w:pPr>
        <w:rPr>
          <w:lang w:eastAsia="de-CH"/>
        </w:rPr>
      </w:pPr>
      <w:bookmarkStart w:id="16" w:name="Player_characters"/>
      <w:bookmarkStart w:id="17" w:name="Pillars"/>
      <w:bookmarkEnd w:id="16"/>
      <w:bookmarkEnd w:id="17"/>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enabsatz"/>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enabsatz"/>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enabsatz"/>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t xml:space="preserve">A more precise definition of these elements follows. </w:t>
      </w:r>
    </w:p>
    <w:p w:rsidR="00BB1619" w:rsidRPr="003C0624" w:rsidRDefault="00BB1619" w:rsidP="003C0624">
      <w:pPr>
        <w:pStyle w:val="berschrift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8" w:name="Hovering_islands"/>
      <w:bookmarkEnd w:id="18"/>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berschrift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berschrift3"/>
      </w:pPr>
      <w:r w:rsidRPr="003C0624">
        <w:t xml:space="preserve">Player characters </w:t>
      </w:r>
    </w:p>
    <w:p w:rsidR="00BB1619" w:rsidRDefault="00BB1619" w:rsidP="002A02AC">
      <w:pPr>
        <w:rPr>
          <w:lang w:eastAsia="de-CH"/>
        </w:rPr>
      </w:pPr>
      <w:bookmarkStart w:id="19" w:name="Player_Interactions"/>
      <w:bookmarkStart w:id="20" w:name="_Ref223758458"/>
      <w:bookmarkEnd w:id="1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F52FE3">
        <w:rPr>
          <w:lang w:eastAsia="de-CH"/>
        </w:rPr>
        <w:fldChar w:fldCharType="begin"/>
      </w:r>
      <w:r w:rsidR="006676A1">
        <w:rPr>
          <w:lang w:eastAsia="de-CH"/>
        </w:rPr>
        <w:instrText xml:space="preserve"> REF _Ref225018225 \h </w:instrText>
      </w:r>
      <w:r w:rsidR="00F52FE3">
        <w:rPr>
          <w:lang w:eastAsia="de-CH"/>
        </w:rPr>
      </w:r>
      <w:r w:rsidR="00F52FE3">
        <w:rPr>
          <w:lang w:eastAsia="de-CH"/>
        </w:rPr>
        <w:fldChar w:fldCharType="separate"/>
      </w:r>
      <w:r w:rsidR="00E721FD" w:rsidRPr="00DE7DB8">
        <w:t>Indirect combat (Chicken tactics)</w:t>
      </w:r>
      <w:r w:rsidR="00F52FE3">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berschrift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berschrift3"/>
      </w:pPr>
      <w:r w:rsidRPr="003C0624">
        <w:t>Player Interactions</w:t>
      </w:r>
      <w:bookmarkEnd w:id="20"/>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berschrift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lastRenderedPageBreak/>
        <w:t>Players can walk around the islands, though they cannot fall from them just by walking.</w:t>
      </w:r>
    </w:p>
    <w:p w:rsidR="00BB1619" w:rsidRDefault="00BB1619" w:rsidP="005D121A">
      <w:pPr>
        <w:pStyle w:val="berschrift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berschrift4"/>
        <w:rPr>
          <w:lang w:eastAsia="de-CH"/>
        </w:rPr>
      </w:pPr>
      <w:r w:rsidRPr="002D0A71">
        <w:rPr>
          <w:lang w:eastAsia="de-CH"/>
        </w:rPr>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berschrift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853260" w:rsidRDefault="00BB1619" w:rsidP="008E301F">
      <w:pPr>
        <w:pStyle w:val="berschrift4"/>
        <w:rPr>
          <w:lang w:val="fr-FR" w:eastAsia="de-CH"/>
        </w:rPr>
      </w:pPr>
      <w:r w:rsidRPr="00853260">
        <w:rPr>
          <w:lang w:val="fr-FR"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berschrift4"/>
      </w:pPr>
      <w:bookmarkStart w:id="21" w:name="_Ref225018225"/>
      <w:r w:rsidRPr="00DE7DB8">
        <w:t>Indirect combat (Chicken tactics)</w:t>
      </w:r>
      <w:bookmarkEnd w:id="21"/>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enabsatz"/>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enabsatz"/>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enabsatz"/>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enabsatz"/>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22" w:name="Concept_Sketches"/>
      <w:bookmarkEnd w:id="22"/>
      <w:r>
        <w:br w:type="page"/>
      </w:r>
    </w:p>
    <w:p w:rsidR="00BB1619" w:rsidRPr="00C3660A" w:rsidRDefault="00BB1619" w:rsidP="00C3660A">
      <w:pPr>
        <w:pStyle w:val="berschrift2"/>
      </w:pPr>
      <w:bookmarkStart w:id="23" w:name="_Toc225873029"/>
      <w:bookmarkStart w:id="24" w:name="_Toc225873107"/>
      <w:r w:rsidRPr="00C3660A">
        <w:lastRenderedPageBreak/>
        <w:t>Concept Sketches</w:t>
      </w:r>
      <w:bookmarkEnd w:id="23"/>
      <w:bookmarkEnd w:id="24"/>
    </w:p>
    <w:p w:rsidR="00BB1619" w:rsidRDefault="00B13D98" w:rsidP="005D121A">
      <w:pPr>
        <w:pStyle w:val="berschrift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enabsatz"/>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berschrift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25" w:name="Requirements"/>
      <w:bookmarkEnd w:id="25"/>
      <w:r>
        <w:rPr>
          <w:rFonts w:eastAsia="Times New Roman"/>
          <w:lang w:eastAsia="de-CH"/>
        </w:rPr>
        <w:t>.</w:t>
      </w:r>
    </w:p>
    <w:p w:rsidR="00BB1619" w:rsidRDefault="00BB1619" w:rsidP="005D121A">
      <w:pPr>
        <w:pStyle w:val="berschrift3"/>
        <w:rPr>
          <w:rFonts w:eastAsia="Times New Roman"/>
          <w:lang w:eastAsia="de-CH"/>
        </w:rPr>
      </w:pPr>
      <w:bookmarkStart w:id="26"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F52FE3" w:rsidP="005D121A">
      <w:pPr>
        <w:pStyle w:val="berschrift3"/>
        <w:rPr>
          <w:rFonts w:eastAsia="Times New Roman"/>
          <w:noProof/>
          <w:lang w:eastAsia="de-CH"/>
        </w:rPr>
      </w:pPr>
      <w:r w:rsidRPr="00F52FE3">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E721FD" w:rsidRDefault="00E721FD" w:rsidP="002E6984">
                  <w:pPr>
                    <w:pStyle w:val="Beschriftung"/>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berschrift3"/>
        <w:rPr>
          <w:rFonts w:eastAsia="Times New Roman"/>
          <w:noProof/>
          <w:lang w:eastAsia="de-CH"/>
        </w:rPr>
      </w:pPr>
      <w:r>
        <w:rPr>
          <w:rFonts w:eastAsia="Times New Roman"/>
          <w:noProof/>
          <w:lang w:eastAsia="de-CH"/>
        </w:rPr>
        <w:t>ROBOT MODELS</w:t>
      </w:r>
    </w:p>
    <w:p w:rsidR="00BB1619" w:rsidRDefault="00F52FE3"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E721FD" w:rsidRDefault="00E721FD">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E721FD" w:rsidRDefault="00E721FD">
                  <w:pPr>
                    <w:pStyle w:val="Beschriftung"/>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F52FE3">
      <w:pPr>
        <w:rPr>
          <w:rFonts w:eastAsia="Times New Roman"/>
          <w:b/>
          <w:bCs/>
          <w:caps/>
          <w:color w:val="FFFFFF"/>
          <w:spacing w:val="15"/>
          <w:szCs w:val="22"/>
          <w:lang w:eastAsia="de-CH"/>
        </w:rPr>
      </w:pPr>
      <w:r w:rsidRPr="00F52FE3">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E721FD" w:rsidRDefault="00E721FD">
                  <w:pPr>
                    <w:pStyle w:val="Beschriftung"/>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berschrift1"/>
        <w:rPr>
          <w:rFonts w:eastAsia="Times New Roman"/>
          <w:lang w:eastAsia="de-CH"/>
        </w:rPr>
      </w:pPr>
      <w:bookmarkStart w:id="27" w:name="_Toc225873030"/>
      <w:bookmarkStart w:id="28" w:name="_Toc225873108"/>
      <w:r>
        <w:rPr>
          <w:rFonts w:eastAsia="Times New Roman"/>
          <w:lang w:eastAsia="de-CH"/>
        </w:rPr>
        <w:lastRenderedPageBreak/>
        <w:t xml:space="preserve">Formal </w:t>
      </w:r>
      <w:r w:rsidRPr="002D0A71">
        <w:rPr>
          <w:rFonts w:eastAsia="Times New Roman"/>
          <w:lang w:eastAsia="de-CH"/>
        </w:rPr>
        <w:t>Requirements</w:t>
      </w:r>
      <w:bookmarkEnd w:id="26"/>
      <w:bookmarkEnd w:id="27"/>
      <w:bookmarkEnd w:id="28"/>
    </w:p>
    <w:p w:rsidR="00BB1619" w:rsidRPr="00DB335A" w:rsidRDefault="00BB1619" w:rsidP="00855198">
      <w:pPr>
        <w:pStyle w:val="berschrift2"/>
        <w:rPr>
          <w:lang w:eastAsia="de-CH"/>
        </w:rPr>
      </w:pPr>
      <w:bookmarkStart w:id="29" w:name="_Toc225873031"/>
      <w:bookmarkStart w:id="30" w:name="_Toc225873109"/>
      <w:r>
        <w:rPr>
          <w:lang w:eastAsia="de-CH"/>
        </w:rPr>
        <w:t>General</w:t>
      </w:r>
      <w:bookmarkEnd w:id="29"/>
      <w:bookmarkEnd w:id="30"/>
    </w:p>
    <w:tbl>
      <w:tblPr>
        <w:tblStyle w:val="MittlereSchattierung1-Akz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chwacherVerweis"/>
                <w:b/>
                <w:color w:val="FFFFFF"/>
              </w:rPr>
            </w:pPr>
            <w:r w:rsidRPr="006676A1">
              <w:rPr>
                <w:rStyle w:val="SchwacherVerweis"/>
                <w:b/>
                <w:color w:val="FFFFFF"/>
              </w:rPr>
              <w:t>ID</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 xml:space="preserve">Requirement </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tcW w:w="999"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010000"/>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010000"/>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berschrift2"/>
        <w:rPr>
          <w:lang w:eastAsia="de-CH"/>
        </w:rPr>
      </w:pPr>
      <w:bookmarkStart w:id="31" w:name="_Toc225873032"/>
      <w:bookmarkStart w:id="32" w:name="_Toc225873110"/>
      <w:r>
        <w:rPr>
          <w:lang w:eastAsia="de-CH"/>
        </w:rPr>
        <w:t>GUI AND HUD</w:t>
      </w:r>
      <w:bookmarkEnd w:id="31"/>
      <w:bookmarkEnd w:id="32"/>
    </w:p>
    <w:tbl>
      <w:tblPr>
        <w:tblStyle w:val="MittlereSchattierung1-Akz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chwacherVerweis"/>
                <w:b/>
                <w:color w:val="FFFFFF"/>
              </w:rPr>
            </w:pPr>
            <w:r w:rsidRPr="006676A1">
              <w:rPr>
                <w:rStyle w:val="SchwacherVerweis"/>
                <w:b/>
                <w:color w:val="FFFFFF"/>
              </w:rPr>
              <w:t>ID</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 xml:space="preserve">Requirement </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tcW w:w="984" w:type="pct"/>
          </w:tcPr>
          <w:p w:rsidR="00BB1619" w:rsidRPr="00ED7B53" w:rsidRDefault="00BB1619" w:rsidP="005D121A">
            <w:pPr>
              <w:pStyle w:val="Table"/>
              <w:cnfStyle w:val="000000100000"/>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tcW w:w="984" w:type="pct"/>
          </w:tcPr>
          <w:p w:rsidR="00BB1619" w:rsidRPr="00ED7B53" w:rsidRDefault="00BB1619" w:rsidP="005D121A">
            <w:pPr>
              <w:pStyle w:val="Table"/>
              <w:cnfStyle w:val="000000010000"/>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tcW w:w="984" w:type="pct"/>
          </w:tcPr>
          <w:p w:rsidR="00BB1619" w:rsidRPr="00ED7B53" w:rsidRDefault="00BB1619" w:rsidP="005D121A">
            <w:pPr>
              <w:pStyle w:val="Table"/>
              <w:cnfStyle w:val="000000100000"/>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tcW w:w="984" w:type="pct"/>
          </w:tcPr>
          <w:p w:rsidR="00BB1619" w:rsidRPr="00ED7B53" w:rsidRDefault="00BB1619" w:rsidP="005D121A">
            <w:pPr>
              <w:pStyle w:val="Table"/>
              <w:cnfStyle w:val="000000010000"/>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tcW w:w="984" w:type="pct"/>
          </w:tcPr>
          <w:p w:rsidR="00BB1619" w:rsidRPr="00ED7B53" w:rsidRDefault="00BB1619" w:rsidP="005D121A">
            <w:pPr>
              <w:pStyle w:val="Table"/>
              <w:cnfStyle w:val="000000100000"/>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tcW w:w="984" w:type="pct"/>
          </w:tcPr>
          <w:p w:rsidR="00BB1619" w:rsidRPr="00ED7B53" w:rsidRDefault="00BB1619" w:rsidP="005D121A">
            <w:pPr>
              <w:pStyle w:val="Table"/>
              <w:cnfStyle w:val="000000010000"/>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tcW w:w="984" w:type="pct"/>
          </w:tcPr>
          <w:p w:rsidR="00BB1619" w:rsidRPr="00ED7B53" w:rsidRDefault="00BB1619" w:rsidP="005D121A">
            <w:pPr>
              <w:pStyle w:val="Table"/>
              <w:cnfStyle w:val="000000100000"/>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tcW w:w="984" w:type="pct"/>
          </w:tcPr>
          <w:p w:rsidR="00BB1619" w:rsidRPr="00ED7B53" w:rsidRDefault="00BB1619" w:rsidP="005D121A">
            <w:pPr>
              <w:pStyle w:val="Table"/>
              <w:cnfStyle w:val="000000010000"/>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berschrift2"/>
        <w:rPr>
          <w:rFonts w:eastAsia="Times New Roman"/>
          <w:lang w:eastAsia="de-CH"/>
        </w:rPr>
      </w:pPr>
      <w:bookmarkStart w:id="33" w:name="_Toc225873033"/>
      <w:bookmarkStart w:id="34" w:name="_Toc225873111"/>
      <w:r>
        <w:rPr>
          <w:rFonts w:eastAsia="Times New Roman"/>
          <w:lang w:eastAsia="de-CH"/>
        </w:rPr>
        <w:t>Lava</w:t>
      </w:r>
      <w:bookmarkEnd w:id="33"/>
      <w:bookmarkEnd w:id="34"/>
    </w:p>
    <w:tbl>
      <w:tblPr>
        <w:tblStyle w:val="MittlereSchattierung1-Akz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chwacherVerweis"/>
                <w:b/>
                <w:color w:val="FFFFFF"/>
              </w:rPr>
            </w:pPr>
            <w:r w:rsidRPr="006676A1">
              <w:rPr>
                <w:rStyle w:val="SchwacherVerweis"/>
                <w:b/>
                <w:color w:val="FFFFFF"/>
              </w:rPr>
              <w:t>ID</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 xml:space="preserve">Requirement </w:t>
            </w:r>
          </w:p>
        </w:tc>
        <w:tc>
          <w:tcPr>
            <w:tcW w:w="0" w:type="auto"/>
          </w:tcPr>
          <w:p w:rsidR="00BB1619" w:rsidRPr="006676A1" w:rsidRDefault="00BB1619" w:rsidP="005D121A">
            <w:pPr>
              <w:pStyle w:val="Table"/>
              <w:cnfStyle w:val="100000000000"/>
              <w:rPr>
                <w:rStyle w:val="SchwacherVerweis"/>
                <w:b/>
                <w:color w:val="FFFFFF"/>
              </w:rPr>
            </w:pPr>
            <w:r w:rsidRPr="006676A1">
              <w:rPr>
                <w:rStyle w:val="SchwacherVerweis"/>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tcW w:w="1000" w:type="pct"/>
          </w:tcPr>
          <w:p w:rsidR="00BB1619" w:rsidRPr="00ED7B53" w:rsidRDefault="00BB1619" w:rsidP="005D121A">
            <w:pPr>
              <w:pStyle w:val="Table"/>
              <w:cnfStyle w:val="000000100000"/>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01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010000"/>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berschrift2"/>
        <w:rPr>
          <w:rFonts w:eastAsia="Times New Roman"/>
          <w:lang w:eastAsia="de-CH"/>
        </w:rPr>
      </w:pPr>
      <w:bookmarkStart w:id="35" w:name="_Toc225873034"/>
      <w:bookmarkStart w:id="36" w:name="_Toc225873112"/>
      <w:r w:rsidRPr="002D0A71">
        <w:rPr>
          <w:rFonts w:eastAsia="Times New Roman"/>
          <w:lang w:eastAsia="de-CH"/>
        </w:rPr>
        <w:t>Pillars</w:t>
      </w:r>
      <w:bookmarkEnd w:id="35"/>
      <w:bookmarkEnd w:id="36"/>
    </w:p>
    <w:tbl>
      <w:tblPr>
        <w:tblStyle w:val="MittlereSchattierung1-Akz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chwacherVerweis"/>
                <w:b/>
                <w:color w:val="FFFFFF"/>
              </w:rPr>
            </w:pPr>
            <w:r w:rsidRPr="00ED7B53">
              <w:rPr>
                <w:rStyle w:val="SchwacherVerweis"/>
                <w:color w:val="FFFFFF"/>
              </w:rPr>
              <w:t>ID</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 xml:space="preserve">Requirement </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tcW w:w="959" w:type="pct"/>
          </w:tcPr>
          <w:p w:rsidR="00BB1619" w:rsidRPr="00ED7B53" w:rsidRDefault="00BB1619" w:rsidP="005D121A">
            <w:pPr>
              <w:pStyle w:val="Table"/>
              <w:cnfStyle w:val="000000100000"/>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berschrift2"/>
        <w:rPr>
          <w:rFonts w:eastAsia="Times New Roman"/>
          <w:lang w:eastAsia="de-CH"/>
        </w:rPr>
      </w:pPr>
      <w:bookmarkStart w:id="37" w:name="_Toc225873035"/>
      <w:bookmarkStart w:id="38" w:name="_Toc225873113"/>
      <w:r w:rsidRPr="002D0A71">
        <w:rPr>
          <w:rFonts w:eastAsia="Times New Roman"/>
          <w:lang w:eastAsia="de-CH"/>
        </w:rPr>
        <w:t>Floating Islands</w:t>
      </w:r>
      <w:bookmarkEnd w:id="37"/>
      <w:bookmarkEnd w:id="38"/>
      <w:r w:rsidRPr="002D0A71">
        <w:rPr>
          <w:rFonts w:eastAsia="Times New Roman"/>
          <w:lang w:eastAsia="de-CH"/>
        </w:rPr>
        <w:t xml:space="preserve"> </w:t>
      </w:r>
    </w:p>
    <w:tbl>
      <w:tblPr>
        <w:tblStyle w:val="MittlereSchattierung1-Akz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chwacherVerweis"/>
                <w:b/>
                <w:color w:val="FFFFFF"/>
              </w:rPr>
            </w:pPr>
            <w:r w:rsidRPr="00ED7B53">
              <w:rPr>
                <w:rStyle w:val="SchwacherVerweis"/>
                <w:color w:val="FFFFFF"/>
              </w:rPr>
              <w:t>ID</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 xml:space="preserve">Requirement </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tcW w:w="991" w:type="pct"/>
          </w:tcPr>
          <w:p w:rsidR="00BB1619" w:rsidRPr="00ED7B53" w:rsidRDefault="00BB1619" w:rsidP="005D121A">
            <w:pPr>
              <w:pStyle w:val="Table"/>
              <w:cnfStyle w:val="000000100000"/>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tcW w:w="0" w:type="auto"/>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10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01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100000"/>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010000"/>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010000"/>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r w:rsidR="00BF7A3F" w:rsidRPr="00ED7B53" w:rsidTr="006676A1">
        <w:trPr>
          <w:cnfStyle w:val="000000100000"/>
          <w:ins w:id="39" w:author="Janick Bernet" w:date="2009-03-25T00:27:00Z"/>
        </w:trPr>
        <w:tc>
          <w:tcPr>
            <w:cnfStyle w:val="001000000000"/>
            <w:tcW w:w="0" w:type="auto"/>
          </w:tcPr>
          <w:p w:rsidR="00BF7A3F" w:rsidRDefault="00BF7A3F" w:rsidP="005D121A">
            <w:pPr>
              <w:pStyle w:val="Table"/>
              <w:rPr>
                <w:ins w:id="40" w:author="Janick Bernet" w:date="2009-03-25T00:27:00Z"/>
                <w:lang w:eastAsia="de-CH"/>
              </w:rPr>
            </w:pPr>
            <w:ins w:id="41" w:author="Janick Bernet" w:date="2009-03-25T00:27:00Z">
              <w:r>
                <w:rPr>
                  <w:lang w:eastAsia="de-CH"/>
                </w:rPr>
                <w:t>ReqI13</w:t>
              </w:r>
            </w:ins>
          </w:p>
        </w:tc>
        <w:tc>
          <w:tcPr>
            <w:tcW w:w="0" w:type="auto"/>
          </w:tcPr>
          <w:p w:rsidR="00BF7A3F" w:rsidRDefault="00BF7A3F" w:rsidP="00853260">
            <w:pPr>
              <w:pStyle w:val="Table"/>
              <w:cnfStyle w:val="000000100000"/>
              <w:rPr>
                <w:ins w:id="42" w:author="Janick Bernet" w:date="2009-03-25T00:27:00Z"/>
                <w:lang w:eastAsia="de-CH"/>
              </w:rPr>
            </w:pPr>
            <w:ins w:id="43" w:author="Janick Bernet" w:date="2009-03-25T00:27:00Z">
              <w:r>
                <w:rPr>
                  <w:lang w:eastAsia="de-CH"/>
                </w:rPr>
                <w:t>Power-Up Re</w:t>
              </w:r>
            </w:ins>
            <w:ins w:id="44" w:author="Janick Bernet" w:date="2009-03-25T00:28:00Z">
              <w:r>
                <w:rPr>
                  <w:lang w:eastAsia="de-CH"/>
                </w:rPr>
                <w:t>-</w:t>
              </w:r>
            </w:ins>
            <w:ins w:id="45" w:author="Janick Bernet" w:date="2009-03-25T00:27:00Z">
              <w:r>
                <w:rPr>
                  <w:lang w:eastAsia="de-CH"/>
                </w:rPr>
                <w:t>spawn</w:t>
              </w:r>
            </w:ins>
          </w:p>
        </w:tc>
        <w:tc>
          <w:tcPr>
            <w:tcW w:w="0" w:type="auto"/>
          </w:tcPr>
          <w:p w:rsidR="00BF7A3F" w:rsidRDefault="00BF7A3F" w:rsidP="00747473">
            <w:pPr>
              <w:pStyle w:val="Table"/>
              <w:cnfStyle w:val="000000100000"/>
              <w:rPr>
                <w:ins w:id="46" w:author="Janick Bernet" w:date="2009-03-25T00:27:00Z"/>
                <w:lang w:eastAsia="de-CH"/>
              </w:rPr>
            </w:pPr>
            <w:ins w:id="47" w:author="Janick Bernet" w:date="2009-03-25T00:27:00Z">
              <w:r>
                <w:rPr>
                  <w:lang w:eastAsia="de-CH"/>
                </w:rPr>
                <w:t>Power-Ups re</w:t>
              </w:r>
            </w:ins>
            <w:ins w:id="48" w:author="Janick Bernet" w:date="2009-03-25T00:28:00Z">
              <w:r>
                <w:rPr>
                  <w:lang w:eastAsia="de-CH"/>
                </w:rPr>
                <w:t>-</w:t>
              </w:r>
            </w:ins>
            <w:ins w:id="49" w:author="Janick Bernet" w:date="2009-03-25T00:27:00Z">
              <w:r>
                <w:rPr>
                  <w:lang w:eastAsia="de-CH"/>
                </w:rPr>
                <w:t>spawn if consumed</w:t>
              </w:r>
            </w:ins>
            <w:ins w:id="50" w:author="Janick Bernet" w:date="2009-03-25T00:28:00Z">
              <w:r>
                <w:rPr>
                  <w:lang w:eastAsia="de-CH"/>
                </w:rPr>
                <w:t xml:space="preserve"> on a random island</w:t>
              </w:r>
            </w:ins>
          </w:p>
        </w:tc>
      </w:tr>
      <w:tr w:rsidR="00853260" w:rsidRPr="00ED7B53" w:rsidTr="006676A1">
        <w:trPr>
          <w:cnfStyle w:val="000000010000"/>
          <w:ins w:id="51" w:author="Janick Bernet" w:date="2009-03-25T00:20:00Z"/>
        </w:trPr>
        <w:tc>
          <w:tcPr>
            <w:cnfStyle w:val="001000000000"/>
            <w:tcW w:w="0" w:type="auto"/>
          </w:tcPr>
          <w:p w:rsidR="00853260" w:rsidRPr="00ED7B53" w:rsidRDefault="00853260" w:rsidP="00BF7A3F">
            <w:pPr>
              <w:pStyle w:val="Table"/>
              <w:rPr>
                <w:ins w:id="52" w:author="Janick Bernet" w:date="2009-03-25T00:20:00Z"/>
                <w:lang w:eastAsia="de-CH"/>
              </w:rPr>
            </w:pPr>
            <w:ins w:id="53" w:author="Janick Bernet" w:date="2009-03-25T00:20:00Z">
              <w:r>
                <w:rPr>
                  <w:lang w:eastAsia="de-CH"/>
                </w:rPr>
                <w:t>ReqI1</w:t>
              </w:r>
            </w:ins>
            <w:ins w:id="54" w:author="Janick Bernet" w:date="2009-03-25T00:28:00Z">
              <w:r w:rsidR="00BF7A3F">
                <w:rPr>
                  <w:lang w:eastAsia="de-CH"/>
                </w:rPr>
                <w:t>4</w:t>
              </w:r>
            </w:ins>
          </w:p>
        </w:tc>
        <w:tc>
          <w:tcPr>
            <w:tcW w:w="0" w:type="auto"/>
          </w:tcPr>
          <w:p w:rsidR="00853260" w:rsidRPr="00ED7B53" w:rsidRDefault="00853260" w:rsidP="00853260">
            <w:pPr>
              <w:pStyle w:val="Table"/>
              <w:cnfStyle w:val="000000010000"/>
              <w:rPr>
                <w:ins w:id="55" w:author="Janick Bernet" w:date="2009-03-25T00:20:00Z"/>
                <w:lang w:eastAsia="de-CH"/>
              </w:rPr>
            </w:pPr>
            <w:ins w:id="56" w:author="Janick Bernet" w:date="2009-03-25T00:20:00Z">
              <w:r>
                <w:rPr>
                  <w:lang w:eastAsia="de-CH"/>
                </w:rPr>
                <w:t xml:space="preserve">Island </w:t>
              </w:r>
            </w:ins>
            <w:ins w:id="57" w:author="Janick Bernet" w:date="2009-03-25T00:21:00Z">
              <w:r>
                <w:rPr>
                  <w:lang w:eastAsia="de-CH"/>
                </w:rPr>
                <w:t>Health</w:t>
              </w:r>
            </w:ins>
            <w:ins w:id="58" w:author="Janick Bernet" w:date="2009-03-25T00:20:00Z">
              <w:r>
                <w:rPr>
                  <w:lang w:eastAsia="de-CH"/>
                </w:rPr>
                <w:t xml:space="preserve"> Indication</w:t>
              </w:r>
            </w:ins>
          </w:p>
        </w:tc>
        <w:tc>
          <w:tcPr>
            <w:tcW w:w="0" w:type="auto"/>
          </w:tcPr>
          <w:p w:rsidR="00853260" w:rsidRPr="00ED7B53" w:rsidRDefault="00853260" w:rsidP="00747473">
            <w:pPr>
              <w:pStyle w:val="Table"/>
              <w:cnfStyle w:val="000000010000"/>
              <w:rPr>
                <w:ins w:id="59" w:author="Janick Bernet" w:date="2009-03-25T00:20:00Z"/>
                <w:lang w:eastAsia="de-CH"/>
              </w:rPr>
            </w:pPr>
            <w:ins w:id="60" w:author="Janick Bernet" w:date="2009-03-25T00:20:00Z">
              <w:r>
                <w:rPr>
                  <w:lang w:eastAsia="de-CH"/>
                </w:rPr>
                <w:t xml:space="preserve">If islands </w:t>
              </w:r>
            </w:ins>
            <w:ins w:id="61" w:author="Janick Bernet" w:date="2009-03-25T00:21:00Z">
              <w:r>
                <w:rPr>
                  <w:lang w:eastAsia="de-CH"/>
                </w:rPr>
                <w:t xml:space="preserve">are being destroyed by heat the progress of destruction </w:t>
              </w:r>
            </w:ins>
            <w:ins w:id="62" w:author="Janick Bernet" w:date="2009-03-25T00:24:00Z">
              <w:r w:rsidR="00747473">
                <w:rPr>
                  <w:lang w:eastAsia="de-CH"/>
                </w:rPr>
                <w:t>shall</w:t>
              </w:r>
            </w:ins>
            <w:ins w:id="63" w:author="Janick Bernet" w:date="2009-03-25T00:21:00Z">
              <w:r>
                <w:rPr>
                  <w:lang w:eastAsia="de-CH"/>
                </w:rPr>
                <w:t xml:space="preserve"> be indicated by </w:t>
              </w:r>
            </w:ins>
            <w:ins w:id="64" w:author="Janick Bernet" w:date="2009-03-25T00:22:00Z">
              <w:r>
                <w:rPr>
                  <w:lang w:eastAsia="de-CH"/>
                </w:rPr>
                <w:t>an increasing glow.</w:t>
              </w:r>
            </w:ins>
          </w:p>
        </w:tc>
      </w:tr>
    </w:tbl>
    <w:p w:rsidR="00BB1619" w:rsidRPr="002D0A71" w:rsidRDefault="00BB1619" w:rsidP="00DB335A">
      <w:pPr>
        <w:pStyle w:val="berschrift2"/>
        <w:rPr>
          <w:rFonts w:eastAsia="Times New Roman"/>
          <w:lang w:eastAsia="de-CH"/>
        </w:rPr>
      </w:pPr>
      <w:bookmarkStart w:id="65" w:name="_Toc225873036"/>
      <w:bookmarkStart w:id="66" w:name="_Toc225873114"/>
      <w:r w:rsidRPr="002D0A71">
        <w:rPr>
          <w:rFonts w:eastAsia="Times New Roman"/>
          <w:lang w:eastAsia="de-CH"/>
        </w:rPr>
        <w:t>Player</w:t>
      </w:r>
      <w:bookmarkEnd w:id="65"/>
      <w:bookmarkEnd w:id="66"/>
    </w:p>
    <w:tbl>
      <w:tblPr>
        <w:tblStyle w:val="MittlereSchattierung1-Akz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chwacherVerweis"/>
                <w:b/>
                <w:color w:val="FFFFFF"/>
              </w:rPr>
            </w:pPr>
            <w:r w:rsidRPr="00ED7B53">
              <w:rPr>
                <w:rStyle w:val="SchwacherVerweis"/>
                <w:color w:val="FFFFFF"/>
              </w:rPr>
              <w:t>ID</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 xml:space="preserve">Requirement </w:t>
            </w:r>
          </w:p>
        </w:tc>
        <w:tc>
          <w:tcPr>
            <w:tcW w:w="0" w:type="auto"/>
          </w:tcPr>
          <w:p w:rsidR="00BB1619" w:rsidRPr="00ED7B53" w:rsidRDefault="00BB1619" w:rsidP="005D121A">
            <w:pPr>
              <w:pStyle w:val="Table"/>
              <w:cnfStyle w:val="100000000000"/>
              <w:rPr>
                <w:rStyle w:val="SchwacherVerweis"/>
                <w:b/>
                <w:color w:val="FFFFFF"/>
              </w:rPr>
            </w:pPr>
            <w:r w:rsidRPr="00ED7B53">
              <w:rPr>
                <w:rStyle w:val="SchwacherVerweis"/>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tcW w:w="977" w:type="pct"/>
          </w:tcPr>
          <w:p w:rsidR="00BB1619" w:rsidRPr="00ED7B53" w:rsidRDefault="00BB1619" w:rsidP="005D121A">
            <w:pPr>
              <w:pStyle w:val="Table"/>
              <w:cnfStyle w:val="000000100000"/>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w:t>
            </w:r>
            <w:r w:rsidRPr="00ED7B53">
              <w:rPr>
                <w:lang w:eastAsia="de-CH"/>
              </w:rPr>
              <w:lastRenderedPageBreak/>
              <w:t xml:space="preserve">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100000"/>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tcW w:w="0" w:type="auto"/>
          </w:tcPr>
          <w:p w:rsidR="00BB1619" w:rsidRPr="00ED7B53" w:rsidRDefault="00BB1619" w:rsidP="005D121A">
            <w:pPr>
              <w:pStyle w:val="Table"/>
              <w:cnfStyle w:val="000000100000"/>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tcW w:w="0" w:type="auto"/>
          </w:tcPr>
          <w:p w:rsidR="00BB1619" w:rsidRPr="00ED7B53" w:rsidRDefault="00BB1619" w:rsidP="005D121A">
            <w:pPr>
              <w:pStyle w:val="Table"/>
              <w:cnfStyle w:val="00000001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tcW w:w="0" w:type="auto"/>
          </w:tcPr>
          <w:p w:rsidR="00BB1619" w:rsidRPr="00ED7B53" w:rsidRDefault="00BB1619" w:rsidP="005D121A">
            <w:pPr>
              <w:pStyle w:val="Table"/>
              <w:cnfStyle w:val="000000010000"/>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100000"/>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r w:rsidR="00747473" w:rsidRPr="00ED7B53" w:rsidTr="006676A1">
        <w:trPr>
          <w:cnfStyle w:val="000000100000"/>
          <w:ins w:id="67" w:author="Janick Bernet" w:date="2009-03-25T00:23:00Z"/>
        </w:trPr>
        <w:tc>
          <w:tcPr>
            <w:cnfStyle w:val="001000000000"/>
            <w:tcW w:w="0" w:type="auto"/>
          </w:tcPr>
          <w:p w:rsidR="00747473" w:rsidRPr="00ED7B53" w:rsidRDefault="00747473" w:rsidP="005D121A">
            <w:pPr>
              <w:pStyle w:val="Table"/>
              <w:rPr>
                <w:ins w:id="68" w:author="Janick Bernet" w:date="2009-03-25T00:23:00Z"/>
                <w:lang w:eastAsia="de-CH"/>
              </w:rPr>
            </w:pPr>
            <w:ins w:id="69" w:author="Janick Bernet" w:date="2009-03-25T00:23:00Z">
              <w:r>
                <w:rPr>
                  <w:lang w:eastAsia="de-CH"/>
                </w:rPr>
                <w:t>ReqP21</w:t>
              </w:r>
            </w:ins>
          </w:p>
        </w:tc>
        <w:tc>
          <w:tcPr>
            <w:tcW w:w="0" w:type="auto"/>
          </w:tcPr>
          <w:p w:rsidR="00747473" w:rsidRPr="00ED7B53" w:rsidRDefault="00747473" w:rsidP="005D121A">
            <w:pPr>
              <w:pStyle w:val="Table"/>
              <w:cnfStyle w:val="000000100000"/>
              <w:rPr>
                <w:ins w:id="70" w:author="Janick Bernet" w:date="2009-03-25T00:23:00Z"/>
                <w:lang w:eastAsia="de-CH"/>
              </w:rPr>
            </w:pPr>
            <w:ins w:id="71" w:author="Janick Bernet" w:date="2009-03-25T00:23:00Z">
              <w:r>
                <w:rPr>
                  <w:lang w:eastAsia="de-CH"/>
                </w:rPr>
                <w:t>Slow Indication</w:t>
              </w:r>
            </w:ins>
          </w:p>
        </w:tc>
        <w:tc>
          <w:tcPr>
            <w:tcW w:w="0" w:type="auto"/>
          </w:tcPr>
          <w:p w:rsidR="00747473" w:rsidRPr="00ED7B53" w:rsidRDefault="00747473" w:rsidP="00747473">
            <w:pPr>
              <w:pStyle w:val="Table"/>
              <w:cnfStyle w:val="000000100000"/>
              <w:rPr>
                <w:ins w:id="72" w:author="Janick Bernet" w:date="2009-03-25T00:23:00Z"/>
                <w:lang w:eastAsia="de-CH"/>
              </w:rPr>
            </w:pPr>
            <w:ins w:id="73" w:author="Janick Bernet" w:date="2009-03-25T00:23:00Z">
              <w:r>
                <w:rPr>
                  <w:lang w:eastAsia="de-CH"/>
                </w:rPr>
                <w:t xml:space="preserve">If a player has been slowed, this state </w:t>
              </w:r>
            </w:ins>
            <w:ins w:id="74" w:author="Janick Bernet" w:date="2009-03-25T00:24:00Z">
              <w:r>
                <w:rPr>
                  <w:lang w:eastAsia="de-CH"/>
                </w:rPr>
                <w:t xml:space="preserve">shall </w:t>
              </w:r>
            </w:ins>
            <w:ins w:id="75" w:author="Janick Bernet" w:date="2009-03-25T00:23:00Z">
              <w:r>
                <w:rPr>
                  <w:lang w:eastAsia="de-CH"/>
                </w:rPr>
                <w:t>be indicated graphically.</w:t>
              </w:r>
            </w:ins>
          </w:p>
        </w:tc>
      </w:tr>
    </w:tbl>
    <w:p w:rsidR="00BB1619" w:rsidRPr="002D0A71" w:rsidRDefault="00BB1619" w:rsidP="00D818A5">
      <w:pPr>
        <w:pStyle w:val="berschrift1"/>
        <w:rPr>
          <w:rFonts w:eastAsia="Times New Roman"/>
          <w:kern w:val="36"/>
          <w:lang w:eastAsia="de-CH"/>
        </w:rPr>
      </w:pPr>
      <w:bookmarkStart w:id="76" w:name="Development_Schedule"/>
      <w:bookmarkStart w:id="77" w:name="_Toc225873037"/>
      <w:bookmarkStart w:id="78" w:name="_Toc225873115"/>
      <w:bookmarkEnd w:id="76"/>
      <w:r w:rsidRPr="002D0A71">
        <w:rPr>
          <w:rFonts w:eastAsia="Times New Roman"/>
          <w:kern w:val="36"/>
          <w:lang w:eastAsia="de-CH"/>
        </w:rPr>
        <w:t>Development Schedule</w:t>
      </w:r>
      <w:bookmarkEnd w:id="77"/>
      <w:bookmarkEnd w:id="78"/>
    </w:p>
    <w:p w:rsidR="00BB1619" w:rsidRPr="00F86D9E" w:rsidRDefault="00BB1619" w:rsidP="005D121A">
      <w:pPr>
        <w:rPr>
          <w:lang w:eastAsia="de-CH"/>
        </w:rPr>
      </w:pPr>
      <w:bookmarkStart w:id="79" w:name="Deliverables"/>
      <w:bookmarkEnd w:id="79"/>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enabsatz"/>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enabsatz"/>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enabsatz"/>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enabsatz"/>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enabsatz"/>
        <w:numPr>
          <w:ilvl w:val="0"/>
          <w:numId w:val="8"/>
        </w:numPr>
        <w:spacing w:before="120"/>
        <w:jc w:val="left"/>
        <w:rPr>
          <w:lang w:eastAsia="de-CH"/>
        </w:rPr>
      </w:pPr>
      <w:r w:rsidRPr="007F1926">
        <w:rPr>
          <w:b/>
          <w:lang w:eastAsia="de-CH"/>
        </w:rPr>
        <w:lastRenderedPageBreak/>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enabsatz"/>
        <w:numPr>
          <w:ilvl w:val="0"/>
          <w:numId w:val="8"/>
        </w:numPr>
        <w:spacing w:before="120"/>
        <w:jc w:val="left"/>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berschrift2"/>
        <w:rPr>
          <w:rFonts w:eastAsia="Times New Roman"/>
          <w:lang w:eastAsia="de-CH"/>
        </w:rPr>
      </w:pPr>
      <w:bookmarkStart w:id="80" w:name="_Toc225873038"/>
      <w:bookmarkStart w:id="81" w:name="_Toc225873116"/>
      <w:r w:rsidRPr="002D0A71">
        <w:rPr>
          <w:rFonts w:eastAsia="Times New Roman"/>
          <w:lang w:eastAsia="de-CH"/>
        </w:rPr>
        <w:t>Deliverables</w:t>
      </w:r>
      <w:bookmarkEnd w:id="80"/>
      <w:bookmarkEnd w:id="81"/>
    </w:p>
    <w:p w:rsidR="00BB1619" w:rsidRPr="002D0A71" w:rsidRDefault="00BB1619" w:rsidP="005D121A">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ittlereSchattierung1-Akz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tcW w:w="4463" w:type="pct"/>
          </w:tcPr>
          <w:p w:rsidR="00BB1619" w:rsidRPr="00ED7B53" w:rsidRDefault="00BB1619" w:rsidP="005D121A">
            <w:pPr>
              <w:pStyle w:val="Table"/>
              <w:cnfStyle w:val="000000100000"/>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tcW w:w="4463" w:type="pct"/>
          </w:tcPr>
          <w:p w:rsidR="00BB1619" w:rsidRPr="00ED7B53" w:rsidRDefault="00BB1619" w:rsidP="005D121A">
            <w:pPr>
              <w:pStyle w:val="Table"/>
              <w:cnfStyle w:val="000000100000"/>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tcW w:w="4463" w:type="pct"/>
          </w:tcPr>
          <w:p w:rsidR="00BB1619" w:rsidRPr="00ED7B53" w:rsidRDefault="00BB1619" w:rsidP="005D121A">
            <w:pPr>
              <w:pStyle w:val="Table"/>
              <w:cnfStyle w:val="000000010000"/>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tcW w:w="4463" w:type="pct"/>
          </w:tcPr>
          <w:p w:rsidR="00BB1619" w:rsidRPr="00ED7B53" w:rsidRDefault="00BB1619" w:rsidP="005D121A">
            <w:pPr>
              <w:pStyle w:val="Table"/>
              <w:cnfStyle w:val="000000100000"/>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tcW w:w="4463" w:type="pct"/>
          </w:tcPr>
          <w:p w:rsidR="00BB1619" w:rsidRPr="00ED7B53" w:rsidRDefault="00BB1619" w:rsidP="005D121A">
            <w:pPr>
              <w:pStyle w:val="Table"/>
              <w:cnfStyle w:val="000000100000"/>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tcW w:w="4463" w:type="pct"/>
          </w:tcPr>
          <w:p w:rsidR="00BB1619" w:rsidRPr="00ED7B53" w:rsidRDefault="00BB1619" w:rsidP="005D121A">
            <w:pPr>
              <w:pStyle w:val="Table"/>
              <w:cnfStyle w:val="000000010000"/>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tcW w:w="4463" w:type="pct"/>
          </w:tcPr>
          <w:p w:rsidR="00BB1619" w:rsidRPr="00ED7B53" w:rsidRDefault="00BB1619" w:rsidP="005D121A">
            <w:pPr>
              <w:pStyle w:val="Table"/>
              <w:cnfStyle w:val="000000010000"/>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tcW w:w="4463" w:type="pct"/>
          </w:tcPr>
          <w:p w:rsidR="00BB1619" w:rsidRPr="00ED7B53" w:rsidRDefault="00BB1619" w:rsidP="005D121A">
            <w:pPr>
              <w:pStyle w:val="Table"/>
              <w:cnfStyle w:val="000000100000"/>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tcW w:w="4463" w:type="pct"/>
          </w:tcPr>
          <w:p w:rsidR="00BB1619" w:rsidRPr="00ED7B53" w:rsidRDefault="00BB1619" w:rsidP="005D121A">
            <w:pPr>
              <w:pStyle w:val="Table"/>
              <w:cnfStyle w:val="000000010000"/>
              <w:rPr>
                <w:lang w:eastAsia="de-CH"/>
              </w:rPr>
            </w:pPr>
            <w:r w:rsidRPr="00ED7B53">
              <w:rPr>
                <w:lang w:eastAsia="de-CH"/>
              </w:rPr>
              <w:t>Collecting Power-Ups</w:t>
            </w:r>
          </w:p>
        </w:tc>
      </w:tr>
    </w:tbl>
    <w:p w:rsidR="00BB1619" w:rsidRPr="002D0A71" w:rsidRDefault="00BB1619" w:rsidP="002B72C6">
      <w:pPr>
        <w:pStyle w:val="berschrift3"/>
        <w:rPr>
          <w:rFonts w:eastAsia="Times New Roman"/>
          <w:lang w:eastAsia="de-CH"/>
        </w:rPr>
      </w:pPr>
      <w:r w:rsidRPr="002D0A71">
        <w:rPr>
          <w:rFonts w:eastAsia="Times New Roman"/>
          <w:lang w:eastAsia="de-CH"/>
        </w:rPr>
        <w:t xml:space="preserve">Functional Minimum </w:t>
      </w:r>
    </w:p>
    <w:tbl>
      <w:tblPr>
        <w:tblStyle w:val="MittlereSchattierung1-Akzent6"/>
        <w:tblW w:w="5000" w:type="pct"/>
        <w:tblLook w:val="00A0"/>
        <w:tblPrChange w:id="82" w:author="Janick Bernet" w:date="2009-03-25T00:28:00Z">
          <w:tblPr>
            <w:tblStyle w:val="MittlereSchattierung1-Akzent6"/>
            <w:tblW w:w="5000" w:type="pct"/>
            <w:tblLook w:val="00A0"/>
          </w:tblPr>
        </w:tblPrChange>
      </w:tblPr>
      <w:tblGrid>
        <w:gridCol w:w="927"/>
        <w:gridCol w:w="7487"/>
        <w:tblGridChange w:id="83">
          <w:tblGrid>
            <w:gridCol w:w="927"/>
            <w:gridCol w:w="7487"/>
          </w:tblGrid>
        </w:tblGridChange>
      </w:tblGrid>
      <w:tr w:rsidR="00BB1619" w:rsidRPr="00ED7B53" w:rsidTr="003226EA">
        <w:trPr>
          <w:cnfStyle w:val="100000000000"/>
        </w:trPr>
        <w:tc>
          <w:tcPr>
            <w:cnfStyle w:val="001000000000"/>
            <w:tcW w:w="551" w:type="pct"/>
            <w:tcPrChange w:id="84" w:author="Janick Bernet" w:date="2009-03-25T00:28:00Z">
              <w:tcPr>
                <w:tcW w:w="549" w:type="pct"/>
              </w:tcPr>
            </w:tcPrChange>
          </w:tcPr>
          <w:p w:rsidR="00BB1619" w:rsidRPr="00ED7B53" w:rsidRDefault="00BB1619" w:rsidP="005D121A">
            <w:pPr>
              <w:pStyle w:val="Table"/>
              <w:cnfStyle w:val="101000000000"/>
              <w:rPr>
                <w:b w:val="0"/>
                <w:bCs w:val="0"/>
                <w:color w:val="FFFFFF"/>
                <w:lang w:eastAsia="de-CH"/>
              </w:rPr>
            </w:pPr>
            <w:r w:rsidRPr="00ED7B53">
              <w:rPr>
                <w:color w:val="FFFFFF"/>
                <w:lang w:eastAsia="de-CH"/>
              </w:rPr>
              <w:t>ID</w:t>
            </w:r>
          </w:p>
        </w:tc>
        <w:tc>
          <w:tcPr>
            <w:tcW w:w="4449" w:type="pct"/>
            <w:tcPrChange w:id="85" w:author="Janick Bernet" w:date="2009-03-25T00:28:00Z">
              <w:tcPr>
                <w:tcW w:w="4435" w:type="pct"/>
              </w:tcPr>
            </w:tcPrChange>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3226EA">
        <w:trPr>
          <w:cnfStyle w:val="000000100000"/>
        </w:trPr>
        <w:tc>
          <w:tcPr>
            <w:cnfStyle w:val="001000000000"/>
            <w:tcW w:w="551" w:type="pct"/>
            <w:tcPrChange w:id="86"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ReqI05 </w:t>
            </w:r>
          </w:p>
        </w:tc>
        <w:tc>
          <w:tcPr>
            <w:tcW w:w="4449" w:type="pct"/>
            <w:tcPrChange w:id="87"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Crashing Islands </w:t>
            </w:r>
          </w:p>
        </w:tc>
      </w:tr>
      <w:tr w:rsidR="00BB1619" w:rsidRPr="00ED7B53" w:rsidTr="003226EA">
        <w:trPr>
          <w:cnfStyle w:val="000000010000"/>
        </w:trPr>
        <w:tc>
          <w:tcPr>
            <w:cnfStyle w:val="001000000000"/>
            <w:tcW w:w="551" w:type="pct"/>
            <w:tcPrChange w:id="88"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ReqI06 </w:t>
            </w:r>
          </w:p>
        </w:tc>
        <w:tc>
          <w:tcPr>
            <w:tcW w:w="4449" w:type="pct"/>
            <w:tcPrChange w:id="89"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Islands and Pillars </w:t>
            </w:r>
          </w:p>
        </w:tc>
      </w:tr>
      <w:tr w:rsidR="00BB1619" w:rsidRPr="00ED7B53" w:rsidTr="003226EA">
        <w:trPr>
          <w:cnfStyle w:val="000000100000"/>
        </w:trPr>
        <w:tc>
          <w:tcPr>
            <w:cnfStyle w:val="001000000000"/>
            <w:tcW w:w="551" w:type="pct"/>
            <w:tcPrChange w:id="90"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ReqP09 </w:t>
            </w:r>
          </w:p>
        </w:tc>
        <w:tc>
          <w:tcPr>
            <w:tcW w:w="4449" w:type="pct"/>
            <w:tcPrChange w:id="91"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Direct Combat 2 </w:t>
            </w:r>
          </w:p>
        </w:tc>
      </w:tr>
      <w:tr w:rsidR="00BB1619" w:rsidRPr="00ED7B53" w:rsidTr="003226EA">
        <w:trPr>
          <w:cnfStyle w:val="000000010000"/>
        </w:trPr>
        <w:tc>
          <w:tcPr>
            <w:cnfStyle w:val="001000000000"/>
            <w:tcW w:w="551" w:type="pct"/>
            <w:tcPrChange w:id="92"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ReqI07 </w:t>
            </w:r>
          </w:p>
        </w:tc>
        <w:tc>
          <w:tcPr>
            <w:tcW w:w="4449" w:type="pct"/>
            <w:tcPrChange w:id="93"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Sinking Islands </w:t>
            </w:r>
          </w:p>
        </w:tc>
      </w:tr>
      <w:tr w:rsidR="00BB1619" w:rsidRPr="00ED7B53" w:rsidTr="003226EA">
        <w:trPr>
          <w:cnfStyle w:val="000000100000"/>
        </w:trPr>
        <w:tc>
          <w:tcPr>
            <w:cnfStyle w:val="001000000000"/>
            <w:tcW w:w="551" w:type="pct"/>
            <w:tcPrChange w:id="94"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ReqI08 </w:t>
            </w:r>
          </w:p>
        </w:tc>
        <w:tc>
          <w:tcPr>
            <w:tcW w:w="4449" w:type="pct"/>
            <w:tcPrChange w:id="95"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Rising Islands </w:t>
            </w:r>
          </w:p>
        </w:tc>
      </w:tr>
      <w:tr w:rsidR="00BB1619" w:rsidRPr="00ED7B53" w:rsidTr="003226EA">
        <w:trPr>
          <w:cnfStyle w:val="000000010000"/>
        </w:trPr>
        <w:tc>
          <w:tcPr>
            <w:cnfStyle w:val="001000000000"/>
            <w:tcW w:w="551" w:type="pct"/>
            <w:tcPrChange w:id="96"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ReqP13 </w:t>
            </w:r>
          </w:p>
        </w:tc>
        <w:tc>
          <w:tcPr>
            <w:tcW w:w="4449" w:type="pct"/>
            <w:tcPrChange w:id="97"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Flame Thrower Damage </w:t>
            </w:r>
          </w:p>
        </w:tc>
      </w:tr>
      <w:tr w:rsidR="00BB1619" w:rsidRPr="00ED7B53" w:rsidTr="003226EA">
        <w:trPr>
          <w:cnfStyle w:val="000000100000"/>
        </w:trPr>
        <w:tc>
          <w:tcPr>
            <w:cnfStyle w:val="001000000000"/>
            <w:tcW w:w="551" w:type="pct"/>
            <w:tcPrChange w:id="98"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ReqP14 </w:t>
            </w:r>
          </w:p>
        </w:tc>
        <w:tc>
          <w:tcPr>
            <w:tcW w:w="4449" w:type="pct"/>
            <w:tcPrChange w:id="99"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Flame Thrower Island Destruction</w:t>
            </w:r>
          </w:p>
        </w:tc>
      </w:tr>
      <w:tr w:rsidR="00BB1619" w:rsidRPr="00ED7B53" w:rsidTr="003226EA">
        <w:trPr>
          <w:cnfStyle w:val="000000010000"/>
        </w:trPr>
        <w:tc>
          <w:tcPr>
            <w:cnfStyle w:val="001000000000"/>
            <w:tcW w:w="551" w:type="pct"/>
            <w:tcPrChange w:id="100"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ReqP11 </w:t>
            </w:r>
          </w:p>
        </w:tc>
        <w:tc>
          <w:tcPr>
            <w:tcW w:w="4449" w:type="pct"/>
            <w:tcPrChange w:id="101"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Energy </w:t>
            </w:r>
          </w:p>
        </w:tc>
      </w:tr>
      <w:tr w:rsidR="00BB1619" w:rsidRPr="00ED7B53" w:rsidTr="003226EA">
        <w:trPr>
          <w:cnfStyle w:val="000000100000"/>
        </w:trPr>
        <w:tc>
          <w:tcPr>
            <w:cnfStyle w:val="001000000000"/>
            <w:tcW w:w="551" w:type="pct"/>
            <w:tcPrChange w:id="102"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ReqUI06</w:t>
            </w:r>
          </w:p>
        </w:tc>
        <w:tc>
          <w:tcPr>
            <w:tcW w:w="4449" w:type="pct"/>
            <w:tcPrChange w:id="103"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Simple HUD</w:t>
            </w:r>
          </w:p>
        </w:tc>
      </w:tr>
      <w:tr w:rsidR="00BB1619" w:rsidRPr="00ED7B53" w:rsidTr="003226EA">
        <w:trPr>
          <w:cnfStyle w:val="000000010000"/>
        </w:trPr>
        <w:tc>
          <w:tcPr>
            <w:cnfStyle w:val="001000000000"/>
            <w:tcW w:w="551" w:type="pct"/>
            <w:tcPrChange w:id="104"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ReqP19</w:t>
            </w:r>
          </w:p>
        </w:tc>
        <w:tc>
          <w:tcPr>
            <w:tcW w:w="4449" w:type="pct"/>
            <w:tcPrChange w:id="105"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Aiming Aids</w:t>
            </w:r>
          </w:p>
        </w:tc>
      </w:tr>
      <w:tr w:rsidR="003226EA" w:rsidRPr="00ED7B53" w:rsidTr="003226EA">
        <w:trPr>
          <w:cnfStyle w:val="000000100000"/>
        </w:trPr>
        <w:tc>
          <w:tcPr>
            <w:cnfStyle w:val="001000000000"/>
            <w:tcW w:w="0" w:type="auto"/>
          </w:tcPr>
          <w:p w:rsidR="003226EA" w:rsidRPr="00ED7B53" w:rsidRDefault="003226EA" w:rsidP="00E721FD">
            <w:pPr>
              <w:pStyle w:val="Table"/>
              <w:rPr>
                <w:b w:val="0"/>
                <w:bCs w:val="0"/>
                <w:lang w:eastAsia="de-CH"/>
              </w:rPr>
            </w:pPr>
            <w:moveToRangeStart w:id="106" w:author="Janick Bernet" w:date="2009-03-25T00:28:00Z" w:name="move225704263"/>
            <w:moveTo w:id="107" w:author="Janick Bernet" w:date="2009-03-25T00:28:00Z">
              <w:r w:rsidRPr="00ED7B53">
                <w:rPr>
                  <w:lang w:eastAsia="de-CH"/>
                </w:rPr>
                <w:t>ReqG05</w:t>
              </w:r>
            </w:moveTo>
          </w:p>
        </w:tc>
        <w:tc>
          <w:tcPr>
            <w:tcW w:w="0" w:type="auto"/>
          </w:tcPr>
          <w:p w:rsidR="003226EA" w:rsidRPr="00ED7B53" w:rsidRDefault="003226EA" w:rsidP="00E721FD">
            <w:pPr>
              <w:pStyle w:val="Table"/>
              <w:cnfStyle w:val="000000100000"/>
              <w:rPr>
                <w:lang w:eastAsia="de-CH"/>
              </w:rPr>
            </w:pPr>
            <w:moveTo w:id="108" w:author="Janick Bernet" w:date="2009-03-25T00:28:00Z">
              <w:r w:rsidRPr="00ED7B53">
                <w:rPr>
                  <w:lang w:eastAsia="de-CH"/>
                </w:rPr>
                <w:t>Shadow Rendering</w:t>
              </w:r>
            </w:moveTo>
          </w:p>
        </w:tc>
      </w:tr>
    </w:tbl>
    <w:moveToRangeEnd w:id="106"/>
    <w:p w:rsidR="00BB1619" w:rsidRPr="002D0A71" w:rsidRDefault="00BB1619" w:rsidP="005E5BF0">
      <w:pPr>
        <w:pStyle w:val="berschrift3"/>
        <w:rPr>
          <w:rFonts w:eastAsia="Times New Roman"/>
          <w:lang w:eastAsia="de-CH"/>
        </w:rPr>
      </w:pPr>
      <w:r w:rsidRPr="002D0A71">
        <w:rPr>
          <w:rFonts w:eastAsia="Times New Roman"/>
          <w:lang w:eastAsia="de-CH"/>
        </w:rPr>
        <w:lastRenderedPageBreak/>
        <w:t>Low target</w:t>
      </w:r>
    </w:p>
    <w:tbl>
      <w:tblPr>
        <w:tblStyle w:val="MittlereSchattierung1-Akzent6"/>
        <w:tblW w:w="5000" w:type="pct"/>
        <w:tblLook w:val="00A0"/>
      </w:tblPr>
      <w:tblGrid>
        <w:gridCol w:w="924"/>
        <w:gridCol w:w="7490"/>
      </w:tblGrid>
      <w:tr w:rsidR="00BB1619" w:rsidRPr="00ED7B53" w:rsidTr="006E4107">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rPr>
          <w:cnfStyle w:val="000000100000"/>
        </w:trPr>
        <w:tc>
          <w:tcPr>
            <w:cnfStyle w:val="001000000000"/>
            <w:tcW w:w="549" w:type="pct"/>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Pillar Rendering </w:t>
            </w:r>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Player Model </w:t>
            </w:r>
            <w:ins w:id="109" w:author="Janick Bernet" w:date="2009-03-25T00:26:00Z">
              <w:r w:rsidR="006E4107">
                <w:rPr>
                  <w:lang w:eastAsia="de-CH"/>
                </w:rPr>
                <w:t xml:space="preserve"> (may be moved)</w:t>
              </w:r>
            </w:ins>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tcW w:w="0" w:type="auto"/>
          </w:tcPr>
          <w:p w:rsidR="00BB1619" w:rsidRPr="00ED7B53" w:rsidRDefault="00BB1619" w:rsidP="005D121A">
            <w:pPr>
              <w:pStyle w:val="Table"/>
              <w:cnfStyle w:val="000000100000"/>
              <w:rPr>
                <w:lang w:eastAsia="de-CH"/>
              </w:rPr>
            </w:pPr>
            <w:r w:rsidRPr="00ED7B53">
              <w:rPr>
                <w:lang w:eastAsia="de-CH"/>
              </w:rPr>
              <w:t>Player Selection</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tcW w:w="0" w:type="auto"/>
          </w:tcPr>
          <w:p w:rsidR="00BB1619" w:rsidRPr="00ED7B53" w:rsidRDefault="00BB1619" w:rsidP="005D121A">
            <w:pPr>
              <w:pStyle w:val="Table"/>
              <w:cnfStyle w:val="000000010000"/>
              <w:rPr>
                <w:lang w:eastAsia="de-CH"/>
              </w:rPr>
            </w:pPr>
            <w:r w:rsidRPr="00ED7B53">
              <w:rPr>
                <w:lang w:eastAsia="de-CH"/>
              </w:rPr>
              <w:t>Fancy HUD</w:t>
            </w:r>
          </w:p>
        </w:tc>
      </w:tr>
      <w:tr w:rsidR="006E4107" w:rsidRPr="00ED7B53" w:rsidTr="006E4107">
        <w:trPr>
          <w:cnfStyle w:val="000000100000"/>
          <w:ins w:id="110" w:author="Janick Bernet" w:date="2009-03-25T00:25:00Z"/>
        </w:trPr>
        <w:tc>
          <w:tcPr>
            <w:cnfStyle w:val="001000000000"/>
            <w:tcW w:w="0" w:type="auto"/>
          </w:tcPr>
          <w:p w:rsidR="006E4107" w:rsidRPr="00ED7B53" w:rsidRDefault="006E4107" w:rsidP="00BF7A3F">
            <w:pPr>
              <w:pStyle w:val="Table"/>
              <w:rPr>
                <w:ins w:id="111" w:author="Janick Bernet" w:date="2009-03-25T00:25:00Z"/>
                <w:lang w:eastAsia="de-CH"/>
              </w:rPr>
            </w:pPr>
            <w:ins w:id="112" w:author="Janick Bernet" w:date="2009-03-25T00:25:00Z">
              <w:r>
                <w:rPr>
                  <w:lang w:eastAsia="de-CH"/>
                </w:rPr>
                <w:t>ReqI1</w:t>
              </w:r>
            </w:ins>
            <w:ins w:id="113" w:author="Janick Bernet" w:date="2009-03-25T00:28:00Z">
              <w:r w:rsidR="00BF7A3F">
                <w:rPr>
                  <w:lang w:eastAsia="de-CH"/>
                </w:rPr>
                <w:t>4</w:t>
              </w:r>
            </w:ins>
          </w:p>
        </w:tc>
        <w:tc>
          <w:tcPr>
            <w:tcW w:w="0" w:type="auto"/>
          </w:tcPr>
          <w:p w:rsidR="006E4107" w:rsidRPr="00ED7B53" w:rsidRDefault="006E4107" w:rsidP="005D121A">
            <w:pPr>
              <w:pStyle w:val="Table"/>
              <w:cnfStyle w:val="000000100000"/>
              <w:rPr>
                <w:ins w:id="114" w:author="Janick Bernet" w:date="2009-03-25T00:25:00Z"/>
                <w:lang w:eastAsia="de-CH"/>
              </w:rPr>
            </w:pPr>
            <w:ins w:id="115" w:author="Janick Bernet" w:date="2009-03-25T00:25:00Z">
              <w:r>
                <w:rPr>
                  <w:lang w:eastAsia="de-CH"/>
                </w:rPr>
                <w:t>Island Health Indication</w:t>
              </w:r>
            </w:ins>
          </w:p>
        </w:tc>
      </w:tr>
      <w:tr w:rsidR="006E4107" w:rsidRPr="00ED7B53" w:rsidTr="006E4107">
        <w:trPr>
          <w:cnfStyle w:val="000000010000"/>
          <w:ins w:id="116" w:author="Janick Bernet" w:date="2009-03-25T00:26:00Z"/>
        </w:trPr>
        <w:tc>
          <w:tcPr>
            <w:cnfStyle w:val="001000000000"/>
            <w:tcW w:w="0" w:type="auto"/>
          </w:tcPr>
          <w:p w:rsidR="006E4107" w:rsidRDefault="006E4107" w:rsidP="005D121A">
            <w:pPr>
              <w:pStyle w:val="Table"/>
              <w:rPr>
                <w:ins w:id="117" w:author="Janick Bernet" w:date="2009-03-25T00:26:00Z"/>
                <w:lang w:eastAsia="de-CH"/>
              </w:rPr>
            </w:pPr>
            <w:ins w:id="118" w:author="Janick Bernet" w:date="2009-03-25T00:26:00Z">
              <w:r>
                <w:rPr>
                  <w:lang w:eastAsia="de-CH"/>
                </w:rPr>
                <w:t>ReqP21</w:t>
              </w:r>
            </w:ins>
          </w:p>
        </w:tc>
        <w:tc>
          <w:tcPr>
            <w:tcW w:w="0" w:type="auto"/>
          </w:tcPr>
          <w:p w:rsidR="006E4107" w:rsidRDefault="006E4107" w:rsidP="005D121A">
            <w:pPr>
              <w:pStyle w:val="Table"/>
              <w:cnfStyle w:val="000000010000"/>
              <w:rPr>
                <w:ins w:id="119" w:author="Janick Bernet" w:date="2009-03-25T00:26:00Z"/>
                <w:lang w:eastAsia="de-CH"/>
              </w:rPr>
            </w:pPr>
            <w:ins w:id="120" w:author="Janick Bernet" w:date="2009-03-25T00:26:00Z">
              <w:r>
                <w:rPr>
                  <w:lang w:eastAsia="de-CH"/>
                </w:rPr>
                <w:t>Slow Indication</w:t>
              </w:r>
            </w:ins>
          </w:p>
        </w:tc>
      </w:tr>
      <w:tr w:rsidR="006E4107" w:rsidRPr="00ED7B53" w:rsidTr="006E4107">
        <w:trPr>
          <w:cnfStyle w:val="000000100000"/>
        </w:trPr>
        <w:tc>
          <w:tcPr>
            <w:cnfStyle w:val="001000000000"/>
            <w:tcW w:w="0" w:type="auto"/>
          </w:tcPr>
          <w:p w:rsidR="006E4107" w:rsidRPr="00ED7B53" w:rsidRDefault="006E4107" w:rsidP="00E721FD">
            <w:pPr>
              <w:pStyle w:val="Table"/>
              <w:rPr>
                <w:b w:val="0"/>
                <w:bCs w:val="0"/>
                <w:lang w:eastAsia="de-CH"/>
              </w:rPr>
            </w:pPr>
            <w:moveToRangeStart w:id="121" w:author="Janick Bernet" w:date="2009-03-25T00:26:00Z" w:name="move225704146"/>
            <w:moveTo w:id="122" w:author="Janick Bernet" w:date="2009-03-25T00:26:00Z">
              <w:r w:rsidRPr="00ED7B53">
                <w:rPr>
                  <w:lang w:eastAsia="de-CH"/>
                </w:rPr>
                <w:t xml:space="preserve">ReqP04 </w:t>
              </w:r>
            </w:moveTo>
          </w:p>
        </w:tc>
        <w:tc>
          <w:tcPr>
            <w:tcW w:w="0" w:type="auto"/>
          </w:tcPr>
          <w:p w:rsidR="006E4107" w:rsidRPr="00ED7B53" w:rsidRDefault="006E4107" w:rsidP="00E721FD">
            <w:pPr>
              <w:pStyle w:val="Table"/>
              <w:cnfStyle w:val="000000100000"/>
              <w:rPr>
                <w:lang w:eastAsia="de-CH"/>
              </w:rPr>
            </w:pPr>
            <w:moveTo w:id="123" w:author="Janick Bernet" w:date="2009-03-25T00:26:00Z">
              <w:r w:rsidRPr="00ED7B53">
                <w:rPr>
                  <w:lang w:eastAsia="de-CH"/>
                </w:rPr>
                <w:t xml:space="preserve">Island Attraction </w:t>
              </w:r>
            </w:moveTo>
          </w:p>
        </w:tc>
      </w:tr>
      <w:tr w:rsidR="006E4107" w:rsidRPr="00ED7B53" w:rsidTr="006E4107">
        <w:trPr>
          <w:cnfStyle w:val="000000010000"/>
        </w:trPr>
        <w:tc>
          <w:tcPr>
            <w:cnfStyle w:val="001000000000"/>
            <w:tcW w:w="0" w:type="auto"/>
          </w:tcPr>
          <w:p w:rsidR="006E4107" w:rsidRPr="00ED7B53" w:rsidRDefault="006E4107" w:rsidP="00E721FD">
            <w:pPr>
              <w:pStyle w:val="Table"/>
              <w:rPr>
                <w:b w:val="0"/>
                <w:bCs w:val="0"/>
                <w:lang w:eastAsia="de-CH"/>
              </w:rPr>
            </w:pPr>
            <w:moveTo w:id="124" w:author="Janick Bernet" w:date="2009-03-25T00:26:00Z">
              <w:r w:rsidRPr="00ED7B53">
                <w:rPr>
                  <w:lang w:eastAsia="de-CH"/>
                </w:rPr>
                <w:t xml:space="preserve">ReqP05 </w:t>
              </w:r>
            </w:moveTo>
          </w:p>
        </w:tc>
        <w:tc>
          <w:tcPr>
            <w:tcW w:w="0" w:type="auto"/>
          </w:tcPr>
          <w:p w:rsidR="006E4107" w:rsidRPr="00ED7B53" w:rsidRDefault="006E4107" w:rsidP="00E721FD">
            <w:pPr>
              <w:pStyle w:val="Table"/>
              <w:cnfStyle w:val="000000010000"/>
              <w:rPr>
                <w:lang w:eastAsia="de-CH"/>
              </w:rPr>
            </w:pPr>
            <w:moveTo w:id="125" w:author="Janick Bernet" w:date="2009-03-25T00:26:00Z">
              <w:r w:rsidRPr="00ED7B53">
                <w:rPr>
                  <w:lang w:eastAsia="de-CH"/>
                </w:rPr>
                <w:t xml:space="preserve">Island Walking </w:t>
              </w:r>
            </w:moveTo>
          </w:p>
        </w:tc>
      </w:tr>
      <w:moveToRangeEnd w:id="121"/>
      <w:tr w:rsidR="00BF7A3F" w:rsidRPr="00ED7B53" w:rsidTr="006E4107">
        <w:trPr>
          <w:cnfStyle w:val="000000100000"/>
          <w:ins w:id="126" w:author="Janick Bernet" w:date="2009-03-25T00:28:00Z"/>
        </w:trPr>
        <w:tc>
          <w:tcPr>
            <w:cnfStyle w:val="001000000000"/>
            <w:tcW w:w="0" w:type="auto"/>
          </w:tcPr>
          <w:p w:rsidR="00BF7A3F" w:rsidRPr="00ED7B53" w:rsidRDefault="00BF7A3F" w:rsidP="00E721FD">
            <w:pPr>
              <w:pStyle w:val="Table"/>
              <w:rPr>
                <w:ins w:id="127" w:author="Janick Bernet" w:date="2009-03-25T00:28:00Z"/>
                <w:lang w:eastAsia="de-CH"/>
              </w:rPr>
            </w:pPr>
            <w:ins w:id="128" w:author="Janick Bernet" w:date="2009-03-25T00:28:00Z">
              <w:r>
                <w:rPr>
                  <w:lang w:eastAsia="de-CH"/>
                </w:rPr>
                <w:t>ReqI13</w:t>
              </w:r>
            </w:ins>
          </w:p>
        </w:tc>
        <w:tc>
          <w:tcPr>
            <w:tcW w:w="0" w:type="auto"/>
          </w:tcPr>
          <w:p w:rsidR="00BF7A3F" w:rsidRPr="00ED7B53" w:rsidRDefault="00BF7A3F" w:rsidP="00E721FD">
            <w:pPr>
              <w:pStyle w:val="Table"/>
              <w:cnfStyle w:val="000000100000"/>
              <w:rPr>
                <w:ins w:id="129" w:author="Janick Bernet" w:date="2009-03-25T00:28:00Z"/>
                <w:lang w:eastAsia="de-CH"/>
              </w:rPr>
            </w:pPr>
            <w:ins w:id="130" w:author="Janick Bernet" w:date="2009-03-25T00:28:00Z">
              <w:r>
                <w:rPr>
                  <w:lang w:eastAsia="de-CH"/>
                </w:rPr>
                <w:t>Power-Up Re-spawn</w:t>
              </w:r>
            </w:ins>
          </w:p>
        </w:tc>
      </w:tr>
    </w:tbl>
    <w:p w:rsidR="00BB1619" w:rsidRPr="002D0A71" w:rsidRDefault="00BB1619" w:rsidP="001643DC">
      <w:pPr>
        <w:pStyle w:val="berschrift3"/>
        <w:rPr>
          <w:rFonts w:eastAsia="Times New Roman"/>
          <w:lang w:eastAsia="de-CH"/>
        </w:rPr>
      </w:pPr>
      <w:r w:rsidRPr="002D0A71">
        <w:rPr>
          <w:rFonts w:eastAsia="Times New Roman"/>
          <w:lang w:eastAsia="de-CH"/>
        </w:rPr>
        <w:t>Desirable target</w:t>
      </w:r>
    </w:p>
    <w:tbl>
      <w:tblPr>
        <w:tblStyle w:val="MittlereSchattierung1-Akzent6"/>
        <w:tblW w:w="5000" w:type="pct"/>
        <w:tblLook w:val="00A0"/>
      </w:tblPr>
      <w:tblGrid>
        <w:gridCol w:w="995"/>
        <w:gridCol w:w="7419"/>
        <w:tblGridChange w:id="131">
          <w:tblGrid>
            <w:gridCol w:w="994"/>
            <w:gridCol w:w="1"/>
            <w:gridCol w:w="7419"/>
          </w:tblGrid>
        </w:tblGridChange>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blPrEx>
          <w:tblW w:w="5000" w:type="pct"/>
          <w:tblLook w:val="00A0"/>
          <w:tblPrExChange w:id="132" w:author="Janick Bernet" w:date="2009-03-25T00:26:00Z">
            <w:tblPrEx>
              <w:tblW w:w="5000" w:type="pct"/>
              <w:tblLook w:val="00A0"/>
            </w:tblPrEx>
          </w:tblPrExChange>
        </w:tblPrEx>
        <w:trPr>
          <w:cnfStyle w:val="000000100000"/>
        </w:trPr>
        <w:tc>
          <w:tcPr>
            <w:cnfStyle w:val="001000000000"/>
            <w:tcW w:w="591" w:type="pct"/>
            <w:tcPrChange w:id="133" w:author="Janick Bernet" w:date="2009-03-25T00:26:00Z">
              <w:tcPr>
                <w:tcW w:w="535"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ReqG02 </w:t>
            </w:r>
          </w:p>
        </w:tc>
        <w:tc>
          <w:tcPr>
            <w:tcW w:w="0" w:type="auto"/>
            <w:tcPrChange w:id="134" w:author="Janick Bernet" w:date="2009-03-25T00:26:00Z">
              <w:tcPr>
                <w:tcW w:w="0" w:type="auto"/>
                <w:gridSpan w:val="2"/>
              </w:tcPr>
            </w:tcPrChange>
          </w:tcPr>
          <w:p w:rsidR="00BB1619" w:rsidRPr="00ED7B53" w:rsidRDefault="00BB1619" w:rsidP="005D121A">
            <w:pPr>
              <w:pStyle w:val="Table"/>
              <w:cnfStyle w:val="000000100000"/>
              <w:rPr>
                <w:lang w:eastAsia="de-CH"/>
              </w:rPr>
            </w:pPr>
            <w:r w:rsidRPr="00ED7B53">
              <w:rPr>
                <w:lang w:eastAsia="de-CH"/>
              </w:rPr>
              <w:t xml:space="preserve">Advanced Camera </w:t>
            </w:r>
          </w:p>
        </w:tc>
      </w:tr>
      <w:tr w:rsidR="00BB1619" w:rsidRPr="00ED7B53" w:rsidDel="006E4107" w:rsidTr="006676A1">
        <w:trPr>
          <w:cnfStyle w:val="000000010000"/>
        </w:trPr>
        <w:tc>
          <w:tcPr>
            <w:cnfStyle w:val="001000000000"/>
            <w:tcW w:w="0" w:type="auto"/>
          </w:tcPr>
          <w:p w:rsidR="00BB1619" w:rsidRPr="00ED7B53" w:rsidDel="006E4107" w:rsidRDefault="00BB1619" w:rsidP="005D121A">
            <w:pPr>
              <w:pStyle w:val="Table"/>
              <w:rPr>
                <w:b w:val="0"/>
                <w:bCs w:val="0"/>
                <w:lang w:eastAsia="de-CH"/>
              </w:rPr>
            </w:pPr>
            <w:moveFromRangeStart w:id="135" w:author="Janick Bernet" w:date="2009-03-25T00:26:00Z" w:name="move225704146"/>
            <w:moveFrom w:id="136" w:author="Janick Bernet" w:date="2009-03-25T00:26:00Z">
              <w:r w:rsidRPr="00ED7B53" w:rsidDel="006E4107">
                <w:rPr>
                  <w:lang w:eastAsia="de-CH"/>
                </w:rPr>
                <w:t xml:space="preserve">ReqP04 </w:t>
              </w:r>
            </w:moveFrom>
          </w:p>
        </w:tc>
        <w:tc>
          <w:tcPr>
            <w:tcW w:w="0" w:type="auto"/>
          </w:tcPr>
          <w:p w:rsidR="00BB1619" w:rsidRPr="00ED7B53" w:rsidDel="006E4107" w:rsidRDefault="00BB1619" w:rsidP="005D121A">
            <w:pPr>
              <w:pStyle w:val="Table"/>
              <w:cnfStyle w:val="000000010000"/>
              <w:rPr>
                <w:lang w:eastAsia="de-CH"/>
              </w:rPr>
            </w:pPr>
            <w:moveFrom w:id="137" w:author="Janick Bernet" w:date="2009-03-25T00:26:00Z">
              <w:r w:rsidRPr="00ED7B53" w:rsidDel="006E4107">
                <w:rPr>
                  <w:lang w:eastAsia="de-CH"/>
                </w:rPr>
                <w:t xml:space="preserve">Island Attraction </w:t>
              </w:r>
            </w:moveFrom>
          </w:p>
        </w:tc>
      </w:tr>
      <w:tr w:rsidR="00BB1619" w:rsidRPr="00ED7B53" w:rsidDel="006E4107" w:rsidTr="006676A1">
        <w:trPr>
          <w:cnfStyle w:val="000000100000"/>
        </w:trPr>
        <w:tc>
          <w:tcPr>
            <w:cnfStyle w:val="001000000000"/>
            <w:tcW w:w="0" w:type="auto"/>
          </w:tcPr>
          <w:p w:rsidR="00BB1619" w:rsidRPr="00ED7B53" w:rsidDel="006E4107" w:rsidRDefault="00BB1619" w:rsidP="005D121A">
            <w:pPr>
              <w:pStyle w:val="Table"/>
              <w:rPr>
                <w:b w:val="0"/>
                <w:bCs w:val="0"/>
                <w:lang w:eastAsia="de-CH"/>
              </w:rPr>
            </w:pPr>
            <w:moveFrom w:id="138" w:author="Janick Bernet" w:date="2009-03-25T00:26:00Z">
              <w:r w:rsidRPr="00ED7B53" w:rsidDel="006E4107">
                <w:rPr>
                  <w:lang w:eastAsia="de-CH"/>
                </w:rPr>
                <w:t xml:space="preserve">ReqP05 </w:t>
              </w:r>
            </w:moveFrom>
          </w:p>
        </w:tc>
        <w:tc>
          <w:tcPr>
            <w:tcW w:w="0" w:type="auto"/>
          </w:tcPr>
          <w:p w:rsidR="00BB1619" w:rsidRPr="00ED7B53" w:rsidDel="006E4107" w:rsidRDefault="00BB1619" w:rsidP="005D121A">
            <w:pPr>
              <w:pStyle w:val="Table"/>
              <w:cnfStyle w:val="000000100000"/>
              <w:rPr>
                <w:lang w:eastAsia="de-CH"/>
              </w:rPr>
            </w:pPr>
            <w:moveFrom w:id="139" w:author="Janick Bernet" w:date="2009-03-25T00:26:00Z">
              <w:r w:rsidRPr="00ED7B53" w:rsidDel="006E4107">
                <w:rPr>
                  <w:lang w:eastAsia="de-CH"/>
                </w:rPr>
                <w:t xml:space="preserve">Island Walking </w:t>
              </w:r>
            </w:moveFrom>
          </w:p>
        </w:tc>
      </w:tr>
      <w:moveFromRangeEnd w:id="135"/>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Repulsion </w:t>
            </w:r>
          </w:p>
        </w:tc>
      </w:tr>
      <w:tr w:rsidR="00BB1619" w:rsidRPr="00ED7B53" w:rsidDel="003226EA" w:rsidTr="006676A1">
        <w:trPr>
          <w:cnfStyle w:val="000000100000"/>
        </w:trPr>
        <w:tc>
          <w:tcPr>
            <w:cnfStyle w:val="001000000000"/>
            <w:tcW w:w="0" w:type="auto"/>
          </w:tcPr>
          <w:p w:rsidR="00BB1619" w:rsidRPr="00ED7B53" w:rsidDel="003226EA" w:rsidRDefault="00BB1619" w:rsidP="005D121A">
            <w:pPr>
              <w:pStyle w:val="Table"/>
              <w:rPr>
                <w:b w:val="0"/>
                <w:bCs w:val="0"/>
                <w:lang w:eastAsia="de-CH"/>
              </w:rPr>
            </w:pPr>
            <w:moveFromRangeStart w:id="140" w:author="Janick Bernet" w:date="2009-03-25T00:28:00Z" w:name="move225704263"/>
            <w:moveFrom w:id="141" w:author="Janick Bernet" w:date="2009-03-25T00:28:00Z">
              <w:r w:rsidRPr="00ED7B53" w:rsidDel="003226EA">
                <w:rPr>
                  <w:lang w:eastAsia="de-CH"/>
                </w:rPr>
                <w:t>ReqG05</w:t>
              </w:r>
            </w:moveFrom>
          </w:p>
        </w:tc>
        <w:tc>
          <w:tcPr>
            <w:tcW w:w="0" w:type="auto"/>
          </w:tcPr>
          <w:p w:rsidR="00BB1619" w:rsidRPr="00ED7B53" w:rsidDel="003226EA" w:rsidRDefault="00BB1619" w:rsidP="005D121A">
            <w:pPr>
              <w:pStyle w:val="Table"/>
              <w:cnfStyle w:val="000000100000"/>
              <w:rPr>
                <w:lang w:eastAsia="de-CH"/>
              </w:rPr>
            </w:pPr>
            <w:moveFrom w:id="142" w:author="Janick Bernet" w:date="2009-03-25T00:28:00Z">
              <w:r w:rsidRPr="00ED7B53" w:rsidDel="003226EA">
                <w:rPr>
                  <w:lang w:eastAsia="de-CH"/>
                </w:rPr>
                <w:t>Shadow Rendering</w:t>
              </w:r>
            </w:moveFrom>
          </w:p>
        </w:tc>
      </w:tr>
      <w:moveFromRangeEnd w:id="140"/>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tcW w:w="0" w:type="auto"/>
          </w:tcPr>
          <w:p w:rsidR="00BB1619" w:rsidRPr="00ED7B53" w:rsidRDefault="00BB1619" w:rsidP="005D121A">
            <w:pPr>
              <w:pStyle w:val="Table"/>
              <w:cnfStyle w:val="000000100000"/>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tcW w:w="0" w:type="auto"/>
          </w:tcPr>
          <w:p w:rsidR="00BB1619" w:rsidRPr="00ED7B53" w:rsidRDefault="00BB1619" w:rsidP="005D121A">
            <w:pPr>
              <w:pStyle w:val="Table"/>
              <w:cnfStyle w:val="000000010000"/>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tcW w:w="0" w:type="auto"/>
          </w:tcPr>
          <w:p w:rsidR="00BB1619" w:rsidRPr="00ED7B53" w:rsidRDefault="00BB1619" w:rsidP="005D121A">
            <w:pPr>
              <w:pStyle w:val="Table"/>
              <w:cnfStyle w:val="000000100000"/>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tcW w:w="0" w:type="auto"/>
          </w:tcPr>
          <w:p w:rsidR="00BB1619" w:rsidRPr="00ED7B53" w:rsidRDefault="00BB1619" w:rsidP="00ED7B53">
            <w:pPr>
              <w:spacing w:before="0" w:after="0" w:line="240" w:lineRule="auto"/>
              <w:cnfStyle w:val="000000010000"/>
              <w:rPr>
                <w:lang w:eastAsia="de-CH"/>
              </w:rPr>
            </w:pPr>
            <w:r w:rsidRPr="00ED7B53">
              <w:rPr>
                <w:lang w:eastAsia="de-CH"/>
              </w:rPr>
              <w:t>Map Selection</w:t>
            </w:r>
          </w:p>
        </w:tc>
      </w:tr>
    </w:tbl>
    <w:p w:rsidR="00BB1619" w:rsidRPr="002D0A71" w:rsidRDefault="00BB1619" w:rsidP="000D66CB">
      <w:pPr>
        <w:pStyle w:val="berschrift3"/>
        <w:rPr>
          <w:rFonts w:eastAsia="Times New Roman"/>
          <w:lang w:eastAsia="de-CH"/>
        </w:rPr>
      </w:pPr>
      <w:r w:rsidRPr="002D0A71">
        <w:rPr>
          <w:rFonts w:eastAsia="Times New Roman"/>
          <w:lang w:eastAsia="de-CH"/>
        </w:rPr>
        <w:t>High target</w:t>
      </w:r>
    </w:p>
    <w:tbl>
      <w:tblPr>
        <w:tblStyle w:val="MittlereSchattierung1-Akz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100000"/>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010000"/>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100000"/>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010000"/>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tcW w:w="0" w:type="auto"/>
          </w:tcPr>
          <w:p w:rsidR="00BB1619" w:rsidRPr="00ED7B53" w:rsidRDefault="00BB1619" w:rsidP="005D121A">
            <w:pPr>
              <w:pStyle w:val="Table"/>
              <w:cnfStyle w:val="000000010000"/>
              <w:rPr>
                <w:lang w:eastAsia="de-CH"/>
              </w:rPr>
            </w:pPr>
            <w:r w:rsidRPr="00ED7B53">
              <w:rPr>
                <w:lang w:eastAsia="de-CH"/>
              </w:rPr>
              <w:t>Intro</w:t>
            </w:r>
          </w:p>
        </w:tc>
      </w:tr>
    </w:tbl>
    <w:p w:rsidR="00BB1619" w:rsidRPr="002D0A71" w:rsidRDefault="00BB1619" w:rsidP="000D66CB">
      <w:pPr>
        <w:pStyle w:val="berschrift3"/>
        <w:rPr>
          <w:rFonts w:eastAsia="Times New Roman"/>
          <w:lang w:eastAsia="de-CH"/>
        </w:rPr>
      </w:pPr>
      <w:r w:rsidRPr="002D0A71">
        <w:rPr>
          <w:rFonts w:eastAsia="Times New Roman"/>
          <w:lang w:eastAsia="de-CH"/>
        </w:rPr>
        <w:t>Extras</w:t>
      </w:r>
    </w:p>
    <w:tbl>
      <w:tblPr>
        <w:tblStyle w:val="MittlereSchattierung1-Akz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100000"/>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tcW w:w="0" w:type="auto"/>
          </w:tcPr>
          <w:p w:rsidR="00BB1619" w:rsidRPr="00ED7B53" w:rsidRDefault="00BB1619" w:rsidP="005D121A">
            <w:pPr>
              <w:pStyle w:val="Table"/>
              <w:cnfStyle w:val="000000010000"/>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r>
    </w:tbl>
    <w:p w:rsidR="00BB1619" w:rsidRPr="002D0A71" w:rsidRDefault="00BB1619" w:rsidP="00392D89">
      <w:pPr>
        <w:pStyle w:val="berschrift2"/>
        <w:rPr>
          <w:rFonts w:eastAsia="Times New Roman"/>
          <w:lang w:eastAsia="de-CH"/>
        </w:rPr>
      </w:pPr>
      <w:bookmarkStart w:id="143" w:name="Milestones"/>
      <w:bookmarkStart w:id="144" w:name="_Toc225873039"/>
      <w:bookmarkStart w:id="145" w:name="_Toc225873117"/>
      <w:bookmarkEnd w:id="143"/>
      <w:r w:rsidRPr="002D0A71">
        <w:rPr>
          <w:rFonts w:eastAsia="Times New Roman"/>
          <w:lang w:eastAsia="de-CH"/>
        </w:rPr>
        <w:t>Milestones</w:t>
      </w:r>
      <w:bookmarkEnd w:id="144"/>
      <w:bookmarkEnd w:id="145"/>
      <w:r w:rsidRPr="002D0A71">
        <w:rPr>
          <w:rFonts w:eastAsia="Times New Roman"/>
          <w:lang w:eastAsia="de-CH"/>
        </w:rPr>
        <w:t xml:space="preserve"> </w:t>
      </w:r>
    </w:p>
    <w:tbl>
      <w:tblPr>
        <w:tblStyle w:val="MittlereSchattierung1-Akz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tcW w:w="65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tcW w:w="983" w:type="pct"/>
          </w:tcPr>
          <w:p w:rsidR="00BB1619" w:rsidRPr="00ED7B53" w:rsidRDefault="00BB1619" w:rsidP="005D121A">
            <w:pPr>
              <w:pStyle w:val="Table"/>
              <w:cnfStyle w:val="000000100000"/>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w:t>
            </w:r>
            <w:r w:rsidRPr="00ED7B53">
              <w:rPr>
                <w:lang w:eastAsia="de-CH"/>
              </w:rPr>
              <w:lastRenderedPageBreak/>
              <w:t xml:space="preserve">Everyone in the team should also have installed and experimented with XNA in order to be ready for 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cnfStyle w:val="000000100000"/>
              <w:rPr>
                <w:lang w:eastAsia="de-CH"/>
              </w:rPr>
            </w:pPr>
            <w:r w:rsidRPr="00ED7B53">
              <w:rPr>
                <w:lang w:eastAsia="de-CH"/>
              </w:rPr>
              <w:lastRenderedPageBreak/>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MS02 </w:t>
            </w:r>
          </w:p>
        </w:tc>
        <w:tc>
          <w:tcPr>
            <w:tcW w:w="0" w:type="auto"/>
          </w:tcPr>
          <w:p w:rsidR="00BB1619" w:rsidRPr="00ED7B53" w:rsidRDefault="00BB1619" w:rsidP="005D121A">
            <w:pPr>
              <w:pStyle w:val="Table"/>
              <w:cnfStyle w:val="000000010000"/>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cnfStyle w:val="000000010000"/>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tcW w:w="0" w:type="auto"/>
          </w:tcPr>
          <w:p w:rsidR="00BB1619" w:rsidRPr="00ED7B53" w:rsidRDefault="00BB1619" w:rsidP="005D121A">
            <w:pPr>
              <w:pStyle w:val="Table"/>
              <w:cnfStyle w:val="000000100000"/>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cnfStyle w:val="000000100000"/>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MS04 </w:t>
            </w:r>
          </w:p>
        </w:tc>
        <w:tc>
          <w:tcPr>
            <w:tcW w:w="0" w:type="auto"/>
          </w:tcPr>
          <w:p w:rsidR="00BB1619" w:rsidRPr="00ED7B53" w:rsidRDefault="00BB1619" w:rsidP="005D121A">
            <w:pPr>
              <w:pStyle w:val="Table"/>
              <w:cnfStyle w:val="000000010000"/>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cnfStyle w:val="000000010000"/>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tcW w:w="0" w:type="auto"/>
          </w:tcPr>
          <w:p w:rsidR="00BB1619" w:rsidRPr="00ED7B53" w:rsidRDefault="00BB1619" w:rsidP="005D121A">
            <w:pPr>
              <w:pStyle w:val="Table"/>
              <w:cnfStyle w:val="000000100000"/>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tcW w:w="0" w:type="auto"/>
          </w:tcPr>
          <w:p w:rsidR="00BB1619" w:rsidRPr="00ED7B53" w:rsidRDefault="00BB1619" w:rsidP="005D121A">
            <w:pPr>
              <w:pStyle w:val="Table"/>
              <w:cnfStyle w:val="000000010000"/>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tcW w:w="0" w:type="auto"/>
          </w:tcPr>
          <w:p w:rsidR="00BB1619" w:rsidRPr="00ED7B53" w:rsidRDefault="00BB1619" w:rsidP="005D121A">
            <w:pPr>
              <w:pStyle w:val="Table"/>
              <w:cnfStyle w:val="000000100000"/>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tcW w:w="0" w:type="auto"/>
          </w:tcPr>
          <w:p w:rsidR="00BB1619" w:rsidRPr="00ED7B53" w:rsidRDefault="00BB1619" w:rsidP="005D121A">
            <w:pPr>
              <w:pStyle w:val="Table"/>
              <w:cnfStyle w:val="000000010000"/>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29, 5pm </w:t>
            </w:r>
          </w:p>
        </w:tc>
      </w:tr>
    </w:tbl>
    <w:p w:rsidR="00BB1619" w:rsidRDefault="00BB1619" w:rsidP="00D83E2B">
      <w:pPr>
        <w:pStyle w:val="berschrift2"/>
        <w:rPr>
          <w:rFonts w:eastAsia="Times New Roman"/>
          <w:lang w:eastAsia="de-CH"/>
        </w:rPr>
      </w:pPr>
      <w:bookmarkStart w:id="146" w:name="Task_Assignments_and_Work_Estimation"/>
      <w:bookmarkStart w:id="147" w:name="_Toc225873040"/>
      <w:bookmarkStart w:id="148" w:name="_Toc225873118"/>
      <w:bookmarkEnd w:id="146"/>
      <w:r w:rsidRPr="002D0A71">
        <w:rPr>
          <w:rFonts w:eastAsia="Times New Roman"/>
          <w:lang w:eastAsia="de-CH"/>
        </w:rPr>
        <w:t>Task Assignments and Work Estimation</w:t>
      </w:r>
      <w:bookmarkEnd w:id="147"/>
      <w:bookmarkEnd w:id="148"/>
    </w:p>
    <w:p w:rsidR="00BB1619" w:rsidRPr="00F7397F" w:rsidRDefault="00BB1619" w:rsidP="005D121A">
      <w:pPr>
        <w:pStyle w:val="berschrift3"/>
        <w:rPr>
          <w:lang w:eastAsia="de-CH"/>
        </w:rPr>
      </w:pPr>
      <w:r>
        <w:rPr>
          <w:rFonts w:eastAsia="Times New Roman"/>
          <w:lang w:eastAsia="de-CH"/>
        </w:rPr>
        <w:t>Prototype</w:t>
      </w:r>
    </w:p>
    <w:tbl>
      <w:tblPr>
        <w:tblStyle w:val="MittlereSchattierung1-Akz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1993"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r w:rsidRPr="00ED7B53">
              <w:rPr>
                <w:lang w:eastAsia="de-CH"/>
              </w:rPr>
              <w:t>1h</w:t>
            </w:r>
          </w:p>
        </w:tc>
      </w:tr>
    </w:tbl>
    <w:p w:rsidR="00BB1619" w:rsidRPr="00F7397F" w:rsidRDefault="00BB1619" w:rsidP="00F7397F">
      <w:pPr>
        <w:pStyle w:val="berschrift3"/>
        <w:rPr>
          <w:lang w:eastAsia="de-CH"/>
        </w:rPr>
      </w:pPr>
      <w:r w:rsidRPr="002D0A71">
        <w:rPr>
          <w:rFonts w:eastAsia="Times New Roman"/>
          <w:lang w:eastAsia="de-CH"/>
        </w:rPr>
        <w:lastRenderedPageBreak/>
        <w:t>Functional Minimum</w:t>
      </w:r>
    </w:p>
    <w:tbl>
      <w:tblPr>
        <w:tblStyle w:val="MittlereSchattierung1-Akz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t xml:space="preserve">ReqI05 </w:t>
            </w:r>
          </w:p>
        </w:tc>
        <w:tc>
          <w:tcPr>
            <w:tcW w:w="1873" w:type="pct"/>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01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10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tcW w:w="0" w:type="auto"/>
          </w:tcPr>
          <w:p w:rsidR="00BB1619" w:rsidRPr="00ED7B53" w:rsidRDefault="00BB1619" w:rsidP="005D121A">
            <w:pPr>
              <w:pStyle w:val="Table"/>
              <w:cnfStyle w:val="000000010000"/>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tcW w:w="0" w:type="auto"/>
          </w:tcPr>
          <w:p w:rsidR="00BB1619" w:rsidRPr="00ED7B53" w:rsidRDefault="00BB1619" w:rsidP="005D121A">
            <w:pPr>
              <w:pStyle w:val="Table"/>
              <w:cnfStyle w:val="00000010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010000"/>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ReqUI06</w:t>
            </w:r>
          </w:p>
        </w:tc>
        <w:tc>
          <w:tcPr>
            <w:tcW w:w="0" w:type="auto"/>
          </w:tcPr>
          <w:p w:rsidR="00BB1619" w:rsidRPr="00ED7B53" w:rsidRDefault="00BB1619" w:rsidP="005D121A">
            <w:pPr>
              <w:pStyle w:val="Table"/>
              <w:cnfStyle w:val="000000100000"/>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010000"/>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bl>
    <w:p w:rsidR="00AC1238" w:rsidRPr="00F7397F" w:rsidRDefault="00AC1238" w:rsidP="00AC1238">
      <w:pPr>
        <w:pStyle w:val="berschrift3"/>
        <w:rPr>
          <w:ins w:id="149" w:author="Janick Bernet" w:date="2009-03-25T00:30:00Z"/>
          <w:lang w:eastAsia="de-CH"/>
        </w:rPr>
      </w:pPr>
      <w:bookmarkStart w:id="150" w:name="Development_Timetable"/>
      <w:bookmarkEnd w:id="150"/>
      <w:ins w:id="151" w:author="Janick Bernet" w:date="2009-03-25T00:30:00Z">
        <w:r>
          <w:rPr>
            <w:rFonts w:eastAsia="Times New Roman"/>
            <w:lang w:eastAsia="de-CH"/>
          </w:rPr>
          <w:t>Low Target</w:t>
        </w:r>
      </w:ins>
    </w:p>
    <w:tbl>
      <w:tblPr>
        <w:tblStyle w:val="MittlereSchattierung1-Akzent6"/>
        <w:tblW w:w="5000" w:type="pct"/>
        <w:tblLook w:val="00A0"/>
      </w:tblPr>
      <w:tblGrid>
        <w:gridCol w:w="1475"/>
        <w:gridCol w:w="3152"/>
        <w:gridCol w:w="1471"/>
        <w:gridCol w:w="2316"/>
      </w:tblGrid>
      <w:tr w:rsidR="00AC1238" w:rsidRPr="00ED7B53" w:rsidTr="00E721FD">
        <w:trPr>
          <w:cnfStyle w:val="100000000000"/>
          <w:ins w:id="152" w:author="Janick Bernet" w:date="2009-03-25T00:30:00Z"/>
        </w:trPr>
        <w:tc>
          <w:tcPr>
            <w:cnfStyle w:val="001000000000"/>
            <w:tcW w:w="0" w:type="auto"/>
          </w:tcPr>
          <w:p w:rsidR="00AC1238" w:rsidRPr="00ED7B53" w:rsidRDefault="00AC1238" w:rsidP="00E721FD">
            <w:pPr>
              <w:pStyle w:val="Table"/>
              <w:rPr>
                <w:ins w:id="153" w:author="Janick Bernet" w:date="2009-03-25T00:30:00Z"/>
                <w:b w:val="0"/>
                <w:bCs w:val="0"/>
                <w:color w:val="FFFFFF"/>
                <w:lang w:eastAsia="de-CH"/>
              </w:rPr>
            </w:pPr>
            <w:ins w:id="154" w:author="Janick Bernet" w:date="2009-03-25T00:30:00Z">
              <w:r w:rsidRPr="00ED7B53">
                <w:rPr>
                  <w:color w:val="FFFFFF"/>
                  <w:lang w:eastAsia="de-CH"/>
                </w:rPr>
                <w:t>ID</w:t>
              </w:r>
            </w:ins>
          </w:p>
        </w:tc>
        <w:tc>
          <w:tcPr>
            <w:tcW w:w="0" w:type="auto"/>
          </w:tcPr>
          <w:p w:rsidR="00AC1238" w:rsidRPr="00ED7B53" w:rsidRDefault="00AC1238" w:rsidP="00E721FD">
            <w:pPr>
              <w:pStyle w:val="Table"/>
              <w:cnfStyle w:val="100000000000"/>
              <w:rPr>
                <w:ins w:id="155" w:author="Janick Bernet" w:date="2009-03-25T00:30:00Z"/>
                <w:b w:val="0"/>
                <w:bCs w:val="0"/>
                <w:color w:val="FFFFFF"/>
                <w:lang w:eastAsia="de-CH"/>
              </w:rPr>
            </w:pPr>
            <w:ins w:id="156" w:author="Janick Bernet" w:date="2009-03-25T00:30:00Z">
              <w:r w:rsidRPr="00ED7B53">
                <w:rPr>
                  <w:color w:val="FFFFFF"/>
                  <w:lang w:eastAsia="de-CH"/>
                </w:rPr>
                <w:t xml:space="preserve">Requirement </w:t>
              </w:r>
            </w:ins>
          </w:p>
        </w:tc>
        <w:tc>
          <w:tcPr>
            <w:tcW w:w="0" w:type="auto"/>
          </w:tcPr>
          <w:p w:rsidR="00AC1238" w:rsidRPr="00ED7B53" w:rsidRDefault="00AC1238" w:rsidP="00E721FD">
            <w:pPr>
              <w:pStyle w:val="Table"/>
              <w:cnfStyle w:val="100000000000"/>
              <w:rPr>
                <w:ins w:id="157" w:author="Janick Bernet" w:date="2009-03-25T00:30:00Z"/>
                <w:b w:val="0"/>
                <w:bCs w:val="0"/>
                <w:color w:val="FFFFFF"/>
                <w:lang w:eastAsia="de-CH"/>
              </w:rPr>
            </w:pPr>
            <w:ins w:id="158" w:author="Janick Bernet" w:date="2009-03-25T00:30:00Z">
              <w:r w:rsidRPr="00ED7B53">
                <w:rPr>
                  <w:color w:val="FFFFFF"/>
                  <w:lang w:eastAsia="de-CH"/>
                </w:rPr>
                <w:t>Assignee</w:t>
              </w:r>
            </w:ins>
          </w:p>
        </w:tc>
        <w:tc>
          <w:tcPr>
            <w:tcW w:w="0" w:type="auto"/>
          </w:tcPr>
          <w:p w:rsidR="00AC1238" w:rsidRPr="00ED7B53" w:rsidRDefault="00AC1238" w:rsidP="00E721FD">
            <w:pPr>
              <w:pStyle w:val="Table"/>
              <w:cnfStyle w:val="100000000000"/>
              <w:rPr>
                <w:ins w:id="159" w:author="Janick Bernet" w:date="2009-03-25T00:30:00Z"/>
                <w:b w:val="0"/>
                <w:bCs w:val="0"/>
                <w:color w:val="FFFFFF"/>
                <w:lang w:eastAsia="de-CH"/>
              </w:rPr>
            </w:pPr>
            <w:ins w:id="160" w:author="Janick Bernet" w:date="2009-03-25T00:30:00Z">
              <w:r w:rsidRPr="00ED7B53">
                <w:rPr>
                  <w:color w:val="FFFFFF"/>
                  <w:lang w:eastAsia="de-CH"/>
                </w:rPr>
                <w:t xml:space="preserve">Work Estimate </w:t>
              </w:r>
            </w:ins>
          </w:p>
        </w:tc>
      </w:tr>
      <w:tr w:rsidR="00AC1238" w:rsidRPr="00ED7B53" w:rsidTr="00E721FD">
        <w:trPr>
          <w:cnfStyle w:val="000000100000"/>
          <w:ins w:id="161" w:author="Janick Bernet" w:date="2009-03-25T00:30:00Z"/>
        </w:trPr>
        <w:tc>
          <w:tcPr>
            <w:cnfStyle w:val="001000000000"/>
            <w:tcW w:w="877" w:type="pct"/>
          </w:tcPr>
          <w:p w:rsidR="00AC1238" w:rsidRPr="00ED7B53" w:rsidRDefault="00AC1238" w:rsidP="00E721FD">
            <w:pPr>
              <w:pStyle w:val="Table"/>
              <w:rPr>
                <w:ins w:id="162" w:author="Janick Bernet" w:date="2009-03-25T00:30:00Z"/>
                <w:b w:val="0"/>
                <w:bCs w:val="0"/>
                <w:lang w:eastAsia="de-CH"/>
              </w:rPr>
            </w:pPr>
            <w:ins w:id="163" w:author="Janick Bernet" w:date="2009-03-25T00:30:00Z">
              <w:r w:rsidRPr="00ED7B53">
                <w:rPr>
                  <w:lang w:eastAsia="de-CH"/>
                </w:rPr>
                <w:t xml:space="preserve">ReqL03 </w:t>
              </w:r>
            </w:ins>
          </w:p>
        </w:tc>
        <w:tc>
          <w:tcPr>
            <w:tcW w:w="1873" w:type="pct"/>
          </w:tcPr>
          <w:p w:rsidR="00AC1238" w:rsidRPr="00ED7B53" w:rsidRDefault="00AC1238" w:rsidP="00E721FD">
            <w:pPr>
              <w:pStyle w:val="Table"/>
              <w:cnfStyle w:val="000000100000"/>
              <w:rPr>
                <w:ins w:id="164" w:author="Janick Bernet" w:date="2009-03-25T00:30:00Z"/>
                <w:lang w:eastAsia="de-CH"/>
              </w:rPr>
            </w:pPr>
            <w:ins w:id="165" w:author="Janick Bernet" w:date="2009-03-25T00:30:00Z">
              <w:r w:rsidRPr="00ED7B53">
                <w:rPr>
                  <w:lang w:eastAsia="de-CH"/>
                </w:rPr>
                <w:t xml:space="preserve">Polished Lava Effect </w:t>
              </w:r>
            </w:ins>
          </w:p>
        </w:tc>
        <w:tc>
          <w:tcPr>
            <w:tcW w:w="874" w:type="pct"/>
          </w:tcPr>
          <w:p w:rsidR="00AC1238" w:rsidRPr="00ED7B53" w:rsidRDefault="00AC1238" w:rsidP="00E721FD">
            <w:pPr>
              <w:pStyle w:val="Table"/>
              <w:cnfStyle w:val="000000100000"/>
              <w:rPr>
                <w:ins w:id="166" w:author="Janick Bernet" w:date="2009-03-25T00:30:00Z"/>
                <w:lang w:eastAsia="de-CH"/>
              </w:rPr>
            </w:pPr>
            <w:ins w:id="167" w:author="Janick Bernet" w:date="2009-03-25T00:31:00Z">
              <w:r>
                <w:rPr>
                  <w:lang w:eastAsia="de-CH"/>
                </w:rPr>
                <w:t>dpk</w:t>
              </w:r>
            </w:ins>
            <w:ins w:id="168" w:author="Janick Bernet" w:date="2009-03-25T00:30:00Z">
              <w:r w:rsidRPr="00ED7B53">
                <w:rPr>
                  <w:lang w:eastAsia="de-CH"/>
                </w:rPr>
                <w:t xml:space="preserve"> </w:t>
              </w:r>
            </w:ins>
          </w:p>
        </w:tc>
        <w:tc>
          <w:tcPr>
            <w:tcW w:w="0" w:type="auto"/>
          </w:tcPr>
          <w:p w:rsidR="00AC1238" w:rsidRPr="00ED7B53" w:rsidRDefault="00AC1238" w:rsidP="00E721FD">
            <w:pPr>
              <w:pStyle w:val="Table"/>
              <w:cnfStyle w:val="000000100000"/>
              <w:rPr>
                <w:ins w:id="169" w:author="Janick Bernet" w:date="2009-03-25T00:30:00Z"/>
                <w:lang w:eastAsia="de-CH"/>
              </w:rPr>
            </w:pPr>
          </w:p>
        </w:tc>
      </w:tr>
      <w:tr w:rsidR="00AC1238" w:rsidRPr="00ED7B53" w:rsidTr="00E721FD">
        <w:trPr>
          <w:cnfStyle w:val="000000010000"/>
          <w:ins w:id="170" w:author="Janick Bernet" w:date="2009-03-25T00:30:00Z"/>
        </w:trPr>
        <w:tc>
          <w:tcPr>
            <w:cnfStyle w:val="001000000000"/>
            <w:tcW w:w="0" w:type="auto"/>
          </w:tcPr>
          <w:p w:rsidR="00AC1238" w:rsidRPr="00ED7B53" w:rsidRDefault="00AC1238" w:rsidP="00E721FD">
            <w:pPr>
              <w:pStyle w:val="Table"/>
              <w:rPr>
                <w:ins w:id="171" w:author="Janick Bernet" w:date="2009-03-25T00:30:00Z"/>
                <w:b w:val="0"/>
                <w:bCs w:val="0"/>
                <w:lang w:eastAsia="de-CH"/>
              </w:rPr>
            </w:pPr>
            <w:ins w:id="172" w:author="Janick Bernet" w:date="2009-03-25T00:30:00Z">
              <w:r w:rsidRPr="00ED7B53">
                <w:rPr>
                  <w:lang w:eastAsia="de-CH"/>
                </w:rPr>
                <w:t xml:space="preserve">ReqPi03 </w:t>
              </w:r>
            </w:ins>
          </w:p>
        </w:tc>
        <w:tc>
          <w:tcPr>
            <w:tcW w:w="0" w:type="auto"/>
          </w:tcPr>
          <w:p w:rsidR="00AC1238" w:rsidRPr="00ED7B53" w:rsidRDefault="00AC1238" w:rsidP="00E721FD">
            <w:pPr>
              <w:pStyle w:val="Table"/>
              <w:cnfStyle w:val="000000010000"/>
              <w:rPr>
                <w:ins w:id="173" w:author="Janick Bernet" w:date="2009-03-25T00:30:00Z"/>
                <w:lang w:eastAsia="de-CH"/>
              </w:rPr>
            </w:pPr>
            <w:ins w:id="174" w:author="Janick Bernet" w:date="2009-03-25T00:30:00Z">
              <w:r w:rsidRPr="00ED7B53">
                <w:rPr>
                  <w:lang w:eastAsia="de-CH"/>
                </w:rPr>
                <w:t xml:space="preserve">Sophisticated Pillar Rendering </w:t>
              </w:r>
            </w:ins>
          </w:p>
        </w:tc>
        <w:tc>
          <w:tcPr>
            <w:tcW w:w="0" w:type="auto"/>
          </w:tcPr>
          <w:p w:rsidR="00AC1238" w:rsidRPr="00ED7B53" w:rsidRDefault="00AC1238" w:rsidP="00E721FD">
            <w:pPr>
              <w:pStyle w:val="Table"/>
              <w:cnfStyle w:val="000000010000"/>
              <w:rPr>
                <w:ins w:id="175" w:author="Janick Bernet" w:date="2009-03-25T00:30:00Z"/>
                <w:lang w:eastAsia="de-CH"/>
              </w:rPr>
            </w:pPr>
            <w:ins w:id="176" w:author="Janick Bernet" w:date="2009-03-25T00:31:00Z">
              <w:r>
                <w:rPr>
                  <w:lang w:eastAsia="de-CH"/>
                </w:rPr>
                <w:t>dpk</w:t>
              </w:r>
            </w:ins>
          </w:p>
        </w:tc>
        <w:tc>
          <w:tcPr>
            <w:tcW w:w="0" w:type="auto"/>
          </w:tcPr>
          <w:p w:rsidR="00AC1238" w:rsidRPr="00ED7B53" w:rsidRDefault="00AC1238" w:rsidP="00E721FD">
            <w:pPr>
              <w:pStyle w:val="Table"/>
              <w:cnfStyle w:val="000000010000"/>
              <w:rPr>
                <w:ins w:id="177" w:author="Janick Bernet" w:date="2009-03-25T00:30:00Z"/>
                <w:lang w:eastAsia="de-CH"/>
              </w:rPr>
            </w:pPr>
          </w:p>
        </w:tc>
      </w:tr>
      <w:tr w:rsidR="00AC1238" w:rsidRPr="00ED7B53" w:rsidTr="00E721FD">
        <w:trPr>
          <w:cnfStyle w:val="000000100000"/>
          <w:ins w:id="178" w:author="Janick Bernet" w:date="2009-03-25T00:30:00Z"/>
        </w:trPr>
        <w:tc>
          <w:tcPr>
            <w:cnfStyle w:val="001000000000"/>
            <w:tcW w:w="0" w:type="auto"/>
          </w:tcPr>
          <w:p w:rsidR="00AC1238" w:rsidRPr="00ED7B53" w:rsidRDefault="00AC1238" w:rsidP="00E721FD">
            <w:pPr>
              <w:pStyle w:val="Table"/>
              <w:rPr>
                <w:ins w:id="179" w:author="Janick Bernet" w:date="2009-03-25T00:30:00Z"/>
                <w:b w:val="0"/>
                <w:bCs w:val="0"/>
                <w:lang w:eastAsia="de-CH"/>
              </w:rPr>
            </w:pPr>
            <w:ins w:id="180" w:author="Janick Bernet" w:date="2009-03-25T00:30:00Z">
              <w:r w:rsidRPr="00ED7B53">
                <w:rPr>
                  <w:lang w:eastAsia="de-CH"/>
                </w:rPr>
                <w:t xml:space="preserve">ReqI03 </w:t>
              </w:r>
            </w:ins>
          </w:p>
        </w:tc>
        <w:tc>
          <w:tcPr>
            <w:tcW w:w="0" w:type="auto"/>
          </w:tcPr>
          <w:p w:rsidR="00AC1238" w:rsidRPr="00ED7B53" w:rsidRDefault="00AC1238" w:rsidP="00E721FD">
            <w:pPr>
              <w:pStyle w:val="Table"/>
              <w:cnfStyle w:val="000000100000"/>
              <w:rPr>
                <w:ins w:id="181" w:author="Janick Bernet" w:date="2009-03-25T00:30:00Z"/>
                <w:lang w:eastAsia="de-CH"/>
              </w:rPr>
            </w:pPr>
            <w:ins w:id="182" w:author="Janick Bernet" w:date="2009-03-25T00:30:00Z">
              <w:r w:rsidRPr="00ED7B53">
                <w:rPr>
                  <w:lang w:eastAsia="de-CH"/>
                </w:rPr>
                <w:t xml:space="preserve">Sophisticated Island Rendering </w:t>
              </w:r>
            </w:ins>
          </w:p>
        </w:tc>
        <w:tc>
          <w:tcPr>
            <w:tcW w:w="0" w:type="auto"/>
          </w:tcPr>
          <w:p w:rsidR="00AC1238" w:rsidRPr="00ED7B53" w:rsidRDefault="00AC1238" w:rsidP="00E721FD">
            <w:pPr>
              <w:pStyle w:val="Table"/>
              <w:cnfStyle w:val="000000100000"/>
              <w:rPr>
                <w:ins w:id="183" w:author="Janick Bernet" w:date="2009-03-25T00:30:00Z"/>
                <w:lang w:eastAsia="de-CH"/>
              </w:rPr>
            </w:pPr>
            <w:ins w:id="184" w:author="Janick Bernet" w:date="2009-03-25T00:31:00Z">
              <w:r>
                <w:rPr>
                  <w:lang w:eastAsia="de-CH"/>
                </w:rPr>
                <w:t>dpk</w:t>
              </w:r>
            </w:ins>
          </w:p>
        </w:tc>
        <w:tc>
          <w:tcPr>
            <w:tcW w:w="0" w:type="auto"/>
          </w:tcPr>
          <w:p w:rsidR="00AC1238" w:rsidRPr="00ED7B53" w:rsidRDefault="00AC1238" w:rsidP="00E721FD">
            <w:pPr>
              <w:pStyle w:val="Table"/>
              <w:cnfStyle w:val="000000100000"/>
              <w:rPr>
                <w:ins w:id="185" w:author="Janick Bernet" w:date="2009-03-25T00:30:00Z"/>
                <w:lang w:eastAsia="de-CH"/>
              </w:rPr>
            </w:pPr>
          </w:p>
        </w:tc>
      </w:tr>
      <w:tr w:rsidR="00AC1238" w:rsidRPr="00ED7B53" w:rsidTr="00E721FD">
        <w:trPr>
          <w:cnfStyle w:val="000000010000"/>
          <w:ins w:id="186" w:author="Janick Bernet" w:date="2009-03-25T00:30:00Z"/>
        </w:trPr>
        <w:tc>
          <w:tcPr>
            <w:cnfStyle w:val="001000000000"/>
            <w:tcW w:w="0" w:type="auto"/>
          </w:tcPr>
          <w:p w:rsidR="00AC1238" w:rsidRPr="00ED7B53" w:rsidRDefault="00AC1238" w:rsidP="00E721FD">
            <w:pPr>
              <w:pStyle w:val="Table"/>
              <w:rPr>
                <w:ins w:id="187" w:author="Janick Bernet" w:date="2009-03-25T00:30:00Z"/>
                <w:b w:val="0"/>
                <w:bCs w:val="0"/>
                <w:lang w:eastAsia="de-CH"/>
              </w:rPr>
            </w:pPr>
            <w:ins w:id="188" w:author="Janick Bernet" w:date="2009-03-25T00:30:00Z">
              <w:r w:rsidRPr="00ED7B53">
                <w:rPr>
                  <w:lang w:eastAsia="de-CH"/>
                </w:rPr>
                <w:t xml:space="preserve">ReqP03 </w:t>
              </w:r>
            </w:ins>
          </w:p>
        </w:tc>
        <w:tc>
          <w:tcPr>
            <w:tcW w:w="0" w:type="auto"/>
          </w:tcPr>
          <w:p w:rsidR="00AC1238" w:rsidRPr="00ED7B53" w:rsidRDefault="00AC1238" w:rsidP="00AC1238">
            <w:pPr>
              <w:pStyle w:val="Table"/>
              <w:cnfStyle w:val="000000010000"/>
              <w:rPr>
                <w:ins w:id="189" w:author="Janick Bernet" w:date="2009-03-25T00:30:00Z"/>
                <w:lang w:eastAsia="de-CH"/>
              </w:rPr>
            </w:pPr>
            <w:ins w:id="190" w:author="Janick Bernet" w:date="2009-03-25T00:30:00Z">
              <w:r w:rsidRPr="00ED7B53">
                <w:rPr>
                  <w:lang w:eastAsia="de-CH"/>
                </w:rPr>
                <w:t xml:space="preserve">Sophisticated Player Model </w:t>
              </w:r>
              <w:r>
                <w:rPr>
                  <w:lang w:eastAsia="de-CH"/>
                </w:rPr>
                <w:t xml:space="preserve"> </w:t>
              </w:r>
            </w:ins>
          </w:p>
        </w:tc>
        <w:tc>
          <w:tcPr>
            <w:tcW w:w="0" w:type="auto"/>
          </w:tcPr>
          <w:p w:rsidR="00AC1238" w:rsidRPr="00ED7B53" w:rsidRDefault="00AC1238" w:rsidP="00E721FD">
            <w:pPr>
              <w:pStyle w:val="Table"/>
              <w:cnfStyle w:val="000000010000"/>
              <w:rPr>
                <w:ins w:id="191" w:author="Janick Bernet" w:date="2009-03-25T00:30:00Z"/>
                <w:lang w:eastAsia="de-CH"/>
              </w:rPr>
            </w:pPr>
          </w:p>
        </w:tc>
        <w:tc>
          <w:tcPr>
            <w:tcW w:w="0" w:type="auto"/>
          </w:tcPr>
          <w:p w:rsidR="00AC1238" w:rsidRPr="00ED7B53" w:rsidRDefault="00AC1238" w:rsidP="00E721FD">
            <w:pPr>
              <w:pStyle w:val="Table"/>
              <w:cnfStyle w:val="000000010000"/>
              <w:rPr>
                <w:ins w:id="192" w:author="Janick Bernet" w:date="2009-03-25T00:30:00Z"/>
                <w:lang w:eastAsia="de-CH"/>
              </w:rPr>
            </w:pPr>
          </w:p>
        </w:tc>
      </w:tr>
      <w:tr w:rsidR="00AC1238" w:rsidRPr="00ED7B53" w:rsidTr="00E721FD">
        <w:trPr>
          <w:cnfStyle w:val="000000100000"/>
          <w:ins w:id="193" w:author="Janick Bernet" w:date="2009-03-25T00:30:00Z"/>
        </w:trPr>
        <w:tc>
          <w:tcPr>
            <w:cnfStyle w:val="001000000000"/>
            <w:tcW w:w="0" w:type="auto"/>
          </w:tcPr>
          <w:p w:rsidR="00AC1238" w:rsidRPr="00ED7B53" w:rsidRDefault="00AC1238" w:rsidP="00E721FD">
            <w:pPr>
              <w:pStyle w:val="Table"/>
              <w:rPr>
                <w:ins w:id="194" w:author="Janick Bernet" w:date="2009-03-25T00:30:00Z"/>
                <w:b w:val="0"/>
                <w:bCs w:val="0"/>
                <w:lang w:eastAsia="de-CH"/>
              </w:rPr>
            </w:pPr>
            <w:ins w:id="195" w:author="Janick Bernet" w:date="2009-03-25T00:30:00Z">
              <w:r w:rsidRPr="00ED7B53">
                <w:rPr>
                  <w:lang w:eastAsia="de-CH"/>
                </w:rPr>
                <w:t>ReqUI04</w:t>
              </w:r>
            </w:ins>
          </w:p>
        </w:tc>
        <w:tc>
          <w:tcPr>
            <w:tcW w:w="0" w:type="auto"/>
          </w:tcPr>
          <w:p w:rsidR="00AC1238" w:rsidRPr="00ED7B53" w:rsidRDefault="00AC1238" w:rsidP="00E721FD">
            <w:pPr>
              <w:pStyle w:val="Table"/>
              <w:cnfStyle w:val="000000100000"/>
              <w:rPr>
                <w:ins w:id="196" w:author="Janick Bernet" w:date="2009-03-25T00:30:00Z"/>
                <w:lang w:eastAsia="de-CH"/>
              </w:rPr>
            </w:pPr>
            <w:ins w:id="197" w:author="Janick Bernet" w:date="2009-03-25T00:30:00Z">
              <w:r w:rsidRPr="00ED7B53">
                <w:rPr>
                  <w:lang w:eastAsia="de-CH"/>
                </w:rPr>
                <w:t>Player Selection</w:t>
              </w:r>
            </w:ins>
          </w:p>
        </w:tc>
        <w:tc>
          <w:tcPr>
            <w:tcW w:w="0" w:type="auto"/>
          </w:tcPr>
          <w:p w:rsidR="00AC1238" w:rsidRPr="00ED7B53" w:rsidRDefault="00AC1238" w:rsidP="00E721FD">
            <w:pPr>
              <w:pStyle w:val="Table"/>
              <w:cnfStyle w:val="000000100000"/>
              <w:rPr>
                <w:ins w:id="198" w:author="Janick Bernet" w:date="2009-03-25T00:30:00Z"/>
                <w:lang w:eastAsia="de-CH"/>
              </w:rPr>
            </w:pPr>
            <w:ins w:id="199" w:author="Janick Bernet" w:date="2009-03-25T00:31:00Z">
              <w:r>
                <w:rPr>
                  <w:lang w:eastAsia="de-CH"/>
                </w:rPr>
                <w:t>jab</w:t>
              </w:r>
            </w:ins>
          </w:p>
        </w:tc>
        <w:tc>
          <w:tcPr>
            <w:tcW w:w="0" w:type="auto"/>
          </w:tcPr>
          <w:p w:rsidR="00AC1238" w:rsidRPr="00ED7B53" w:rsidRDefault="00AC1238" w:rsidP="00E721FD">
            <w:pPr>
              <w:pStyle w:val="Table"/>
              <w:cnfStyle w:val="000000100000"/>
              <w:rPr>
                <w:ins w:id="200" w:author="Janick Bernet" w:date="2009-03-25T00:30:00Z"/>
                <w:lang w:eastAsia="de-CH"/>
              </w:rPr>
            </w:pPr>
            <w:ins w:id="201" w:author="Janick Bernet" w:date="2009-03-25T00:32:00Z">
              <w:r>
                <w:rPr>
                  <w:lang w:eastAsia="de-CH"/>
                </w:rPr>
                <w:t>3h</w:t>
              </w:r>
            </w:ins>
            <w:ins w:id="202" w:author="Janick Bernet" w:date="2009-03-25T00:30:00Z">
              <w:r w:rsidRPr="00ED7B53">
                <w:rPr>
                  <w:lang w:eastAsia="de-CH"/>
                </w:rPr>
                <w:t xml:space="preserve"> </w:t>
              </w:r>
            </w:ins>
          </w:p>
        </w:tc>
      </w:tr>
      <w:tr w:rsidR="00AC1238" w:rsidRPr="00ED7B53" w:rsidTr="00E721FD">
        <w:trPr>
          <w:cnfStyle w:val="000000010000"/>
          <w:ins w:id="203" w:author="Janick Bernet" w:date="2009-03-25T00:30:00Z"/>
        </w:trPr>
        <w:tc>
          <w:tcPr>
            <w:cnfStyle w:val="001000000000"/>
            <w:tcW w:w="0" w:type="auto"/>
          </w:tcPr>
          <w:p w:rsidR="00AC1238" w:rsidRPr="00ED7B53" w:rsidRDefault="00AC1238" w:rsidP="00E721FD">
            <w:pPr>
              <w:pStyle w:val="Table"/>
              <w:rPr>
                <w:ins w:id="204" w:author="Janick Bernet" w:date="2009-03-25T00:30:00Z"/>
                <w:b w:val="0"/>
                <w:bCs w:val="0"/>
                <w:lang w:eastAsia="de-CH"/>
              </w:rPr>
            </w:pPr>
            <w:ins w:id="205" w:author="Janick Bernet" w:date="2009-03-25T00:30:00Z">
              <w:r w:rsidRPr="00ED7B53">
                <w:rPr>
                  <w:lang w:eastAsia="de-CH"/>
                </w:rPr>
                <w:t>ReqUI07</w:t>
              </w:r>
            </w:ins>
          </w:p>
        </w:tc>
        <w:tc>
          <w:tcPr>
            <w:tcW w:w="0" w:type="auto"/>
          </w:tcPr>
          <w:p w:rsidR="00AC1238" w:rsidRPr="00ED7B53" w:rsidRDefault="00AC1238" w:rsidP="00E721FD">
            <w:pPr>
              <w:pStyle w:val="Table"/>
              <w:cnfStyle w:val="000000010000"/>
              <w:rPr>
                <w:ins w:id="206" w:author="Janick Bernet" w:date="2009-03-25T00:30:00Z"/>
                <w:lang w:eastAsia="de-CH"/>
              </w:rPr>
            </w:pPr>
            <w:ins w:id="207" w:author="Janick Bernet" w:date="2009-03-25T00:30:00Z">
              <w:r w:rsidRPr="00ED7B53">
                <w:rPr>
                  <w:lang w:eastAsia="de-CH"/>
                </w:rPr>
                <w:t>Fancy HUD</w:t>
              </w:r>
            </w:ins>
          </w:p>
        </w:tc>
        <w:tc>
          <w:tcPr>
            <w:tcW w:w="0" w:type="auto"/>
          </w:tcPr>
          <w:p w:rsidR="00AC1238" w:rsidRPr="00ED7B53" w:rsidRDefault="00AC1238" w:rsidP="00E721FD">
            <w:pPr>
              <w:pStyle w:val="Table"/>
              <w:cnfStyle w:val="000000010000"/>
              <w:rPr>
                <w:ins w:id="208" w:author="Janick Bernet" w:date="2009-03-25T00:30:00Z"/>
                <w:lang w:eastAsia="de-CH"/>
              </w:rPr>
            </w:pPr>
            <w:ins w:id="209"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010000"/>
              <w:rPr>
                <w:ins w:id="210" w:author="Janick Bernet" w:date="2009-03-25T00:30:00Z"/>
                <w:lang w:eastAsia="de-CH"/>
              </w:rPr>
            </w:pPr>
            <w:ins w:id="211" w:author="Janick Bernet" w:date="2009-03-25T00:32:00Z">
              <w:r>
                <w:rPr>
                  <w:lang w:eastAsia="de-CH"/>
                </w:rPr>
                <w:t>3h</w:t>
              </w:r>
            </w:ins>
          </w:p>
        </w:tc>
      </w:tr>
      <w:tr w:rsidR="00AC1238" w:rsidRPr="00ED7B53" w:rsidTr="00E721FD">
        <w:trPr>
          <w:cnfStyle w:val="000000100000"/>
          <w:ins w:id="212" w:author="Janick Bernet" w:date="2009-03-25T00:30:00Z"/>
        </w:trPr>
        <w:tc>
          <w:tcPr>
            <w:cnfStyle w:val="001000000000"/>
            <w:tcW w:w="0" w:type="auto"/>
          </w:tcPr>
          <w:p w:rsidR="00AC1238" w:rsidRPr="00ED7B53" w:rsidRDefault="00AC1238" w:rsidP="00E721FD">
            <w:pPr>
              <w:pStyle w:val="Table"/>
              <w:rPr>
                <w:ins w:id="213" w:author="Janick Bernet" w:date="2009-03-25T00:30:00Z"/>
                <w:b w:val="0"/>
                <w:bCs w:val="0"/>
                <w:lang w:eastAsia="de-CH"/>
              </w:rPr>
            </w:pPr>
            <w:ins w:id="214" w:author="Janick Bernet" w:date="2009-03-25T00:30:00Z">
              <w:r>
                <w:rPr>
                  <w:lang w:eastAsia="de-CH"/>
                </w:rPr>
                <w:t>ReqI14</w:t>
              </w:r>
            </w:ins>
          </w:p>
        </w:tc>
        <w:tc>
          <w:tcPr>
            <w:tcW w:w="0" w:type="auto"/>
          </w:tcPr>
          <w:p w:rsidR="00AC1238" w:rsidRPr="00ED7B53" w:rsidRDefault="00AC1238" w:rsidP="00E721FD">
            <w:pPr>
              <w:pStyle w:val="Table"/>
              <w:cnfStyle w:val="000000100000"/>
              <w:rPr>
                <w:ins w:id="215" w:author="Janick Bernet" w:date="2009-03-25T00:30:00Z"/>
                <w:lang w:eastAsia="de-CH"/>
              </w:rPr>
            </w:pPr>
            <w:ins w:id="216" w:author="Janick Bernet" w:date="2009-03-25T00:30:00Z">
              <w:r>
                <w:rPr>
                  <w:lang w:eastAsia="de-CH"/>
                </w:rPr>
                <w:t>Island Health Indication</w:t>
              </w:r>
            </w:ins>
          </w:p>
        </w:tc>
        <w:tc>
          <w:tcPr>
            <w:tcW w:w="0" w:type="auto"/>
          </w:tcPr>
          <w:p w:rsidR="00AC1238" w:rsidRPr="00ED7B53" w:rsidRDefault="00AC1238" w:rsidP="00E721FD">
            <w:pPr>
              <w:pStyle w:val="Table"/>
              <w:cnfStyle w:val="000000100000"/>
              <w:rPr>
                <w:ins w:id="217" w:author="Janick Bernet" w:date="2009-03-25T00:30:00Z"/>
                <w:lang w:eastAsia="de-CH"/>
              </w:rPr>
            </w:pPr>
            <w:ins w:id="218" w:author="Janick Bernet" w:date="2009-03-25T00:30:00Z">
              <w:r w:rsidRPr="00ED7B53">
                <w:rPr>
                  <w:lang w:eastAsia="de-CH"/>
                </w:rPr>
                <w:t xml:space="preserve">cob </w:t>
              </w:r>
            </w:ins>
          </w:p>
        </w:tc>
        <w:tc>
          <w:tcPr>
            <w:tcW w:w="0" w:type="auto"/>
          </w:tcPr>
          <w:p w:rsidR="00AC1238" w:rsidRPr="00ED7B53" w:rsidRDefault="00AC1238" w:rsidP="00E721FD">
            <w:pPr>
              <w:pStyle w:val="Table"/>
              <w:cnfStyle w:val="000000100000"/>
              <w:rPr>
                <w:ins w:id="219" w:author="Janick Bernet" w:date="2009-03-25T00:30:00Z"/>
                <w:lang w:eastAsia="de-CH"/>
              </w:rPr>
            </w:pPr>
          </w:p>
        </w:tc>
      </w:tr>
      <w:tr w:rsidR="00AC1238" w:rsidRPr="00ED7B53" w:rsidTr="00E721FD">
        <w:trPr>
          <w:cnfStyle w:val="000000010000"/>
          <w:ins w:id="220" w:author="Janick Bernet" w:date="2009-03-25T00:30:00Z"/>
        </w:trPr>
        <w:tc>
          <w:tcPr>
            <w:cnfStyle w:val="001000000000"/>
            <w:tcW w:w="0" w:type="auto"/>
          </w:tcPr>
          <w:p w:rsidR="00AC1238" w:rsidRPr="00ED7B53" w:rsidRDefault="00AC1238" w:rsidP="00E721FD">
            <w:pPr>
              <w:pStyle w:val="Table"/>
              <w:rPr>
                <w:ins w:id="221" w:author="Janick Bernet" w:date="2009-03-25T00:30:00Z"/>
                <w:b w:val="0"/>
                <w:bCs w:val="0"/>
                <w:lang w:eastAsia="de-CH"/>
              </w:rPr>
            </w:pPr>
            <w:ins w:id="222" w:author="Janick Bernet" w:date="2009-03-25T00:30:00Z">
              <w:r>
                <w:rPr>
                  <w:lang w:eastAsia="de-CH"/>
                </w:rPr>
                <w:t>ReqP21</w:t>
              </w:r>
            </w:ins>
          </w:p>
        </w:tc>
        <w:tc>
          <w:tcPr>
            <w:tcW w:w="0" w:type="auto"/>
          </w:tcPr>
          <w:p w:rsidR="00AC1238" w:rsidRPr="00ED7B53" w:rsidRDefault="00AC1238" w:rsidP="00E721FD">
            <w:pPr>
              <w:pStyle w:val="Table"/>
              <w:cnfStyle w:val="000000010000"/>
              <w:rPr>
                <w:ins w:id="223" w:author="Janick Bernet" w:date="2009-03-25T00:30:00Z"/>
                <w:lang w:eastAsia="de-CH"/>
              </w:rPr>
            </w:pPr>
            <w:ins w:id="224" w:author="Janick Bernet" w:date="2009-03-25T00:30:00Z">
              <w:r>
                <w:rPr>
                  <w:lang w:eastAsia="de-CH"/>
                </w:rPr>
                <w:t>Slow Indication</w:t>
              </w:r>
            </w:ins>
          </w:p>
        </w:tc>
        <w:tc>
          <w:tcPr>
            <w:tcW w:w="0" w:type="auto"/>
          </w:tcPr>
          <w:p w:rsidR="00AC1238" w:rsidRPr="00ED7B53" w:rsidRDefault="00AC1238" w:rsidP="00E721FD">
            <w:pPr>
              <w:pStyle w:val="Table"/>
              <w:cnfStyle w:val="000000010000"/>
              <w:rPr>
                <w:ins w:id="225" w:author="Janick Bernet" w:date="2009-03-25T00:30:00Z"/>
                <w:lang w:eastAsia="de-CH"/>
              </w:rPr>
            </w:pPr>
            <w:ins w:id="226" w:author="Janick Bernet" w:date="2009-03-25T00:31:00Z">
              <w:r w:rsidRPr="00ED7B53">
                <w:rPr>
                  <w:lang w:eastAsia="de-CH"/>
                </w:rPr>
                <w:t>cob</w:t>
              </w:r>
            </w:ins>
          </w:p>
        </w:tc>
        <w:tc>
          <w:tcPr>
            <w:tcW w:w="0" w:type="auto"/>
          </w:tcPr>
          <w:p w:rsidR="00AC1238" w:rsidRPr="00ED7B53" w:rsidRDefault="00AC1238" w:rsidP="00E721FD">
            <w:pPr>
              <w:pStyle w:val="Table"/>
              <w:cnfStyle w:val="000000010000"/>
              <w:rPr>
                <w:ins w:id="227" w:author="Janick Bernet" w:date="2009-03-25T00:30:00Z"/>
                <w:lang w:eastAsia="de-CH"/>
              </w:rPr>
            </w:pPr>
          </w:p>
        </w:tc>
      </w:tr>
      <w:tr w:rsidR="00AC1238" w:rsidRPr="00ED7B53" w:rsidTr="00E721FD">
        <w:trPr>
          <w:cnfStyle w:val="000000100000"/>
          <w:ins w:id="228" w:author="Janick Bernet" w:date="2009-03-25T00:30:00Z"/>
        </w:trPr>
        <w:tc>
          <w:tcPr>
            <w:cnfStyle w:val="001000000000"/>
            <w:tcW w:w="0" w:type="auto"/>
          </w:tcPr>
          <w:p w:rsidR="00AC1238" w:rsidRPr="00ED7B53" w:rsidRDefault="00AC1238" w:rsidP="00E721FD">
            <w:pPr>
              <w:pStyle w:val="Table"/>
              <w:rPr>
                <w:ins w:id="229" w:author="Janick Bernet" w:date="2009-03-25T00:30:00Z"/>
                <w:b w:val="0"/>
                <w:bCs w:val="0"/>
                <w:lang w:eastAsia="de-CH"/>
              </w:rPr>
            </w:pPr>
            <w:ins w:id="230" w:author="Janick Bernet" w:date="2009-03-25T00:30:00Z">
              <w:r w:rsidRPr="00ED7B53">
                <w:rPr>
                  <w:lang w:eastAsia="de-CH"/>
                </w:rPr>
                <w:t xml:space="preserve">ReqP04 </w:t>
              </w:r>
            </w:ins>
          </w:p>
        </w:tc>
        <w:tc>
          <w:tcPr>
            <w:tcW w:w="0" w:type="auto"/>
          </w:tcPr>
          <w:p w:rsidR="00AC1238" w:rsidRPr="00ED7B53" w:rsidRDefault="00AC1238" w:rsidP="00E721FD">
            <w:pPr>
              <w:pStyle w:val="Table"/>
              <w:cnfStyle w:val="000000100000"/>
              <w:rPr>
                <w:ins w:id="231" w:author="Janick Bernet" w:date="2009-03-25T00:30:00Z"/>
                <w:lang w:eastAsia="de-CH"/>
              </w:rPr>
            </w:pPr>
            <w:ins w:id="232" w:author="Janick Bernet" w:date="2009-03-25T00:30:00Z">
              <w:r w:rsidRPr="00ED7B53">
                <w:rPr>
                  <w:lang w:eastAsia="de-CH"/>
                </w:rPr>
                <w:t xml:space="preserve">Island Attraction </w:t>
              </w:r>
            </w:ins>
          </w:p>
        </w:tc>
        <w:tc>
          <w:tcPr>
            <w:tcW w:w="0" w:type="auto"/>
          </w:tcPr>
          <w:p w:rsidR="00AC1238" w:rsidRPr="00ED7B53" w:rsidRDefault="00AC1238" w:rsidP="00E721FD">
            <w:pPr>
              <w:pStyle w:val="Table"/>
              <w:cnfStyle w:val="000000100000"/>
              <w:rPr>
                <w:ins w:id="233" w:author="Janick Bernet" w:date="2009-03-25T00:30:00Z"/>
                <w:lang w:eastAsia="de-CH"/>
              </w:rPr>
            </w:pPr>
            <w:ins w:id="234" w:author="Janick Bernet" w:date="2009-03-25T00:30:00Z">
              <w:r w:rsidRPr="00ED7B53">
                <w:rPr>
                  <w:lang w:eastAsia="de-CH"/>
                </w:rPr>
                <w:t xml:space="preserve">jab </w:t>
              </w:r>
            </w:ins>
          </w:p>
        </w:tc>
        <w:tc>
          <w:tcPr>
            <w:tcW w:w="0" w:type="auto"/>
          </w:tcPr>
          <w:p w:rsidR="00AC1238" w:rsidRPr="00ED7B53" w:rsidRDefault="00AC1238" w:rsidP="00E721FD">
            <w:pPr>
              <w:pStyle w:val="Table"/>
              <w:cnfStyle w:val="000000100000"/>
              <w:rPr>
                <w:ins w:id="235" w:author="Janick Bernet" w:date="2009-03-25T00:30:00Z"/>
                <w:lang w:eastAsia="de-CH"/>
              </w:rPr>
            </w:pPr>
            <w:ins w:id="236" w:author="Janick Bernet" w:date="2009-03-25T00:31:00Z">
              <w:r>
                <w:rPr>
                  <w:lang w:eastAsia="de-CH"/>
                </w:rPr>
                <w:t>4h</w:t>
              </w:r>
            </w:ins>
          </w:p>
        </w:tc>
      </w:tr>
      <w:tr w:rsidR="00AC1238" w:rsidRPr="00ED7B53" w:rsidTr="00E721FD">
        <w:trPr>
          <w:cnfStyle w:val="000000010000"/>
          <w:ins w:id="237" w:author="Janick Bernet" w:date="2009-03-25T00:30:00Z"/>
        </w:trPr>
        <w:tc>
          <w:tcPr>
            <w:cnfStyle w:val="001000000000"/>
            <w:tcW w:w="0" w:type="auto"/>
          </w:tcPr>
          <w:p w:rsidR="00AC1238" w:rsidRPr="00ED7B53" w:rsidRDefault="00AC1238" w:rsidP="00E721FD">
            <w:pPr>
              <w:pStyle w:val="Table"/>
              <w:rPr>
                <w:ins w:id="238" w:author="Janick Bernet" w:date="2009-03-25T00:30:00Z"/>
                <w:b w:val="0"/>
                <w:bCs w:val="0"/>
                <w:lang w:eastAsia="de-CH"/>
              </w:rPr>
            </w:pPr>
            <w:ins w:id="239" w:author="Janick Bernet" w:date="2009-03-25T00:30:00Z">
              <w:r w:rsidRPr="00ED7B53">
                <w:rPr>
                  <w:lang w:eastAsia="de-CH"/>
                </w:rPr>
                <w:t xml:space="preserve">ReqP05 </w:t>
              </w:r>
            </w:ins>
          </w:p>
        </w:tc>
        <w:tc>
          <w:tcPr>
            <w:tcW w:w="0" w:type="auto"/>
          </w:tcPr>
          <w:p w:rsidR="00AC1238" w:rsidRPr="00ED7B53" w:rsidRDefault="00AC1238" w:rsidP="00E721FD">
            <w:pPr>
              <w:pStyle w:val="Table"/>
              <w:cnfStyle w:val="000000010000"/>
              <w:rPr>
                <w:ins w:id="240" w:author="Janick Bernet" w:date="2009-03-25T00:30:00Z"/>
                <w:lang w:eastAsia="de-CH"/>
              </w:rPr>
            </w:pPr>
            <w:ins w:id="241" w:author="Janick Bernet" w:date="2009-03-25T00:30:00Z">
              <w:r w:rsidRPr="00ED7B53">
                <w:rPr>
                  <w:lang w:eastAsia="de-CH"/>
                </w:rPr>
                <w:t xml:space="preserve">Island Walking </w:t>
              </w:r>
            </w:ins>
          </w:p>
        </w:tc>
        <w:tc>
          <w:tcPr>
            <w:tcW w:w="0" w:type="auto"/>
          </w:tcPr>
          <w:p w:rsidR="00AC1238" w:rsidRPr="00ED7B53" w:rsidRDefault="00AC1238" w:rsidP="00E721FD">
            <w:pPr>
              <w:pStyle w:val="Table"/>
              <w:cnfStyle w:val="000000010000"/>
              <w:rPr>
                <w:ins w:id="242" w:author="Janick Bernet" w:date="2009-03-25T00:30:00Z"/>
                <w:lang w:eastAsia="de-CH"/>
              </w:rPr>
            </w:pPr>
            <w:ins w:id="243" w:author="Janick Bernet" w:date="2009-03-25T00:31:00Z">
              <w:r w:rsidRPr="00ED7B53">
                <w:rPr>
                  <w:lang w:eastAsia="de-CH"/>
                </w:rPr>
                <w:t>jab</w:t>
              </w:r>
            </w:ins>
          </w:p>
        </w:tc>
        <w:tc>
          <w:tcPr>
            <w:tcW w:w="0" w:type="auto"/>
          </w:tcPr>
          <w:p w:rsidR="00AC1238" w:rsidRPr="00ED7B53" w:rsidRDefault="00AC1238" w:rsidP="00E721FD">
            <w:pPr>
              <w:pStyle w:val="Table"/>
              <w:cnfStyle w:val="000000010000"/>
              <w:rPr>
                <w:ins w:id="244" w:author="Janick Bernet" w:date="2009-03-25T00:30:00Z"/>
                <w:lang w:eastAsia="de-CH"/>
              </w:rPr>
            </w:pPr>
            <w:ins w:id="245" w:author="Janick Bernet" w:date="2009-03-25T00:31:00Z">
              <w:r>
                <w:rPr>
                  <w:lang w:eastAsia="de-CH"/>
                </w:rPr>
                <w:t>2h</w:t>
              </w:r>
            </w:ins>
            <w:ins w:id="246" w:author="Janick Bernet" w:date="2009-03-25T00:30:00Z">
              <w:r w:rsidRPr="00ED7B53">
                <w:rPr>
                  <w:lang w:eastAsia="de-CH"/>
                </w:rPr>
                <w:t xml:space="preserve"> </w:t>
              </w:r>
            </w:ins>
          </w:p>
        </w:tc>
      </w:tr>
      <w:tr w:rsidR="00AC1238" w:rsidRPr="00ED7B53" w:rsidTr="00E721FD">
        <w:trPr>
          <w:cnfStyle w:val="000000100000"/>
          <w:ins w:id="247" w:author="Janick Bernet" w:date="2009-03-25T00:30:00Z"/>
        </w:trPr>
        <w:tc>
          <w:tcPr>
            <w:cnfStyle w:val="001000000000"/>
            <w:tcW w:w="0" w:type="auto"/>
          </w:tcPr>
          <w:p w:rsidR="00AC1238" w:rsidRPr="00ED7B53" w:rsidRDefault="00AC1238" w:rsidP="00E721FD">
            <w:pPr>
              <w:pStyle w:val="Table"/>
              <w:rPr>
                <w:ins w:id="248" w:author="Janick Bernet" w:date="2009-03-25T00:30:00Z"/>
                <w:lang w:eastAsia="de-CH"/>
              </w:rPr>
            </w:pPr>
            <w:ins w:id="249" w:author="Janick Bernet" w:date="2009-03-25T00:30:00Z">
              <w:r>
                <w:rPr>
                  <w:lang w:eastAsia="de-CH"/>
                </w:rPr>
                <w:t>ReqI13</w:t>
              </w:r>
            </w:ins>
          </w:p>
        </w:tc>
        <w:tc>
          <w:tcPr>
            <w:tcW w:w="0" w:type="auto"/>
          </w:tcPr>
          <w:p w:rsidR="00AC1238" w:rsidRPr="00ED7B53" w:rsidRDefault="00AC1238" w:rsidP="00E721FD">
            <w:pPr>
              <w:pStyle w:val="Table"/>
              <w:cnfStyle w:val="000000100000"/>
              <w:rPr>
                <w:ins w:id="250" w:author="Janick Bernet" w:date="2009-03-25T00:30:00Z"/>
                <w:lang w:eastAsia="de-CH"/>
              </w:rPr>
            </w:pPr>
            <w:ins w:id="251" w:author="Janick Bernet" w:date="2009-03-25T00:30:00Z">
              <w:r>
                <w:rPr>
                  <w:lang w:eastAsia="de-CH"/>
                </w:rPr>
                <w:t>Power-Up Re-spawn</w:t>
              </w:r>
            </w:ins>
          </w:p>
        </w:tc>
        <w:tc>
          <w:tcPr>
            <w:tcW w:w="0" w:type="auto"/>
          </w:tcPr>
          <w:p w:rsidR="00AC1238" w:rsidRPr="00ED7B53" w:rsidRDefault="00AC1238" w:rsidP="00E721FD">
            <w:pPr>
              <w:pStyle w:val="Table"/>
              <w:cnfStyle w:val="000000100000"/>
              <w:rPr>
                <w:ins w:id="252" w:author="Janick Bernet" w:date="2009-03-25T00:30:00Z"/>
                <w:lang w:eastAsia="de-CH"/>
              </w:rPr>
            </w:pPr>
            <w:ins w:id="253" w:author="Janick Bernet" w:date="2009-03-25T00:31:00Z">
              <w:r w:rsidRPr="00ED7B53">
                <w:rPr>
                  <w:lang w:eastAsia="de-CH"/>
                </w:rPr>
                <w:t>jab</w:t>
              </w:r>
            </w:ins>
          </w:p>
        </w:tc>
        <w:tc>
          <w:tcPr>
            <w:tcW w:w="0" w:type="auto"/>
          </w:tcPr>
          <w:p w:rsidR="00AC1238" w:rsidRPr="00ED7B53" w:rsidRDefault="00AC1238" w:rsidP="00E721FD">
            <w:pPr>
              <w:pStyle w:val="Table"/>
              <w:cnfStyle w:val="000000100000"/>
              <w:rPr>
                <w:ins w:id="254" w:author="Janick Bernet" w:date="2009-03-25T00:30:00Z"/>
                <w:lang w:eastAsia="de-CH"/>
              </w:rPr>
            </w:pPr>
            <w:ins w:id="255" w:author="Janick Bernet" w:date="2009-03-25T00:31:00Z">
              <w:r>
                <w:rPr>
                  <w:lang w:eastAsia="de-CH"/>
                </w:rPr>
                <w:t>1h</w:t>
              </w:r>
            </w:ins>
          </w:p>
        </w:tc>
      </w:tr>
      <w:tr w:rsidR="00AC1238" w:rsidRPr="00ED7B53" w:rsidTr="00E721FD">
        <w:trPr>
          <w:cnfStyle w:val="000000010000"/>
          <w:ins w:id="256" w:author="Janick Bernet" w:date="2009-03-25T00:32:00Z"/>
        </w:trPr>
        <w:tc>
          <w:tcPr>
            <w:cnfStyle w:val="001000000000"/>
            <w:tcW w:w="0" w:type="auto"/>
          </w:tcPr>
          <w:p w:rsidR="00AC1238" w:rsidRDefault="00AC1238" w:rsidP="00E721FD">
            <w:pPr>
              <w:pStyle w:val="Table"/>
              <w:rPr>
                <w:ins w:id="257" w:author="Janick Bernet" w:date="2009-03-25T00:32:00Z"/>
                <w:lang w:eastAsia="de-CH"/>
              </w:rPr>
            </w:pPr>
            <w:ins w:id="258" w:author="Janick Bernet" w:date="2009-03-25T00:32:00Z">
              <w:r>
                <w:rPr>
                  <w:lang w:eastAsia="de-CH"/>
                </w:rPr>
                <w:t>None</w:t>
              </w:r>
            </w:ins>
          </w:p>
        </w:tc>
        <w:tc>
          <w:tcPr>
            <w:tcW w:w="0" w:type="auto"/>
          </w:tcPr>
          <w:p w:rsidR="00AC1238" w:rsidRDefault="00AC1238" w:rsidP="00E721FD">
            <w:pPr>
              <w:pStyle w:val="Table"/>
              <w:cnfStyle w:val="000000010000"/>
              <w:rPr>
                <w:ins w:id="259" w:author="Janick Bernet" w:date="2009-03-25T00:32:00Z"/>
                <w:lang w:eastAsia="de-CH"/>
              </w:rPr>
            </w:pPr>
            <w:ins w:id="260" w:author="Janick Bernet" w:date="2009-03-25T00:32:00Z">
              <w:r>
                <w:rPr>
                  <w:lang w:eastAsia="de-CH"/>
                </w:rPr>
                <w:t>Advanced Collision Detection</w:t>
              </w:r>
            </w:ins>
          </w:p>
        </w:tc>
        <w:tc>
          <w:tcPr>
            <w:tcW w:w="0" w:type="auto"/>
          </w:tcPr>
          <w:p w:rsidR="00AC1238" w:rsidRPr="00ED7B53" w:rsidRDefault="00AC1238" w:rsidP="00E721FD">
            <w:pPr>
              <w:pStyle w:val="Table"/>
              <w:cnfStyle w:val="000000010000"/>
              <w:rPr>
                <w:ins w:id="261" w:author="Janick Bernet" w:date="2009-03-25T00:32:00Z"/>
                <w:lang w:eastAsia="de-CH"/>
              </w:rPr>
            </w:pPr>
            <w:ins w:id="262" w:author="Janick Bernet" w:date="2009-03-25T00:32:00Z">
              <w:r>
                <w:rPr>
                  <w:lang w:eastAsia="de-CH"/>
                </w:rPr>
                <w:t>cob</w:t>
              </w:r>
            </w:ins>
          </w:p>
        </w:tc>
        <w:tc>
          <w:tcPr>
            <w:tcW w:w="0" w:type="auto"/>
          </w:tcPr>
          <w:p w:rsidR="00AC1238" w:rsidRDefault="00AC1238" w:rsidP="00E721FD">
            <w:pPr>
              <w:pStyle w:val="Table"/>
              <w:cnfStyle w:val="000000010000"/>
              <w:rPr>
                <w:ins w:id="263" w:author="Janick Bernet" w:date="2009-03-25T00:32:00Z"/>
                <w:lang w:eastAsia="de-CH"/>
              </w:rPr>
            </w:pPr>
          </w:p>
        </w:tc>
      </w:tr>
      <w:tr w:rsidR="00AC1238" w:rsidRPr="00ED7B53" w:rsidTr="00E721FD">
        <w:trPr>
          <w:cnfStyle w:val="000000100000"/>
          <w:ins w:id="264" w:author="Janick Bernet" w:date="2009-03-25T00:32:00Z"/>
        </w:trPr>
        <w:tc>
          <w:tcPr>
            <w:cnfStyle w:val="001000000000"/>
            <w:tcW w:w="0" w:type="auto"/>
          </w:tcPr>
          <w:p w:rsidR="00AC1238" w:rsidRDefault="00AC1238" w:rsidP="00E721FD">
            <w:pPr>
              <w:pStyle w:val="Table"/>
              <w:rPr>
                <w:ins w:id="265" w:author="Janick Bernet" w:date="2009-03-25T00:32:00Z"/>
                <w:lang w:eastAsia="de-CH"/>
              </w:rPr>
            </w:pPr>
            <w:ins w:id="266" w:author="Janick Bernet" w:date="2009-03-25T00:32:00Z">
              <w:r>
                <w:rPr>
                  <w:lang w:eastAsia="de-CH"/>
                </w:rPr>
                <w:t>None</w:t>
              </w:r>
            </w:ins>
          </w:p>
        </w:tc>
        <w:tc>
          <w:tcPr>
            <w:tcW w:w="0" w:type="auto"/>
          </w:tcPr>
          <w:p w:rsidR="00AC1238" w:rsidRDefault="00AC1238" w:rsidP="00E721FD">
            <w:pPr>
              <w:pStyle w:val="Table"/>
              <w:cnfStyle w:val="000000100000"/>
              <w:rPr>
                <w:ins w:id="267" w:author="Janick Bernet" w:date="2009-03-25T00:32:00Z"/>
                <w:lang w:eastAsia="de-CH"/>
              </w:rPr>
            </w:pPr>
            <w:ins w:id="268" w:author="Janick Bernet" w:date="2009-03-25T00:32:00Z">
              <w:r>
                <w:rPr>
                  <w:lang w:eastAsia="de-CH"/>
                </w:rPr>
                <w:t>Gamplay testing</w:t>
              </w:r>
            </w:ins>
          </w:p>
        </w:tc>
        <w:tc>
          <w:tcPr>
            <w:tcW w:w="0" w:type="auto"/>
          </w:tcPr>
          <w:p w:rsidR="00AC1238" w:rsidRDefault="00AC1238" w:rsidP="00E721FD">
            <w:pPr>
              <w:pStyle w:val="Table"/>
              <w:cnfStyle w:val="000000100000"/>
              <w:rPr>
                <w:ins w:id="269" w:author="Janick Bernet" w:date="2009-03-25T00:32:00Z"/>
                <w:lang w:eastAsia="de-CH"/>
              </w:rPr>
            </w:pPr>
            <w:ins w:id="270" w:author="Janick Bernet" w:date="2009-03-25T00:32:00Z">
              <w:r>
                <w:rPr>
                  <w:lang w:eastAsia="de-CH"/>
                </w:rPr>
                <w:t>jab</w:t>
              </w:r>
            </w:ins>
          </w:p>
        </w:tc>
        <w:tc>
          <w:tcPr>
            <w:tcW w:w="0" w:type="auto"/>
          </w:tcPr>
          <w:p w:rsidR="00AC1238" w:rsidRDefault="00AC1238" w:rsidP="00E721FD">
            <w:pPr>
              <w:pStyle w:val="Table"/>
              <w:cnfStyle w:val="000000100000"/>
              <w:rPr>
                <w:ins w:id="271" w:author="Janick Bernet" w:date="2009-03-25T00:32:00Z"/>
                <w:lang w:eastAsia="de-CH"/>
              </w:rPr>
            </w:pPr>
            <w:ins w:id="272" w:author="Janick Bernet" w:date="2009-03-25T00:32:00Z">
              <w:r>
                <w:rPr>
                  <w:lang w:eastAsia="de-CH"/>
                </w:rPr>
                <w:t>4h</w:t>
              </w:r>
            </w:ins>
          </w:p>
        </w:tc>
      </w:tr>
    </w:tbl>
    <w:p w:rsidR="00BB1619" w:rsidRDefault="00BB1619" w:rsidP="00B46930">
      <w:pPr>
        <w:pStyle w:val="berschrift2"/>
        <w:rPr>
          <w:rFonts w:eastAsia="Times New Roman"/>
          <w:lang w:eastAsia="de-CH"/>
        </w:rPr>
      </w:pPr>
      <w:bookmarkStart w:id="273" w:name="_Toc225873041"/>
      <w:bookmarkStart w:id="274" w:name="_Toc225873119"/>
      <w:r w:rsidRPr="002D0A71">
        <w:rPr>
          <w:rFonts w:eastAsia="Times New Roman"/>
          <w:lang w:eastAsia="de-CH"/>
        </w:rPr>
        <w:t>Development Timetable</w:t>
      </w:r>
      <w:bookmarkEnd w:id="273"/>
      <w:bookmarkEnd w:id="274"/>
    </w:p>
    <w:p w:rsidR="00BB1619" w:rsidRPr="001A4D71" w:rsidRDefault="00BB1619" w:rsidP="005D121A">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ittlereSchattierung1-Akz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tcW w:w="938"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615" w:type="pct"/>
          </w:tcPr>
          <w:p w:rsidR="00BB1619" w:rsidRPr="00ED7B53" w:rsidRDefault="00BB1619" w:rsidP="005D121A">
            <w:pPr>
              <w:pStyle w:val="Table"/>
              <w:cnfStyle w:val="000000100000"/>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tcW w:w="615" w:type="pct"/>
          </w:tcPr>
          <w:p w:rsidR="00BB1619" w:rsidRPr="00ED7B53" w:rsidRDefault="00BB1619" w:rsidP="005D121A">
            <w:pPr>
              <w:pStyle w:val="Table"/>
              <w:cnfStyle w:val="000000010000"/>
              <w:rPr>
                <w:lang w:eastAsia="de-CH"/>
              </w:rPr>
            </w:pPr>
            <w:r w:rsidRPr="00ED7B53">
              <w:rPr>
                <w:lang w:eastAsia="de-CH"/>
              </w:rPr>
              <w:t xml:space="preserve">1 </w:t>
            </w:r>
          </w:p>
        </w:tc>
      </w:tr>
    </w:tbl>
    <w:p w:rsidR="00BB1619" w:rsidRPr="001A4D71" w:rsidRDefault="00BB1619" w:rsidP="001A4D71">
      <w:pPr>
        <w:pStyle w:val="Untertitel"/>
        <w:rPr>
          <w:szCs w:val="36"/>
        </w:rPr>
      </w:pPr>
      <w:r w:rsidRPr="001A4D71">
        <w:t>Week 12: 16.3.-22.3. Working towards MS02</w:t>
      </w:r>
    </w:p>
    <w:tbl>
      <w:tblPr>
        <w:tblStyle w:val="MittlereSchattierung1-Akz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937"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010000"/>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615" w:type="pct"/>
          </w:tcPr>
          <w:p w:rsidR="00BB1619" w:rsidRPr="00ED7B53" w:rsidRDefault="00BB1619" w:rsidP="005D121A">
            <w:pPr>
              <w:pStyle w:val="Table"/>
              <w:cnfStyle w:val="000000010000"/>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tcW w:w="615" w:type="pct"/>
          </w:tcPr>
          <w:p w:rsidR="00BB1619" w:rsidRPr="00ED7B53" w:rsidRDefault="00BB1619" w:rsidP="005D121A">
            <w:pPr>
              <w:pStyle w:val="Table"/>
              <w:cnfStyle w:val="000000100000"/>
              <w:rPr>
                <w:lang w:eastAsia="de-CH"/>
              </w:rPr>
            </w:pPr>
            <w:r w:rsidRPr="00ED7B53">
              <w:rPr>
                <w:lang w:eastAsia="de-CH"/>
              </w:rPr>
              <w:t xml:space="preserve">1 </w:t>
            </w:r>
          </w:p>
        </w:tc>
      </w:tr>
    </w:tbl>
    <w:p w:rsidR="00BB1619" w:rsidRDefault="00BB1619" w:rsidP="005D121A">
      <w:pPr>
        <w:pStyle w:val="Untertitel"/>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Untertitel"/>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Untertitel"/>
      </w:pPr>
      <w:r>
        <w:t>Week 15: 06.4.-12.4. Working towards MS04</w:t>
      </w:r>
    </w:p>
    <w:p w:rsidR="00BB1619" w:rsidRPr="002E102D" w:rsidRDefault="00BB1619" w:rsidP="002E102D">
      <w:r>
        <w:t>Exact schedule to be determined.</w:t>
      </w:r>
    </w:p>
    <w:p w:rsidR="00BB1619" w:rsidRDefault="00BB1619" w:rsidP="007A695B">
      <w:pPr>
        <w:pStyle w:val="Untertitel"/>
      </w:pPr>
      <w:r>
        <w:t xml:space="preserve">Week 16: 13.4.-19.4. Working towards MS05 </w:t>
      </w:r>
    </w:p>
    <w:p w:rsidR="00BB1619" w:rsidRPr="002E102D" w:rsidRDefault="00BB1619" w:rsidP="002E102D">
      <w:r>
        <w:t>Exact schedule to be determined.</w:t>
      </w:r>
    </w:p>
    <w:p w:rsidR="00BB1619" w:rsidRDefault="00BB1619" w:rsidP="007A695B">
      <w:pPr>
        <w:pStyle w:val="Untertitel"/>
      </w:pPr>
      <w:r>
        <w:t xml:space="preserve">Week 17: 20.4.-26.4. Working towards MS05 </w:t>
      </w:r>
    </w:p>
    <w:p w:rsidR="00BB1619" w:rsidRPr="002E102D" w:rsidRDefault="00BB1619" w:rsidP="002E102D">
      <w:r>
        <w:t>Exact schedule to be determined.</w:t>
      </w:r>
    </w:p>
    <w:p w:rsidR="00BB1619" w:rsidRDefault="00BB1619" w:rsidP="007A695B">
      <w:pPr>
        <w:pStyle w:val="Untertitel"/>
      </w:pPr>
      <w:r>
        <w:lastRenderedPageBreak/>
        <w:t>Week 18: 27.4.-03.5. Working towards MS05</w:t>
      </w:r>
    </w:p>
    <w:p w:rsidR="00BB1619" w:rsidRPr="002E102D" w:rsidRDefault="00BB1619" w:rsidP="002E102D">
      <w:r>
        <w:t>Exact schedule to be determined.</w:t>
      </w:r>
    </w:p>
    <w:p w:rsidR="00BB1619" w:rsidRDefault="00BB1619" w:rsidP="007A695B">
      <w:pPr>
        <w:pStyle w:val="Untertitel"/>
      </w:pPr>
      <w:r>
        <w:t>Week 19: 04.5.-10.5. Working towards MS06</w:t>
      </w:r>
    </w:p>
    <w:p w:rsidR="00BB1619" w:rsidRPr="002E102D" w:rsidRDefault="00BB1619" w:rsidP="002E102D">
      <w:r>
        <w:t>Exact schedule to be determined.</w:t>
      </w:r>
    </w:p>
    <w:p w:rsidR="00BB1619" w:rsidRDefault="00BB1619" w:rsidP="007A695B">
      <w:pPr>
        <w:pStyle w:val="Untertitel"/>
      </w:pPr>
      <w:r>
        <w:t>Week 20: 11.5.-17.5. Working towards MS07</w:t>
      </w:r>
    </w:p>
    <w:p w:rsidR="00BB1619" w:rsidRPr="002E102D" w:rsidRDefault="00BB1619" w:rsidP="002E102D">
      <w:r>
        <w:t>Exact schedule to be determined.</w:t>
      </w:r>
    </w:p>
    <w:p w:rsidR="00BB1619" w:rsidRDefault="00BB1619" w:rsidP="007A695B">
      <w:pPr>
        <w:pStyle w:val="Untertitel"/>
      </w:pPr>
      <w:r>
        <w:t>Week 21: 18.5.-24.5. Working towards MS07</w:t>
      </w:r>
    </w:p>
    <w:p w:rsidR="00BB1619" w:rsidRPr="002E102D" w:rsidRDefault="00BB1619" w:rsidP="002E102D">
      <w:r>
        <w:t>Exact schedule to be determined.</w:t>
      </w:r>
    </w:p>
    <w:p w:rsidR="00BB1619" w:rsidRDefault="00BB1619" w:rsidP="007A695B">
      <w:pPr>
        <w:pStyle w:val="Untertitel"/>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berschrift1"/>
        <w:rPr>
          <w:rFonts w:eastAsia="Times New Roman"/>
          <w:kern w:val="36"/>
          <w:lang w:eastAsia="de-CH"/>
        </w:rPr>
      </w:pPr>
      <w:bookmarkStart w:id="275" w:name="Assessment"/>
      <w:bookmarkStart w:id="276" w:name="_Toc225873042"/>
      <w:bookmarkStart w:id="277" w:name="_Toc225873120"/>
      <w:bookmarkEnd w:id="275"/>
      <w:r w:rsidRPr="002D0A71">
        <w:rPr>
          <w:rFonts w:eastAsia="Times New Roman"/>
          <w:kern w:val="36"/>
          <w:lang w:eastAsia="de-CH"/>
        </w:rPr>
        <w:t>Assessment</w:t>
      </w:r>
      <w:bookmarkEnd w:id="276"/>
      <w:bookmarkEnd w:id="27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F52FE3" w:rsidP="007B6A90">
      <w:pPr>
        <w:pStyle w:val="Titel"/>
        <w:jc w:val="left"/>
        <w:rPr>
          <w:lang w:eastAsia="de-CH"/>
        </w:rPr>
      </w:pPr>
      <w:r w:rsidRPr="00F52FE3">
        <w:fldChar w:fldCharType="begin"/>
      </w:r>
      <w:r w:rsidR="00BB1619">
        <w:instrText xml:space="preserve"> INCLUDETEXT "E:\\Projekte\\eth_magma\\trunk\\documentation\\chapter1_proposal_schedule.docx" </w:instrText>
      </w:r>
      <w:r w:rsidRPr="00F52FE3">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F52FE3" w:rsidP="00C16E97">
      <w:r>
        <w:fldChar w:fldCharType="end"/>
      </w:r>
    </w:p>
    <w:p w:rsidR="00BB1619" w:rsidRDefault="00BB1619">
      <w:pPr>
        <w:jc w:val="left"/>
      </w:pPr>
      <w:r>
        <w:br w:type="page"/>
      </w:r>
    </w:p>
    <w:p w:rsidR="00BB1619" w:rsidRDefault="00BB1619" w:rsidP="005D121A">
      <w:pPr>
        <w:pStyle w:val="Titel"/>
      </w:pPr>
      <w:bookmarkStart w:id="278" w:name="_Toc225873043"/>
      <w:bookmarkStart w:id="279" w:name="_Toc225873121"/>
      <w:r>
        <w:lastRenderedPageBreak/>
        <w:t>Part 2 – Prototype</w:t>
      </w:r>
      <w:bookmarkEnd w:id="278"/>
      <w:bookmarkEnd w:id="279"/>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enabsatz"/>
        <w:numPr>
          <w:ilvl w:val="0"/>
          <w:numId w:val="9"/>
        </w:numPr>
      </w:pPr>
      <w:r>
        <w:t>Pseudo-randomly moving islands with colliding pillar interactions</w:t>
      </w:r>
      <w:r w:rsidR="00A42115">
        <w:t>.</w:t>
      </w:r>
    </w:p>
    <w:p w:rsidR="00BB1619" w:rsidRDefault="00BB1619" w:rsidP="0079100B">
      <w:pPr>
        <w:pStyle w:val="Listenabsatz"/>
        <w:numPr>
          <w:ilvl w:val="0"/>
          <w:numId w:val="9"/>
        </w:numPr>
      </w:pPr>
      <w:r>
        <w:t>Players who can move in the XZ plane and jump from platform to platform using a jetpack</w:t>
      </w:r>
      <w:r w:rsidR="00A42115">
        <w:t>.</w:t>
      </w:r>
    </w:p>
    <w:p w:rsidR="00BB1619" w:rsidRDefault="00BB1619" w:rsidP="0079100B">
      <w:pPr>
        <w:pStyle w:val="Listenabsatz"/>
        <w:numPr>
          <w:ilvl w:val="0"/>
          <w:numId w:val="9"/>
        </w:numPr>
      </w:pPr>
      <w:r>
        <w:t>Long-range attacks of players using the ice spike skill</w:t>
      </w:r>
      <w:r w:rsidR="00A42115">
        <w:t>.</w:t>
      </w:r>
    </w:p>
    <w:p w:rsidR="00BB1619" w:rsidRDefault="00BB1619" w:rsidP="0079100B">
      <w:pPr>
        <w:pStyle w:val="Listenabsatz"/>
        <w:numPr>
          <w:ilvl w:val="0"/>
          <w:numId w:val="9"/>
        </w:numPr>
      </w:pPr>
      <w:r>
        <w:t>Melee attacks of players</w:t>
      </w:r>
      <w:r w:rsidR="00A42115">
        <w:t>.</w:t>
      </w:r>
    </w:p>
    <w:p w:rsidR="00BB1619" w:rsidRDefault="00BB1619" w:rsidP="0079100B">
      <w:pPr>
        <w:pStyle w:val="Listenabsatz"/>
        <w:numPr>
          <w:ilvl w:val="0"/>
          <w:numId w:val="9"/>
        </w:numPr>
      </w:pPr>
      <w:r>
        <w:t>Visualization aids assisting players to navigate in the 3D space using shadows</w:t>
      </w:r>
      <w:r w:rsidR="00A42115">
        <w:t>.</w:t>
      </w:r>
    </w:p>
    <w:p w:rsidR="00BB1619" w:rsidRDefault="00BB1619" w:rsidP="0079100B">
      <w:pPr>
        <w:pStyle w:val="Listenabsatz"/>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Untertitel"/>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enabsatz"/>
        <w:numPr>
          <w:ilvl w:val="0"/>
          <w:numId w:val="10"/>
        </w:numPr>
        <w:jc w:val="left"/>
      </w:pPr>
      <w:r>
        <w:t>Is it easy and intuitive to move the player and perform attack actions?</w:t>
      </w:r>
    </w:p>
    <w:p w:rsidR="00BB1619" w:rsidRDefault="00BB1619" w:rsidP="00150427">
      <w:pPr>
        <w:pStyle w:val="Listenabsatz"/>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berschrift1"/>
      </w:pPr>
      <w:bookmarkStart w:id="280" w:name="_Toc225873044"/>
      <w:bookmarkStart w:id="281" w:name="_Toc225873122"/>
      <w:r>
        <w:t>Gameplay Screenshots</w:t>
      </w:r>
      <w:bookmarkEnd w:id="280"/>
      <w:bookmarkEnd w:id="281"/>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Beschriftung"/>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Beschriftung"/>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Beschriftung"/>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Beschriftung"/>
      </w:pPr>
      <w:r>
        <w:t>A player is using his jetpack to move to the smaller, upper island. As visible in the text on top, using the jetpack needs fuel.</w:t>
      </w:r>
    </w:p>
    <w:p w:rsidR="00BB1619" w:rsidRPr="00D3573D" w:rsidRDefault="00BB1619" w:rsidP="00D3573D">
      <w:pPr>
        <w:pStyle w:val="berschrift1"/>
      </w:pPr>
      <w:bookmarkStart w:id="282" w:name="_Toc225873045"/>
      <w:bookmarkStart w:id="283" w:name="_Toc225873123"/>
      <w:r w:rsidRPr="00D3573D">
        <w:t>Findings</w:t>
      </w:r>
      <w:bookmarkEnd w:id="282"/>
      <w:bookmarkEnd w:id="283"/>
    </w:p>
    <w:p w:rsidR="00BB1619" w:rsidRDefault="00BB1619" w:rsidP="005D121A">
      <w:pPr>
        <w:pStyle w:val="berschrift2"/>
      </w:pPr>
      <w:bookmarkStart w:id="284" w:name="_Toc225873046"/>
      <w:bookmarkStart w:id="285" w:name="_Toc225873124"/>
      <w:r>
        <w:t>Positioning</w:t>
      </w:r>
      <w:bookmarkEnd w:id="284"/>
      <w:bookmarkEnd w:id="285"/>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berschrift2"/>
      </w:pPr>
      <w:bookmarkStart w:id="286" w:name="_Toc225873047"/>
      <w:bookmarkStart w:id="287" w:name="_Toc225873125"/>
      <w:r>
        <w:t>Player movement</w:t>
      </w:r>
      <w:bookmarkEnd w:id="286"/>
      <w:bookmarkEnd w:id="287"/>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berschrift2"/>
      </w:pPr>
      <w:bookmarkStart w:id="288" w:name="_Toc225873048"/>
      <w:bookmarkStart w:id="289" w:name="_Toc225873126"/>
      <w:r>
        <w:lastRenderedPageBreak/>
        <w:t>Island Travel</w:t>
      </w:r>
      <w:bookmarkEnd w:id="288"/>
      <w:bookmarkEnd w:id="289"/>
    </w:p>
    <w:p w:rsidR="00BB1619" w:rsidRDefault="00BB1619" w:rsidP="00CB4759">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berschrift2"/>
      </w:pPr>
      <w:bookmarkStart w:id="290" w:name="_Toc225873049"/>
      <w:bookmarkStart w:id="291" w:name="_Toc225873127"/>
      <w:r>
        <w:t>Parameter Tuning</w:t>
      </w:r>
      <w:bookmarkEnd w:id="290"/>
      <w:bookmarkEnd w:id="291"/>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Beschriftung"/>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F52FE3" w:rsidP="004332BF">
      <w:pPr>
        <w:pStyle w:val="Titel"/>
        <w:jc w:val="left"/>
      </w:pPr>
      <w:r w:rsidRPr="00F52FE3">
        <w:lastRenderedPageBreak/>
        <w:fldChar w:fldCharType="begin"/>
      </w:r>
      <w:r w:rsidR="00BB1619">
        <w:instrText xml:space="preserve"> INCLUDETEXT "E:\\Projekte\\eth_magma\\trunk\\documentation\\chapter3_interim_report.docx" </w:instrText>
      </w:r>
      <w:r w:rsidRPr="00F52FE3">
        <w:fldChar w:fldCharType="separate"/>
      </w:r>
      <w:bookmarkStart w:id="292" w:name="_Toc225873050"/>
      <w:bookmarkStart w:id="293" w:name="_Toc225873128"/>
      <w:r w:rsidR="00BB1619">
        <w:t>Part 3 – Interim Report</w:t>
      </w:r>
      <w:bookmarkEnd w:id="292"/>
      <w:bookmarkEnd w:id="293"/>
    </w:p>
    <w:p w:rsidR="00BB1619" w:rsidRDefault="00F52FE3" w:rsidP="00C16E97">
      <w:r>
        <w:fldChar w:fldCharType="end"/>
      </w:r>
      <w:r w:rsidR="00041955">
        <w:t>This chapter describes how the game developed from an early prototype to nearly the finished low target. It describes step by step the work that has been done and the changes to the original planning and schedule that have been made.</w:t>
      </w:r>
    </w:p>
    <w:p w:rsidR="00041955" w:rsidRDefault="009F3AC1" w:rsidP="00041955">
      <w:pPr>
        <w:pStyle w:val="berschrift1"/>
      </w:pPr>
      <w:bookmarkStart w:id="294" w:name="_Toc225873051"/>
      <w:bookmarkStart w:id="295" w:name="_Toc225873129"/>
      <w:r>
        <w:t xml:space="preserve">Week 1: </w:t>
      </w:r>
      <w:r w:rsidR="00041955">
        <w:t>Functional Minimum</w:t>
      </w:r>
      <w:bookmarkEnd w:id="294"/>
      <w:bookmarkEnd w:id="295"/>
    </w:p>
    <w:p w:rsidR="00041955" w:rsidRDefault="00041955" w:rsidP="00041955">
      <w:pPr>
        <w:pStyle w:val="berschrift2"/>
      </w:pPr>
      <w:bookmarkStart w:id="296" w:name="_Toc225873052"/>
      <w:bookmarkStart w:id="297" w:name="_Toc225873130"/>
      <w:r>
        <w:t>Changes</w:t>
      </w:r>
      <w:bookmarkEnd w:id="296"/>
      <w:bookmarkEnd w:id="297"/>
    </w:p>
    <w:p w:rsidR="00041955" w:rsidRDefault="00041955">
      <w:pPr>
        <w:jc w:val="left"/>
      </w:pPr>
      <w:r>
        <w:t xml:space="preserve">One change as been applied to the requirements fulfilled by Milestone 2. The team agreed to delay the requirement “ReqP09 – Direct Combat 2” to the next milestone since it was not possible to implement the attack visualization without having a player model. This requirement must have slipped in by mistake because of its bad name. </w:t>
      </w:r>
    </w:p>
    <w:p w:rsidR="00041955" w:rsidRDefault="009F3AC1" w:rsidP="009F3AC1">
      <w:pPr>
        <w:pStyle w:val="berschrift2"/>
      </w:pPr>
      <w:bookmarkStart w:id="298" w:name="_Toc225873053"/>
      <w:bookmarkStart w:id="299" w:name="_Toc225873131"/>
      <w:r w:rsidRPr="009F3AC1">
        <w:t>achievement</w:t>
      </w:r>
      <w:r>
        <w:t>s</w:t>
      </w:r>
      <w:bookmarkEnd w:id="298"/>
      <w:bookmarkEnd w:id="299"/>
    </w:p>
    <w:p w:rsidR="009F3AC1" w:rsidRDefault="00777CBA" w:rsidP="009F3AC1">
      <w:r>
        <w:t>Compared to the prototype the game has further matured. The major improvements that have been applied are in detail:</w:t>
      </w:r>
    </w:p>
    <w:p w:rsidR="00777CBA" w:rsidRDefault="00777CBA" w:rsidP="00777CBA">
      <w:pPr>
        <w:pStyle w:val="Listenabsatz"/>
        <w:numPr>
          <w:ilvl w:val="0"/>
          <w:numId w:val="11"/>
        </w:numPr>
      </w:pPr>
      <w:r>
        <w:t>ReqP13 and ReqP14: A new type of ranged weapon has been added: The flamethrower. Using the flamethrower it is possible to either attack the opponent or to destroy islands. The flamethrower has not the same range as the ice spike but whatever is hit by its flames gets heavy damage.</w:t>
      </w:r>
    </w:p>
    <w:p w:rsidR="00777CBA" w:rsidRDefault="00777CBA" w:rsidP="00777CBA">
      <w:pPr>
        <w:pStyle w:val="Listenabsatz"/>
        <w:numPr>
          <w:ilvl w:val="0"/>
          <w:numId w:val="11"/>
        </w:numPr>
      </w:pPr>
      <w:r>
        <w:t xml:space="preserve">ReqP12: </w:t>
      </w:r>
      <w:del w:id="300" w:author="Christian Oberholzer" w:date="2009-03-26T23:20:00Z">
        <w:r w:rsidDel="00E721FD">
          <w:delText xml:space="preserve">[TODO] </w:delText>
        </w:r>
      </w:del>
      <w:r>
        <w:t>The ice spike that was had only a primitive implementation for the prototype has been redefined and improved. The aiming is now easier than before.</w:t>
      </w:r>
    </w:p>
    <w:p w:rsidR="0047506A" w:rsidRDefault="00777CBA" w:rsidP="0047506A">
      <w:pPr>
        <w:pStyle w:val="Listenabsatz"/>
        <w:numPr>
          <w:ilvl w:val="0"/>
          <w:numId w:val="11"/>
        </w:numPr>
      </w:pPr>
      <w:r>
        <w:t>ReqI07 and ReqI08: Islands</w:t>
      </w:r>
      <w:r w:rsidR="0047506A">
        <w:t xml:space="preserve"> now constantly loose height while</w:t>
      </w:r>
      <w:r>
        <w:t xml:space="preserve"> they </w:t>
      </w:r>
      <w:r w:rsidR="0047506A">
        <w:t>have to carry a player. As soon as a player jumps off the island it regains its original height. This feature improves the dynamics of the game making it faster and less static.</w:t>
      </w:r>
    </w:p>
    <w:p w:rsidR="0047506A" w:rsidRDefault="0047506A" w:rsidP="0047506A">
      <w:pPr>
        <w:pStyle w:val="Listenabsatz"/>
        <w:numPr>
          <w:ilvl w:val="0"/>
          <w:numId w:val="11"/>
        </w:numPr>
      </w:pPr>
      <w:r>
        <w:t>ReqI05: Islands can now collide with each other allowing to place different islands on the same height.</w:t>
      </w:r>
    </w:p>
    <w:p w:rsidR="0047506A" w:rsidRDefault="0047506A" w:rsidP="0047506A">
      <w:pPr>
        <w:pStyle w:val="Listenabsatz"/>
        <w:numPr>
          <w:ilvl w:val="0"/>
          <w:numId w:val="11"/>
        </w:numPr>
      </w:pPr>
      <w:r>
        <w:t>ReqUI06: The status strings have been replaced by a first and simple HUD.</w:t>
      </w:r>
    </w:p>
    <w:p w:rsidR="0047506A" w:rsidRPr="009F3AC1" w:rsidRDefault="0047506A" w:rsidP="0047506A">
      <w:pPr>
        <w:pStyle w:val="Listenabsatz"/>
        <w:numPr>
          <w:ilvl w:val="0"/>
          <w:numId w:val="11"/>
        </w:numPr>
      </w:pPr>
      <w:r>
        <w:t xml:space="preserve">ReqP19: </w:t>
      </w:r>
      <w:del w:id="301" w:author="Christian Oberholzer" w:date="2009-03-26T23:20:00Z">
        <w:r w:rsidDel="00E721FD">
          <w:delText>AIMING AIDS??</w:delText>
        </w:r>
      </w:del>
      <w:ins w:id="302" w:author="Christian Oberholzer" w:date="2009-03-26T23:20:00Z">
        <w:r w:rsidR="00E721FD">
          <w:t>Failed</w:t>
        </w:r>
      </w:ins>
    </w:p>
    <w:p w:rsidR="0047506A" w:rsidRDefault="0047506A" w:rsidP="00041955">
      <w:pPr>
        <w:pStyle w:val="berschrift2"/>
      </w:pPr>
      <w:bookmarkStart w:id="303" w:name="_Toc225873054"/>
      <w:bookmarkStart w:id="304" w:name="_Toc225873132"/>
      <w:r>
        <w:t>Problems</w:t>
      </w:r>
      <w:bookmarkEnd w:id="303"/>
      <w:bookmarkEnd w:id="304"/>
    </w:p>
    <w:p w:rsidR="0047506A" w:rsidRDefault="0047506A" w:rsidP="0047506A">
      <w:r>
        <w:t>The game still has several shortcomings. Some of them have been mentioned in detail in chapter two. This is a short recapitulation of the problems persisting:</w:t>
      </w:r>
    </w:p>
    <w:p w:rsidR="0047506A" w:rsidRDefault="0047506A" w:rsidP="0047506A">
      <w:pPr>
        <w:pStyle w:val="Listenabsatz"/>
        <w:numPr>
          <w:ilvl w:val="0"/>
          <w:numId w:val="12"/>
        </w:numPr>
        <w:rPr>
          <w:ins w:id="305" w:author="Christian Oberholzer" w:date="2009-03-26T23:19:00Z"/>
        </w:rPr>
      </w:pPr>
      <w:r>
        <w:t xml:space="preserve">Navigation not trivial! </w:t>
      </w:r>
    </w:p>
    <w:p w:rsidR="00E721FD" w:rsidRPr="0047506A" w:rsidRDefault="00E721FD" w:rsidP="0047506A">
      <w:pPr>
        <w:pStyle w:val="Listenabsatz"/>
        <w:numPr>
          <w:ilvl w:val="0"/>
          <w:numId w:val="12"/>
        </w:numPr>
      </w:pPr>
      <w:ins w:id="306" w:author="Christian Oberholzer" w:date="2009-03-26T23:19:00Z">
        <w:r>
          <w:t>Ice spike aiming could be better</w:t>
        </w:r>
      </w:ins>
    </w:p>
    <w:p w:rsidR="00041955" w:rsidRDefault="00041955" w:rsidP="00041955">
      <w:pPr>
        <w:pStyle w:val="berschrift2"/>
      </w:pPr>
      <w:bookmarkStart w:id="307" w:name="_Toc225873055"/>
      <w:bookmarkStart w:id="308" w:name="_Toc225873133"/>
      <w:r>
        <w:t>The Product</w:t>
      </w:r>
      <w:bookmarkEnd w:id="307"/>
      <w:bookmarkEnd w:id="308"/>
    </w:p>
    <w:p w:rsidR="00041955" w:rsidRDefault="009F3AC1">
      <w:pPr>
        <w:jc w:val="left"/>
      </w:pPr>
      <w:r>
        <w:t>Present the working product of MS02</w:t>
      </w:r>
      <w:r w:rsidR="0047506A">
        <w:t>. Need to wait until it is actually finished...</w:t>
      </w:r>
    </w:p>
    <w:p w:rsidR="009F3AC1" w:rsidRDefault="009F3AC1" w:rsidP="009F3AC1">
      <w:pPr>
        <w:pStyle w:val="berschrift2"/>
      </w:pPr>
      <w:bookmarkStart w:id="309" w:name="_Toc225873056"/>
      <w:bookmarkStart w:id="310" w:name="_Toc225873134"/>
      <w:r>
        <w:lastRenderedPageBreak/>
        <w:t>Planning</w:t>
      </w:r>
      <w:bookmarkEnd w:id="309"/>
      <w:bookmarkEnd w:id="310"/>
    </w:p>
    <w:p w:rsidR="009F3AC1" w:rsidRPr="009F3AC1" w:rsidRDefault="009F3AC1" w:rsidP="009F3AC1">
      <w:r>
        <w:t>Add the planning towards the MS03</w:t>
      </w:r>
      <w:r w:rsidR="0047506A">
        <w:t>.</w:t>
      </w:r>
    </w:p>
    <w:p w:rsidR="009F3AC1" w:rsidRDefault="009F3AC1" w:rsidP="009F3AC1">
      <w:pPr>
        <w:pStyle w:val="berschrift1"/>
      </w:pPr>
      <w:bookmarkStart w:id="311" w:name="_Toc225873057"/>
      <w:bookmarkStart w:id="312" w:name="_Toc225873135"/>
      <w:r>
        <w:t>Week 2: Low Target</w:t>
      </w:r>
      <w:r w:rsidR="00E721FD">
        <w:t xml:space="preserve"> Part 1</w:t>
      </w:r>
      <w:bookmarkEnd w:id="311"/>
      <w:bookmarkEnd w:id="312"/>
    </w:p>
    <w:p w:rsidR="009F3AC1" w:rsidRDefault="009F3AC1" w:rsidP="009F3AC1">
      <w:r>
        <w:t>The first half of the work towards the low target. Describe achievements, problems, etc.</w:t>
      </w:r>
    </w:p>
    <w:p w:rsidR="00E721FD" w:rsidRDefault="00E721FD" w:rsidP="00E721FD">
      <w:pPr>
        <w:pStyle w:val="berschrift1"/>
      </w:pPr>
      <w:bookmarkStart w:id="313" w:name="_Toc225873058"/>
      <w:bookmarkStart w:id="314" w:name="_Toc225873136"/>
      <w:r>
        <w:t>Week 2: Low Target Part 2</w:t>
      </w:r>
      <w:bookmarkEnd w:id="313"/>
      <w:bookmarkEnd w:id="314"/>
    </w:p>
    <w:p w:rsidR="00E721FD" w:rsidRPr="009F3AC1" w:rsidRDefault="00E721FD" w:rsidP="009F3AC1">
      <w:r>
        <w:t>tbd</w:t>
      </w:r>
    </w:p>
    <w:p w:rsidR="00BB1619" w:rsidRDefault="00BB1619">
      <w:pPr>
        <w:jc w:val="left"/>
      </w:pPr>
      <w:r>
        <w:br w:type="page"/>
      </w:r>
    </w:p>
    <w:p w:rsidR="00BB1619" w:rsidRDefault="00F52FE3" w:rsidP="004332BF">
      <w:pPr>
        <w:pStyle w:val="Titel"/>
        <w:jc w:val="left"/>
      </w:pPr>
      <w:r w:rsidRPr="00F52FE3">
        <w:lastRenderedPageBreak/>
        <w:fldChar w:fldCharType="begin"/>
      </w:r>
      <w:r w:rsidR="00BB1619">
        <w:instrText xml:space="preserve"> INCLUDETEXT "E:\\Projekte\\eth_magma\\trunk\\documentation\\chapter4_alpha_release.docx" </w:instrText>
      </w:r>
      <w:r w:rsidRPr="00F52FE3">
        <w:fldChar w:fldCharType="separate"/>
      </w:r>
      <w:bookmarkStart w:id="315" w:name="_Toc225873059"/>
      <w:bookmarkStart w:id="316" w:name="_Toc225873137"/>
      <w:r w:rsidR="00BB1619">
        <w:t>Part 4 – Alpha Release</w:t>
      </w:r>
      <w:bookmarkEnd w:id="315"/>
      <w:bookmarkEnd w:id="316"/>
    </w:p>
    <w:p w:rsidR="00BB1619" w:rsidRDefault="00F52FE3" w:rsidP="008E5695">
      <w:r>
        <w:fldChar w:fldCharType="end"/>
      </w:r>
    </w:p>
    <w:p w:rsidR="00BB1619" w:rsidRDefault="00BB1619">
      <w:pPr>
        <w:jc w:val="left"/>
      </w:pPr>
      <w:r>
        <w:br w:type="page"/>
      </w:r>
    </w:p>
    <w:p w:rsidR="00BB1619" w:rsidRDefault="00F52FE3" w:rsidP="004332BF">
      <w:pPr>
        <w:pStyle w:val="Titel"/>
        <w:jc w:val="left"/>
      </w:pPr>
      <w:r w:rsidRPr="00F52FE3">
        <w:lastRenderedPageBreak/>
        <w:fldChar w:fldCharType="begin"/>
      </w:r>
      <w:r w:rsidR="00BB1619">
        <w:instrText xml:space="preserve"> INCLUDETEXT "E:\\Projekte\\eth_magma\\trunk\\documentation\\chapter5_playtesting.docx" </w:instrText>
      </w:r>
      <w:r w:rsidRPr="00F52FE3">
        <w:fldChar w:fldCharType="separate"/>
      </w:r>
      <w:bookmarkStart w:id="317" w:name="_Toc225873060"/>
      <w:bookmarkStart w:id="318" w:name="_Toc225873138"/>
      <w:r w:rsidR="00BB1619">
        <w:t>Part 5 – Playtesting</w:t>
      </w:r>
      <w:bookmarkEnd w:id="317"/>
      <w:bookmarkEnd w:id="318"/>
    </w:p>
    <w:p w:rsidR="00BB1619" w:rsidRDefault="00F52FE3" w:rsidP="008E5695">
      <w:r>
        <w:fldChar w:fldCharType="end"/>
      </w:r>
    </w:p>
    <w:p w:rsidR="00BB1619" w:rsidRDefault="00BB1619">
      <w:pPr>
        <w:jc w:val="left"/>
      </w:pPr>
      <w:r>
        <w:br w:type="page"/>
      </w:r>
    </w:p>
    <w:p w:rsidR="00BB1619" w:rsidRDefault="00F52FE3" w:rsidP="004332BF">
      <w:pPr>
        <w:pStyle w:val="Titel"/>
        <w:jc w:val="left"/>
      </w:pPr>
      <w:r w:rsidRPr="00F52FE3">
        <w:lastRenderedPageBreak/>
        <w:fldChar w:fldCharType="begin"/>
      </w:r>
      <w:r w:rsidR="00BB1619">
        <w:instrText xml:space="preserve"> INCLUDETEXT "E:\\Projekte\\eth_magma\\trunk\\documentation\\chapter6_public_presentation_and_conclusion.docx" </w:instrText>
      </w:r>
      <w:r w:rsidRPr="00F52FE3">
        <w:fldChar w:fldCharType="separate"/>
      </w:r>
      <w:bookmarkStart w:id="319" w:name="_Toc225873061"/>
      <w:bookmarkStart w:id="320" w:name="_Toc225873139"/>
      <w:r w:rsidR="00BB1619">
        <w:t>Part 6 – Public Presentation and Conclusion</w:t>
      </w:r>
      <w:bookmarkEnd w:id="319"/>
      <w:bookmarkEnd w:id="320"/>
    </w:p>
    <w:p w:rsidR="00BB1619" w:rsidRDefault="00F52FE3"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7828" w:rsidRDefault="000C7828" w:rsidP="00F950B7">
      <w:pPr>
        <w:spacing w:before="0" w:after="0" w:line="240" w:lineRule="auto"/>
      </w:pPr>
      <w:r>
        <w:separator/>
      </w:r>
    </w:p>
  </w:endnote>
  <w:endnote w:type="continuationSeparator" w:id="1">
    <w:p w:rsidR="000C7828" w:rsidRDefault="000C7828"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E721FD" w:rsidRPr="00ED7B53">
      <w:trPr>
        <w:trHeight w:val="360"/>
      </w:trPr>
      <w:tc>
        <w:tcPr>
          <w:tcW w:w="1500" w:type="pct"/>
          <w:tcBorders>
            <w:top w:val="single" w:sz="4" w:space="0" w:color="D66B00"/>
          </w:tcBorders>
          <w:shd w:val="clear" w:color="auto" w:fill="D66B00"/>
        </w:tcPr>
        <w:p w:rsidR="00E721FD" w:rsidRPr="00ED7B53" w:rsidRDefault="00E721FD">
          <w:pPr>
            <w:pStyle w:val="Fuzeile"/>
            <w:rPr>
              <w:color w:val="FFFFFF"/>
            </w:rPr>
          </w:pPr>
          <w:fldSimple w:instr=" PAGE   \* MERGEFORMAT ">
            <w:r w:rsidR="00103258" w:rsidRPr="00103258">
              <w:rPr>
                <w:noProof/>
                <w:color w:val="FFFFFF"/>
              </w:rPr>
              <w:t>14</w:t>
            </w:r>
          </w:fldSimple>
        </w:p>
      </w:tc>
      <w:tc>
        <w:tcPr>
          <w:tcW w:w="3500" w:type="pct"/>
          <w:tcBorders>
            <w:top w:val="single" w:sz="4" w:space="0" w:color="D66B00"/>
          </w:tcBorders>
        </w:tcPr>
        <w:p w:rsidR="00E721FD" w:rsidRPr="00ED7B53" w:rsidRDefault="00E721FD">
          <w:pPr>
            <w:pStyle w:val="Fuzeile"/>
          </w:pPr>
        </w:p>
      </w:tc>
    </w:tr>
  </w:tbl>
  <w:p w:rsidR="00E721FD" w:rsidRDefault="00E721FD">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E721FD" w:rsidRPr="00ED7B53">
      <w:trPr>
        <w:trHeight w:val="360"/>
      </w:trPr>
      <w:tc>
        <w:tcPr>
          <w:tcW w:w="3500" w:type="pct"/>
          <w:tcBorders>
            <w:top w:val="single" w:sz="4" w:space="0" w:color="D66B00"/>
          </w:tcBorders>
        </w:tcPr>
        <w:p w:rsidR="00E721FD" w:rsidRPr="00ED7B53" w:rsidRDefault="00E721FD">
          <w:pPr>
            <w:pStyle w:val="Fuzeile"/>
            <w:jc w:val="right"/>
          </w:pPr>
        </w:p>
      </w:tc>
      <w:tc>
        <w:tcPr>
          <w:tcW w:w="1500" w:type="pct"/>
          <w:tcBorders>
            <w:top w:val="single" w:sz="4" w:space="0" w:color="D66B00"/>
          </w:tcBorders>
          <w:shd w:val="clear" w:color="auto" w:fill="D66B00"/>
        </w:tcPr>
        <w:p w:rsidR="00E721FD" w:rsidRPr="00ED7B53" w:rsidRDefault="00E721FD">
          <w:pPr>
            <w:pStyle w:val="Fuzeile"/>
            <w:jc w:val="right"/>
            <w:rPr>
              <w:color w:val="FFFFFF"/>
            </w:rPr>
          </w:pPr>
          <w:fldSimple w:instr=" PAGE    \* MERGEFORMAT ">
            <w:r w:rsidR="00103258" w:rsidRPr="00103258">
              <w:rPr>
                <w:noProof/>
                <w:color w:val="FFFFFF"/>
              </w:rPr>
              <w:t>13</w:t>
            </w:r>
          </w:fldSimple>
        </w:p>
      </w:tc>
    </w:tr>
  </w:tbl>
  <w:p w:rsidR="00E721FD" w:rsidRDefault="00E721F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7828" w:rsidRDefault="000C7828" w:rsidP="00F950B7">
      <w:pPr>
        <w:spacing w:before="0" w:after="0" w:line="240" w:lineRule="auto"/>
      </w:pPr>
      <w:r>
        <w:separator/>
      </w:r>
    </w:p>
  </w:footnote>
  <w:footnote w:type="continuationSeparator" w:id="1">
    <w:p w:rsidR="000C7828" w:rsidRDefault="000C7828"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F86545"/>
    <w:multiLevelType w:val="hybridMultilevel"/>
    <w:tmpl w:val="A2BEC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6">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95B600E"/>
    <w:multiLevelType w:val="hybridMultilevel"/>
    <w:tmpl w:val="9432C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10"/>
  </w:num>
  <w:num w:numId="5">
    <w:abstractNumId w:val="6"/>
  </w:num>
  <w:num w:numId="6">
    <w:abstractNumId w:val="0"/>
  </w:num>
  <w:num w:numId="7">
    <w:abstractNumId w:val="4"/>
  </w:num>
  <w:num w:numId="8">
    <w:abstractNumId w:val="5"/>
  </w:num>
  <w:num w:numId="9">
    <w:abstractNumId w:val="9"/>
  </w:num>
  <w:num w:numId="10">
    <w:abstractNumId w:val="11"/>
  </w:num>
  <w:num w:numId="11">
    <w:abstractNumId w:val="7"/>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trackRevisio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41955"/>
    <w:rsid w:val="00054512"/>
    <w:rsid w:val="00063241"/>
    <w:rsid w:val="00072D16"/>
    <w:rsid w:val="000734EA"/>
    <w:rsid w:val="00074B36"/>
    <w:rsid w:val="00075599"/>
    <w:rsid w:val="000822DA"/>
    <w:rsid w:val="00086C8F"/>
    <w:rsid w:val="0009515A"/>
    <w:rsid w:val="000B46D2"/>
    <w:rsid w:val="000B4E6E"/>
    <w:rsid w:val="000B73D9"/>
    <w:rsid w:val="000B7FF4"/>
    <w:rsid w:val="000C7828"/>
    <w:rsid w:val="000C7FA5"/>
    <w:rsid w:val="000D66CB"/>
    <w:rsid w:val="000E34E7"/>
    <w:rsid w:val="000F600D"/>
    <w:rsid w:val="001029A0"/>
    <w:rsid w:val="00103258"/>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226EA"/>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70683"/>
    <w:rsid w:val="0047506A"/>
    <w:rsid w:val="00487538"/>
    <w:rsid w:val="004C44F7"/>
    <w:rsid w:val="004C69E3"/>
    <w:rsid w:val="004D2CB1"/>
    <w:rsid w:val="004E2BB1"/>
    <w:rsid w:val="004E4D7C"/>
    <w:rsid w:val="004F57F6"/>
    <w:rsid w:val="005032E0"/>
    <w:rsid w:val="00513FE7"/>
    <w:rsid w:val="00522DD6"/>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4107"/>
    <w:rsid w:val="006E55B5"/>
    <w:rsid w:val="006F4E39"/>
    <w:rsid w:val="007041B5"/>
    <w:rsid w:val="0070563C"/>
    <w:rsid w:val="007119BA"/>
    <w:rsid w:val="00734F38"/>
    <w:rsid w:val="00735726"/>
    <w:rsid w:val="00747473"/>
    <w:rsid w:val="00753521"/>
    <w:rsid w:val="00755AC4"/>
    <w:rsid w:val="00763AB0"/>
    <w:rsid w:val="00766AF2"/>
    <w:rsid w:val="00777CBA"/>
    <w:rsid w:val="0079100B"/>
    <w:rsid w:val="0079477D"/>
    <w:rsid w:val="007971AC"/>
    <w:rsid w:val="007A695B"/>
    <w:rsid w:val="007B02AA"/>
    <w:rsid w:val="007B6A90"/>
    <w:rsid w:val="007B70BC"/>
    <w:rsid w:val="007B71C1"/>
    <w:rsid w:val="007C2C78"/>
    <w:rsid w:val="007E7928"/>
    <w:rsid w:val="007F1926"/>
    <w:rsid w:val="00820179"/>
    <w:rsid w:val="00843FBD"/>
    <w:rsid w:val="00853260"/>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3AC1"/>
    <w:rsid w:val="009F702E"/>
    <w:rsid w:val="00A03AC3"/>
    <w:rsid w:val="00A22219"/>
    <w:rsid w:val="00A37F5E"/>
    <w:rsid w:val="00A42115"/>
    <w:rsid w:val="00A5101E"/>
    <w:rsid w:val="00A75A3F"/>
    <w:rsid w:val="00A76C55"/>
    <w:rsid w:val="00A81BC0"/>
    <w:rsid w:val="00A83DF0"/>
    <w:rsid w:val="00A879E1"/>
    <w:rsid w:val="00A9077D"/>
    <w:rsid w:val="00A970A8"/>
    <w:rsid w:val="00AB06C9"/>
    <w:rsid w:val="00AC1238"/>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BF7A3F"/>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C5564"/>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21FD"/>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1D51"/>
    <w:rsid w:val="00F324A9"/>
    <w:rsid w:val="00F52FE3"/>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Standard">
    <w:name w:val="Normal"/>
    <w:qFormat/>
    <w:rsid w:val="00CC226D"/>
    <w:pPr>
      <w:spacing w:before="200" w:after="200" w:line="276" w:lineRule="auto"/>
      <w:jc w:val="both"/>
    </w:pPr>
    <w:rPr>
      <w:szCs w:val="20"/>
      <w:lang w:val="en-US" w:eastAsia="en-US"/>
    </w:rPr>
  </w:style>
  <w:style w:type="paragraph" w:styleId="berschrift1">
    <w:name w:val="heading 1"/>
    <w:aliases w:val="TOC Heading 1"/>
    <w:basedOn w:val="Standard"/>
    <w:next w:val="Standard"/>
    <w:link w:val="berschrift1Zchn"/>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berschrift2">
    <w:name w:val="heading 2"/>
    <w:aliases w:val="TOC Heading 2"/>
    <w:basedOn w:val="Standard"/>
    <w:next w:val="Standard"/>
    <w:link w:val="berschrift2Zchn"/>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berschrift3">
    <w:name w:val="heading 3"/>
    <w:basedOn w:val="Standard"/>
    <w:next w:val="Standard"/>
    <w:link w:val="berschrift3Zchn"/>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berschrift4">
    <w:name w:val="heading 4"/>
    <w:basedOn w:val="Standard"/>
    <w:next w:val="Standard"/>
    <w:link w:val="berschrift4Zchn"/>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berschrift5">
    <w:name w:val="heading 5"/>
    <w:basedOn w:val="Standard"/>
    <w:next w:val="Standard"/>
    <w:link w:val="berschrift5Zchn"/>
    <w:uiPriority w:val="99"/>
    <w:qFormat/>
    <w:rsid w:val="006A25C9"/>
    <w:pPr>
      <w:pBdr>
        <w:bottom w:val="single" w:sz="6" w:space="1" w:color="E67300"/>
      </w:pBdr>
      <w:spacing w:before="300" w:after="0"/>
      <w:outlineLvl w:val="4"/>
    </w:pPr>
    <w:rPr>
      <w:caps/>
      <w:color w:val="AC5500"/>
      <w:spacing w:val="10"/>
      <w:szCs w:val="22"/>
    </w:rPr>
  </w:style>
  <w:style w:type="paragraph" w:styleId="berschrift6">
    <w:name w:val="heading 6"/>
    <w:basedOn w:val="Standard"/>
    <w:next w:val="Standard"/>
    <w:link w:val="berschrift6Zchn"/>
    <w:uiPriority w:val="99"/>
    <w:qFormat/>
    <w:rsid w:val="006A25C9"/>
    <w:pPr>
      <w:pBdr>
        <w:bottom w:val="dotted" w:sz="6" w:space="1" w:color="E67300"/>
      </w:pBdr>
      <w:spacing w:before="300" w:after="0"/>
      <w:outlineLvl w:val="5"/>
    </w:pPr>
    <w:rPr>
      <w:caps/>
      <w:color w:val="AC5500"/>
      <w:spacing w:val="10"/>
      <w:szCs w:val="22"/>
    </w:rPr>
  </w:style>
  <w:style w:type="paragraph" w:styleId="berschrift7">
    <w:name w:val="heading 7"/>
    <w:basedOn w:val="Standard"/>
    <w:next w:val="Standard"/>
    <w:link w:val="berschrift7Zchn"/>
    <w:uiPriority w:val="99"/>
    <w:qFormat/>
    <w:rsid w:val="006A25C9"/>
    <w:pPr>
      <w:spacing w:before="300" w:after="0"/>
      <w:outlineLvl w:val="6"/>
    </w:pPr>
    <w:rPr>
      <w:caps/>
      <w:color w:val="AC5500"/>
      <w:spacing w:val="10"/>
      <w:szCs w:val="22"/>
    </w:rPr>
  </w:style>
  <w:style w:type="paragraph" w:styleId="berschrift8">
    <w:name w:val="heading 8"/>
    <w:basedOn w:val="Standard"/>
    <w:next w:val="Standard"/>
    <w:link w:val="berschrift8Zchn"/>
    <w:uiPriority w:val="99"/>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9"/>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OC Heading 1 Zchn"/>
    <w:basedOn w:val="Absatz-Standardschriftart"/>
    <w:link w:val="berschrift1"/>
    <w:uiPriority w:val="99"/>
    <w:locked/>
    <w:rsid w:val="00392CA6"/>
    <w:rPr>
      <w:rFonts w:cs="Times New Roman"/>
      <w:b/>
      <w:bCs/>
      <w:caps/>
      <w:color w:val="FFFFFF"/>
      <w:spacing w:val="15"/>
      <w:sz w:val="24"/>
      <w:shd w:val="clear" w:color="auto" w:fill="E67300"/>
    </w:rPr>
  </w:style>
  <w:style w:type="character" w:customStyle="1" w:styleId="berschrift2Zchn">
    <w:name w:val="Überschrift 2 Zchn"/>
    <w:aliases w:val="TOC Heading 2 Zchn"/>
    <w:basedOn w:val="Absatz-Standardschriftart"/>
    <w:link w:val="berschrift2"/>
    <w:uiPriority w:val="99"/>
    <w:locked/>
    <w:rsid w:val="00392CA6"/>
    <w:rPr>
      <w:rFonts w:cs="Times New Roman"/>
      <w:caps/>
      <w:spacing w:val="15"/>
      <w:sz w:val="24"/>
      <w:shd w:val="clear" w:color="auto" w:fill="FFE2C7"/>
    </w:rPr>
  </w:style>
  <w:style w:type="character" w:customStyle="1" w:styleId="berschrift3Zchn">
    <w:name w:val="Überschrift 3 Zchn"/>
    <w:basedOn w:val="Absatz-Standardschriftart"/>
    <w:link w:val="berschrift3"/>
    <w:uiPriority w:val="99"/>
    <w:locked/>
    <w:rsid w:val="006A25C9"/>
    <w:rPr>
      <w:rFonts w:cs="Times New Roman"/>
      <w:caps/>
      <w:color w:val="723800"/>
      <w:spacing w:val="15"/>
    </w:rPr>
  </w:style>
  <w:style w:type="character" w:customStyle="1" w:styleId="berschrift4Zchn">
    <w:name w:val="Überschrift 4 Zchn"/>
    <w:basedOn w:val="Absatz-Standardschriftart"/>
    <w:link w:val="berschrift4"/>
    <w:uiPriority w:val="99"/>
    <w:locked/>
    <w:rsid w:val="006A25C9"/>
    <w:rPr>
      <w:rFonts w:cs="Times New Roman"/>
      <w:caps/>
      <w:color w:val="AC5500"/>
      <w:spacing w:val="10"/>
    </w:rPr>
  </w:style>
  <w:style w:type="character" w:customStyle="1" w:styleId="berschrift5Zchn">
    <w:name w:val="Überschrift 5 Zchn"/>
    <w:basedOn w:val="Absatz-Standardschriftart"/>
    <w:link w:val="berschrift5"/>
    <w:uiPriority w:val="99"/>
    <w:semiHidden/>
    <w:locked/>
    <w:rsid w:val="006A25C9"/>
    <w:rPr>
      <w:rFonts w:cs="Times New Roman"/>
      <w:caps/>
      <w:color w:val="AC5500"/>
      <w:spacing w:val="10"/>
    </w:rPr>
  </w:style>
  <w:style w:type="character" w:customStyle="1" w:styleId="berschrift6Zchn">
    <w:name w:val="Überschrift 6 Zchn"/>
    <w:basedOn w:val="Absatz-Standardschriftart"/>
    <w:link w:val="berschrift6"/>
    <w:uiPriority w:val="99"/>
    <w:semiHidden/>
    <w:locked/>
    <w:rsid w:val="006A25C9"/>
    <w:rPr>
      <w:rFonts w:cs="Times New Roman"/>
      <w:caps/>
      <w:color w:val="AC5500"/>
      <w:spacing w:val="10"/>
    </w:rPr>
  </w:style>
  <w:style w:type="character" w:customStyle="1" w:styleId="berschrift7Zchn">
    <w:name w:val="Überschrift 7 Zchn"/>
    <w:basedOn w:val="Absatz-Standardschriftart"/>
    <w:link w:val="berschrift7"/>
    <w:uiPriority w:val="99"/>
    <w:semiHidden/>
    <w:locked/>
    <w:rsid w:val="006A25C9"/>
    <w:rPr>
      <w:rFonts w:cs="Times New Roman"/>
      <w:caps/>
      <w:color w:val="AC5500"/>
      <w:spacing w:val="10"/>
    </w:rPr>
  </w:style>
  <w:style w:type="character" w:customStyle="1" w:styleId="berschrift8Zchn">
    <w:name w:val="Überschrift 8 Zchn"/>
    <w:basedOn w:val="Absatz-Standardschriftart"/>
    <w:link w:val="berschrift8"/>
    <w:uiPriority w:val="99"/>
    <w:semiHidden/>
    <w:locked/>
    <w:rsid w:val="006A25C9"/>
    <w:rPr>
      <w:rFonts w:cs="Times New Roman"/>
      <w:caps/>
      <w:spacing w:val="10"/>
      <w:sz w:val="18"/>
      <w:szCs w:val="18"/>
    </w:rPr>
  </w:style>
  <w:style w:type="character" w:customStyle="1" w:styleId="berschrift9Zchn">
    <w:name w:val="Überschrift 9 Zchn"/>
    <w:basedOn w:val="Absatz-Standardschriftart"/>
    <w:link w:val="berschrift9"/>
    <w:uiPriority w:val="99"/>
    <w:semiHidden/>
    <w:locked/>
    <w:rsid w:val="006A25C9"/>
    <w:rPr>
      <w:rFonts w:cs="Times New Roman"/>
      <w:i/>
      <w:caps/>
      <w:spacing w:val="10"/>
      <w:sz w:val="18"/>
      <w:szCs w:val="18"/>
    </w:rPr>
  </w:style>
  <w:style w:type="character" w:customStyle="1" w:styleId="mw-headline">
    <w:name w:val="mw-headline"/>
    <w:basedOn w:val="Absatz-Standardschriftart"/>
    <w:uiPriority w:val="99"/>
    <w:rsid w:val="002D0A71"/>
    <w:rPr>
      <w:rFonts w:cs="Times New Roman"/>
    </w:rPr>
  </w:style>
  <w:style w:type="character" w:customStyle="1" w:styleId="editsection">
    <w:name w:val="editsection"/>
    <w:basedOn w:val="Absatz-Standardschriftart"/>
    <w:uiPriority w:val="99"/>
    <w:rsid w:val="002D0A71"/>
    <w:rPr>
      <w:rFonts w:cs="Times New Roman"/>
    </w:rPr>
  </w:style>
  <w:style w:type="character" w:styleId="Hyperlink">
    <w:name w:val="Hyperlink"/>
    <w:basedOn w:val="Absatz-Standardschriftart"/>
    <w:uiPriority w:val="99"/>
    <w:rsid w:val="002D0A71"/>
    <w:rPr>
      <w:rFonts w:cs="Times New Roman"/>
      <w:color w:val="0000FF"/>
      <w:u w:val="single"/>
    </w:rPr>
  </w:style>
  <w:style w:type="character" w:styleId="BesuchterHyperlink">
    <w:name w:val="FollowedHyperlink"/>
    <w:basedOn w:val="Absatz-Standardschriftart"/>
    <w:uiPriority w:val="99"/>
    <w:semiHidden/>
    <w:rsid w:val="002D0A71"/>
    <w:rPr>
      <w:rFonts w:cs="Times New Roman"/>
      <w:color w:val="800080"/>
      <w:u w:val="single"/>
    </w:rPr>
  </w:style>
  <w:style w:type="paragraph" w:styleId="StandardWeb">
    <w:name w:val="Normal (Web)"/>
    <w:basedOn w:val="Standard"/>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Sprechblasentext">
    <w:name w:val="Balloon Text"/>
    <w:basedOn w:val="Standard"/>
    <w:link w:val="SprechblasentextZchn"/>
    <w:uiPriority w:val="99"/>
    <w:semiHidden/>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2D0A71"/>
    <w:rPr>
      <w:rFonts w:ascii="Tahoma" w:hAnsi="Tahoma" w:cs="Tahoma"/>
      <w:sz w:val="16"/>
      <w:szCs w:val="16"/>
    </w:rPr>
  </w:style>
  <w:style w:type="paragraph" w:styleId="Titel">
    <w:name w:val="Title"/>
    <w:aliases w:val="TOC Title"/>
    <w:basedOn w:val="Standard"/>
    <w:next w:val="Standard"/>
    <w:link w:val="TitelZchn"/>
    <w:uiPriority w:val="99"/>
    <w:qFormat/>
    <w:rsid w:val="006A25C9"/>
    <w:pPr>
      <w:spacing w:before="720"/>
    </w:pPr>
    <w:rPr>
      <w:caps/>
      <w:color w:val="E67300"/>
      <w:spacing w:val="10"/>
      <w:kern w:val="28"/>
      <w:sz w:val="52"/>
      <w:szCs w:val="52"/>
    </w:rPr>
  </w:style>
  <w:style w:type="character" w:customStyle="1" w:styleId="TitelZchn">
    <w:name w:val="Titel Zchn"/>
    <w:aliases w:val="TOC Title Zchn"/>
    <w:basedOn w:val="Absatz-Standardschriftart"/>
    <w:link w:val="Titel"/>
    <w:uiPriority w:val="99"/>
    <w:locked/>
    <w:rsid w:val="006A25C9"/>
    <w:rPr>
      <w:rFonts w:cs="Times New Roman"/>
      <w:caps/>
      <w:color w:val="E67300"/>
      <w:spacing w:val="10"/>
      <w:kern w:val="28"/>
      <w:sz w:val="52"/>
      <w:szCs w:val="52"/>
    </w:rPr>
  </w:style>
  <w:style w:type="paragraph" w:styleId="Untertitel">
    <w:name w:val="Subtitle"/>
    <w:basedOn w:val="Standard"/>
    <w:next w:val="Standard"/>
    <w:link w:val="UntertitelZchn"/>
    <w:uiPriority w:val="99"/>
    <w:qFormat/>
    <w:rsid w:val="00DE7DB8"/>
    <w:pPr>
      <w:spacing w:after="100" w:line="240" w:lineRule="auto"/>
    </w:pPr>
    <w:rPr>
      <w:caps/>
      <w:color w:val="595959"/>
      <w:spacing w:val="10"/>
      <w:sz w:val="24"/>
      <w:szCs w:val="24"/>
    </w:rPr>
  </w:style>
  <w:style w:type="character" w:customStyle="1" w:styleId="UntertitelZchn">
    <w:name w:val="Untertitel Zchn"/>
    <w:basedOn w:val="Absatz-Standardschriftart"/>
    <w:link w:val="Untertitel"/>
    <w:uiPriority w:val="99"/>
    <w:locked/>
    <w:rsid w:val="00DE7DB8"/>
    <w:rPr>
      <w:rFonts w:cs="Times New Roman"/>
      <w:caps/>
      <w:color w:val="595959"/>
      <w:spacing w:val="10"/>
      <w:sz w:val="24"/>
      <w:szCs w:val="24"/>
    </w:rPr>
  </w:style>
  <w:style w:type="paragraph" w:styleId="Beschriftung">
    <w:name w:val="caption"/>
    <w:basedOn w:val="Standard"/>
    <w:next w:val="Standard"/>
    <w:uiPriority w:val="99"/>
    <w:qFormat/>
    <w:rsid w:val="006A25C9"/>
    <w:rPr>
      <w:b/>
      <w:bCs/>
      <w:color w:val="AC5500"/>
      <w:sz w:val="16"/>
      <w:szCs w:val="16"/>
    </w:rPr>
  </w:style>
  <w:style w:type="character" w:styleId="Fett">
    <w:name w:val="Strong"/>
    <w:basedOn w:val="Absatz-Standardschriftart"/>
    <w:uiPriority w:val="99"/>
    <w:qFormat/>
    <w:rsid w:val="006A25C9"/>
    <w:rPr>
      <w:rFonts w:cs="Times New Roman"/>
      <w:b/>
    </w:rPr>
  </w:style>
  <w:style w:type="character" w:styleId="Hervorhebung">
    <w:name w:val="Emphasis"/>
    <w:basedOn w:val="Absatz-Standardschriftart"/>
    <w:uiPriority w:val="99"/>
    <w:qFormat/>
    <w:rsid w:val="006A25C9"/>
    <w:rPr>
      <w:rFonts w:cs="Times New Roman"/>
      <w:caps/>
      <w:color w:val="723800"/>
      <w:spacing w:val="5"/>
    </w:rPr>
  </w:style>
  <w:style w:type="paragraph" w:styleId="KeinLeerraum">
    <w:name w:val="No Spacing"/>
    <w:basedOn w:val="Standard"/>
    <w:link w:val="KeinLeerraumZchn"/>
    <w:uiPriority w:val="99"/>
    <w:qFormat/>
    <w:rsid w:val="006A25C9"/>
    <w:pPr>
      <w:spacing w:before="0" w:after="0" w:line="240" w:lineRule="auto"/>
    </w:pPr>
  </w:style>
  <w:style w:type="character" w:customStyle="1" w:styleId="KeinLeerraumZchn">
    <w:name w:val="Kein Leerraum Zchn"/>
    <w:basedOn w:val="Absatz-Standardschriftart"/>
    <w:link w:val="KeinLeerraum"/>
    <w:uiPriority w:val="99"/>
    <w:locked/>
    <w:rsid w:val="006A25C9"/>
    <w:rPr>
      <w:rFonts w:cs="Times New Roman"/>
      <w:sz w:val="20"/>
      <w:szCs w:val="20"/>
    </w:rPr>
  </w:style>
  <w:style w:type="paragraph" w:styleId="Listenabsatz">
    <w:name w:val="List Paragraph"/>
    <w:basedOn w:val="Standard"/>
    <w:uiPriority w:val="99"/>
    <w:qFormat/>
    <w:rsid w:val="00ED140D"/>
    <w:pPr>
      <w:ind w:left="720"/>
      <w:contextualSpacing/>
    </w:pPr>
  </w:style>
  <w:style w:type="paragraph" w:styleId="Anfhrungszeichen">
    <w:name w:val="Quote"/>
    <w:basedOn w:val="Standard"/>
    <w:next w:val="Standard"/>
    <w:link w:val="AnfhrungszeichenZchn"/>
    <w:uiPriority w:val="99"/>
    <w:qFormat/>
    <w:rsid w:val="006A25C9"/>
    <w:rPr>
      <w:i/>
      <w:iCs/>
    </w:rPr>
  </w:style>
  <w:style w:type="character" w:customStyle="1" w:styleId="AnfhrungszeichenZchn">
    <w:name w:val="Anführungszeichen Zchn"/>
    <w:basedOn w:val="Absatz-Standardschriftart"/>
    <w:link w:val="Anfhrungszeichen"/>
    <w:uiPriority w:val="99"/>
    <w:locked/>
    <w:rsid w:val="006A25C9"/>
    <w:rPr>
      <w:rFonts w:cs="Times New Roman"/>
      <w:i/>
      <w:iCs/>
      <w:sz w:val="20"/>
      <w:szCs w:val="20"/>
    </w:rPr>
  </w:style>
  <w:style w:type="paragraph" w:styleId="IntensivesAnfhrungszeichen">
    <w:name w:val="Intense Quote"/>
    <w:basedOn w:val="Standard"/>
    <w:next w:val="Standard"/>
    <w:link w:val="IntensivesAnfhrungszeichenZchn"/>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ivesAnfhrungszeichenZchn">
    <w:name w:val="Intensives Anführungszeichen Zchn"/>
    <w:basedOn w:val="Absatz-Standardschriftart"/>
    <w:link w:val="IntensivesAnfhrungszeichen"/>
    <w:uiPriority w:val="99"/>
    <w:locked/>
    <w:rsid w:val="006A25C9"/>
    <w:rPr>
      <w:rFonts w:cs="Times New Roman"/>
      <w:i/>
      <w:iCs/>
      <w:color w:val="E67300"/>
      <w:sz w:val="20"/>
      <w:szCs w:val="20"/>
    </w:rPr>
  </w:style>
  <w:style w:type="character" w:styleId="SchwacheHervorhebung">
    <w:name w:val="Subtle Emphasis"/>
    <w:basedOn w:val="Absatz-Standardschriftart"/>
    <w:uiPriority w:val="99"/>
    <w:qFormat/>
    <w:rsid w:val="006A25C9"/>
    <w:rPr>
      <w:i/>
      <w:color w:val="723800"/>
    </w:rPr>
  </w:style>
  <w:style w:type="character" w:styleId="IntensiveHervorhebung">
    <w:name w:val="Intense Emphasis"/>
    <w:basedOn w:val="Absatz-Standardschriftart"/>
    <w:uiPriority w:val="99"/>
    <w:qFormat/>
    <w:rsid w:val="006A25C9"/>
    <w:rPr>
      <w:b/>
      <w:caps/>
      <w:color w:val="723800"/>
      <w:spacing w:val="10"/>
    </w:rPr>
  </w:style>
  <w:style w:type="character" w:styleId="SchwacherVerweis">
    <w:name w:val="Subtle Reference"/>
    <w:basedOn w:val="Absatz-Standardschriftart"/>
    <w:uiPriority w:val="99"/>
    <w:qFormat/>
    <w:rsid w:val="006A25C9"/>
    <w:rPr>
      <w:b/>
      <w:color w:val="E67300"/>
    </w:rPr>
  </w:style>
  <w:style w:type="character" w:styleId="IntensiverVerweis">
    <w:name w:val="Intense Reference"/>
    <w:basedOn w:val="Absatz-Standardschriftart"/>
    <w:uiPriority w:val="99"/>
    <w:qFormat/>
    <w:rsid w:val="006A25C9"/>
    <w:rPr>
      <w:b/>
      <w:i/>
      <w:caps/>
      <w:color w:val="E67300"/>
    </w:rPr>
  </w:style>
  <w:style w:type="character" w:styleId="Buchtitel">
    <w:name w:val="Book Title"/>
    <w:basedOn w:val="Absatz-Standardschriftart"/>
    <w:uiPriority w:val="99"/>
    <w:qFormat/>
    <w:rsid w:val="006A25C9"/>
    <w:rPr>
      <w:b/>
      <w:i/>
      <w:spacing w:val="9"/>
    </w:rPr>
  </w:style>
  <w:style w:type="paragraph" w:styleId="Inhaltsverzeichnisberschrift">
    <w:name w:val="TOC Heading"/>
    <w:basedOn w:val="berschrift1"/>
    <w:next w:val="Standard"/>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ittleresRaster3-Akzent1">
    <w:name w:val="Medium Grid 3 Accent 1"/>
    <w:basedOn w:val="NormaleTabelle"/>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Verzeichnis1">
    <w:name w:val="toc 1"/>
    <w:basedOn w:val="Standard"/>
    <w:next w:val="Standard"/>
    <w:autoRedefine/>
    <w:uiPriority w:val="39"/>
    <w:rsid w:val="00392CA6"/>
    <w:pPr>
      <w:tabs>
        <w:tab w:val="right" w:pos="8659"/>
      </w:tabs>
      <w:spacing w:after="0"/>
    </w:pPr>
    <w:rPr>
      <w:noProof/>
      <w:sz w:val="24"/>
      <w:u w:val="single"/>
    </w:rPr>
  </w:style>
  <w:style w:type="paragraph" w:styleId="Verzeichnis2">
    <w:name w:val="toc 2"/>
    <w:basedOn w:val="Standard"/>
    <w:next w:val="Standard"/>
    <w:autoRedefine/>
    <w:uiPriority w:val="39"/>
    <w:rsid w:val="00A9077D"/>
    <w:pPr>
      <w:tabs>
        <w:tab w:val="right" w:leader="dot" w:pos="8659"/>
      </w:tabs>
      <w:spacing w:after="0"/>
    </w:pPr>
  </w:style>
  <w:style w:type="paragraph" w:styleId="Kopfzeile">
    <w:name w:val="header"/>
    <w:basedOn w:val="Standard"/>
    <w:link w:val="KopfzeileZchn"/>
    <w:uiPriority w:val="99"/>
    <w:rsid w:val="00F950B7"/>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locked/>
    <w:rsid w:val="00F950B7"/>
    <w:rPr>
      <w:rFonts w:cs="Times New Roman"/>
      <w:sz w:val="20"/>
      <w:szCs w:val="20"/>
    </w:rPr>
  </w:style>
  <w:style w:type="paragraph" w:styleId="Verzeichnis4">
    <w:name w:val="toc 4"/>
    <w:basedOn w:val="Standard"/>
    <w:next w:val="Standard"/>
    <w:autoRedefine/>
    <w:uiPriority w:val="99"/>
    <w:semiHidden/>
    <w:rsid w:val="00487538"/>
    <w:pPr>
      <w:spacing w:after="100"/>
      <w:ind w:left="660"/>
    </w:pPr>
  </w:style>
  <w:style w:type="paragraph" w:styleId="Verzeichnis3">
    <w:name w:val="toc 3"/>
    <w:basedOn w:val="Standard"/>
    <w:next w:val="Standard"/>
    <w:autoRedefine/>
    <w:uiPriority w:val="39"/>
    <w:rsid w:val="00A9077D"/>
    <w:pPr>
      <w:tabs>
        <w:tab w:val="right" w:leader="dot" w:pos="8658"/>
      </w:tabs>
      <w:spacing w:before="0" w:after="0"/>
      <w:ind w:left="221"/>
    </w:pPr>
  </w:style>
  <w:style w:type="paragraph" w:styleId="Fuzeile">
    <w:name w:val="footer"/>
    <w:basedOn w:val="Standard"/>
    <w:link w:val="FuzeileZchn"/>
    <w:uiPriority w:val="99"/>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locked/>
    <w:rsid w:val="00F950B7"/>
    <w:rPr>
      <w:rFonts w:cs="Times New Roman"/>
      <w:sz w:val="20"/>
      <w:szCs w:val="20"/>
    </w:rPr>
  </w:style>
  <w:style w:type="paragraph" w:styleId="berarbeitung">
    <w:name w:val="Revision"/>
    <w:hidden/>
    <w:uiPriority w:val="99"/>
    <w:semiHidden/>
    <w:rsid w:val="00DB4F29"/>
    <w:rPr>
      <w:szCs w:val="20"/>
      <w:lang w:val="en-US" w:eastAsia="en-US"/>
    </w:rPr>
  </w:style>
  <w:style w:type="table" w:styleId="Tabellengitternetz">
    <w:name w:val="Table Grid"/>
    <w:basedOn w:val="NormaleTabelle"/>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Standard"/>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Absatz-Standardschriftart"/>
    <w:link w:val="Table"/>
    <w:uiPriority w:val="99"/>
    <w:locked/>
    <w:rsid w:val="007B6A90"/>
    <w:rPr>
      <w:rFonts w:cs="Times New Roman"/>
      <w:sz w:val="20"/>
      <w:szCs w:val="20"/>
    </w:rPr>
  </w:style>
  <w:style w:type="table" w:styleId="HelleListe-Akzent6">
    <w:name w:val="Light List Accent 6"/>
    <w:basedOn w:val="NormaleTabelle"/>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ittlereSchattierung1-Akzent6">
    <w:name w:val="Medium Shading 1 Accent 6"/>
    <w:aliases w:val="Magma"/>
    <w:basedOn w:val="NormaleTabelle"/>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5030</Words>
  <Characters>31691</Characters>
  <Application>Microsoft Office Word</Application>
  <DocSecurity>0</DocSecurity>
  <Lines>264</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Project MagmaGame Notebook</vt:lpstr>
    </vt:vector>
  </TitlesOfParts>
  <Company/>
  <LinksUpToDate>false</LinksUpToDate>
  <CharactersWithSpaces>36648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11</cp:revision>
  <cp:lastPrinted>2009-03-16T15:15:00Z</cp:lastPrinted>
  <dcterms:created xsi:type="dcterms:W3CDTF">2009-03-17T01:04:00Z</dcterms:created>
  <dcterms:modified xsi:type="dcterms:W3CDTF">2009-03-26T22:46:00Z</dcterms:modified>
</cp:coreProperties>
</file>