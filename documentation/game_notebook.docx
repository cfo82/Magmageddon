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D229A4">
      <w:pPr>
        <w:rPr>
          <w:lang w:val="de-DE"/>
        </w:rPr>
      </w:pPr>
      <w:r w:rsidRPr="00D229A4">
        <w:rPr>
          <w:noProof/>
          <w:lang w:val="de-DE"/>
        </w:rPr>
        <w:pict>
          <v:group id="_x0000_s1026" style="position:absolute;left:0;text-align:left;margin-left:2687.0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A9077D" w:rsidRDefault="00A9077D">
                    <w:pPr>
                      <w:pStyle w:val="KeinLeerraum"/>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A9077D" w:rsidRDefault="00A9077D">
                    <w:pPr>
                      <w:pStyle w:val="KeinLeerraum"/>
                      <w:spacing w:line="360" w:lineRule="auto"/>
                      <w:rPr>
                        <w:color w:val="FFFFFF" w:themeColor="background1"/>
                      </w:rPr>
                    </w:pPr>
                    <w:r>
                      <w:rPr>
                        <w:color w:val="FFFFFF" w:themeColor="background1"/>
                      </w:rPr>
                      <w:t>Janick Bernet</w:t>
                    </w:r>
                  </w:p>
                  <w:p w:rsidR="00A9077D" w:rsidRDefault="00A9077D">
                    <w:pPr>
                      <w:pStyle w:val="KeinLeerraum"/>
                      <w:spacing w:line="360" w:lineRule="auto"/>
                      <w:rPr>
                        <w:color w:val="FFFFFF" w:themeColor="background1"/>
                      </w:rPr>
                    </w:pPr>
                    <w:r>
                      <w:rPr>
                        <w:color w:val="FFFFFF" w:themeColor="background1"/>
                      </w:rPr>
                      <w:t>Dominik Käser</w:t>
                    </w:r>
                  </w:p>
                  <w:p w:rsidR="00A9077D" w:rsidRDefault="00A9077D">
                    <w:pPr>
                      <w:pStyle w:val="KeinLeerraum"/>
                      <w:spacing w:line="360" w:lineRule="auto"/>
                      <w:rPr>
                        <w:color w:val="FFFFFF" w:themeColor="background1"/>
                      </w:rPr>
                    </w:pPr>
                    <w:r>
                      <w:rPr>
                        <w:color w:val="FFFFFF" w:themeColor="background1"/>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A9077D" w:rsidRDefault="00A9077D">
                        <w:pPr>
                          <w:pStyle w:val="KeinLeerraum"/>
                          <w:spacing w:line="360" w:lineRule="auto"/>
                          <w:rPr>
                            <w:color w:val="FFFFFF" w:themeColor="background1"/>
                          </w:rPr>
                        </w:pPr>
                        <w:r>
                          <w:rPr>
                            <w:color w:val="FFFFFF" w:themeColor="background1"/>
                            <w:lang w:val="de-DE"/>
                          </w:rPr>
                          <w:t>29.05.2009</w:t>
                        </w:r>
                      </w:p>
                    </w:sdtContent>
                  </w:sdt>
                </w:txbxContent>
              </v:textbox>
            </v:rect>
            <w10:wrap anchorx="page" anchory="page"/>
          </v:group>
        </w:pict>
      </w:r>
      <w:r w:rsidR="007B6A90">
        <w:rPr>
          <w:lang w:val="de-DE"/>
        </w:rPr>
        <w:t>@</w:t>
      </w:r>
    </w:p>
    <w:p w:rsidR="001376E6" w:rsidRDefault="00D229A4">
      <w:pPr>
        <w:jc w:val="left"/>
      </w:pPr>
      <w:r w:rsidRPr="00D229A4">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el"/>
      </w:pPr>
      <w:bookmarkStart w:id="0" w:name="_Toc224920646"/>
      <w:r>
        <w:lastRenderedPageBreak/>
        <w:t>Table of Contents</w:t>
      </w:r>
      <w:bookmarkEnd w:id="0"/>
    </w:p>
    <w:p w:rsidR="007B6A90" w:rsidRDefault="00D229A4">
      <w:pPr>
        <w:pStyle w:val="Verzeichnis1"/>
        <w:rPr>
          <w:noProof/>
          <w:sz w:val="22"/>
          <w:szCs w:val="22"/>
          <w:u w:val="none"/>
          <w:lang w:val="de-CH" w:eastAsia="de-CH" w:bidi="ar-SA"/>
        </w:rPr>
      </w:pPr>
      <w:r w:rsidRPr="00D229A4">
        <w:fldChar w:fldCharType="begin"/>
      </w:r>
      <w:r w:rsidR="00A9077D">
        <w:instrText xml:space="preserve"> TOC \h \z \t "Überschrift 1;2;Überschrift 2;3;Titel;1" </w:instrText>
      </w:r>
      <w:r w:rsidRPr="00D229A4">
        <w:fldChar w:fldCharType="separate"/>
      </w:r>
      <w:hyperlink w:anchor="_Toc224920646" w:history="1">
        <w:r w:rsidR="007B6A90" w:rsidRPr="008230CA">
          <w:rPr>
            <w:rStyle w:val="Hyperlink"/>
            <w:noProof/>
          </w:rPr>
          <w:t>Table of Contents</w:t>
        </w:r>
        <w:r w:rsidR="007B6A90">
          <w:rPr>
            <w:noProof/>
            <w:webHidden/>
          </w:rPr>
          <w:tab/>
        </w:r>
        <w:r w:rsidR="007B6A90">
          <w:rPr>
            <w:noProof/>
            <w:webHidden/>
          </w:rPr>
          <w:fldChar w:fldCharType="begin"/>
        </w:r>
        <w:r w:rsidR="007B6A90">
          <w:rPr>
            <w:noProof/>
            <w:webHidden/>
          </w:rPr>
          <w:instrText xml:space="preserve"> PAGEREF _Toc224920646 \h </w:instrText>
        </w:r>
        <w:r w:rsidR="007B6A90">
          <w:rPr>
            <w:noProof/>
            <w:webHidden/>
          </w:rPr>
        </w:r>
        <w:r w:rsidR="007B6A90">
          <w:rPr>
            <w:noProof/>
            <w:webHidden/>
          </w:rPr>
          <w:fldChar w:fldCharType="separate"/>
        </w:r>
        <w:r w:rsidR="007B6A90">
          <w:rPr>
            <w:noProof/>
            <w:webHidden/>
          </w:rPr>
          <w:t>2</w:t>
        </w:r>
        <w:r w:rsidR="007B6A90">
          <w:rPr>
            <w:noProof/>
            <w:webHidden/>
          </w:rPr>
          <w:fldChar w:fldCharType="end"/>
        </w:r>
      </w:hyperlink>
    </w:p>
    <w:p w:rsidR="007B6A90" w:rsidRDefault="007B6A90">
      <w:pPr>
        <w:pStyle w:val="Verzeichnis1"/>
        <w:rPr>
          <w:noProof/>
          <w:sz w:val="22"/>
          <w:szCs w:val="22"/>
          <w:u w:val="none"/>
          <w:lang w:val="de-CH" w:eastAsia="de-CH" w:bidi="ar-SA"/>
        </w:rPr>
      </w:pPr>
      <w:hyperlink w:anchor="_Toc224920647" w:history="1">
        <w:r w:rsidRPr="008230CA">
          <w:rPr>
            <w:rStyle w:val="Hyperlink"/>
            <w:noProof/>
          </w:rPr>
          <w:t>Part 1 – Formal Game Proposal</w:t>
        </w:r>
        <w:r>
          <w:rPr>
            <w:noProof/>
            <w:webHidden/>
          </w:rPr>
          <w:tab/>
        </w:r>
        <w:r>
          <w:rPr>
            <w:noProof/>
            <w:webHidden/>
          </w:rPr>
          <w:fldChar w:fldCharType="begin"/>
        </w:r>
        <w:r>
          <w:rPr>
            <w:noProof/>
            <w:webHidden/>
          </w:rPr>
          <w:instrText xml:space="preserve"> PAGEREF _Toc224920647 \h </w:instrText>
        </w:r>
        <w:r>
          <w:rPr>
            <w:noProof/>
            <w:webHidden/>
          </w:rPr>
        </w:r>
        <w:r>
          <w:rPr>
            <w:noProof/>
            <w:webHidden/>
          </w:rPr>
          <w:fldChar w:fldCharType="separate"/>
        </w:r>
        <w:r>
          <w:rPr>
            <w:noProof/>
            <w:webHidden/>
          </w:rPr>
          <w:t>3</w:t>
        </w:r>
        <w:r>
          <w:rPr>
            <w:noProof/>
            <w:webHidden/>
          </w:rPr>
          <w:fldChar w:fldCharType="end"/>
        </w:r>
      </w:hyperlink>
    </w:p>
    <w:p w:rsidR="007B6A90" w:rsidRDefault="007B6A90">
      <w:pPr>
        <w:pStyle w:val="Verzeichnis2"/>
        <w:rPr>
          <w:noProof/>
          <w:szCs w:val="22"/>
          <w:lang w:val="de-CH" w:eastAsia="de-CH" w:bidi="ar-SA"/>
        </w:rPr>
      </w:pPr>
      <w:hyperlink w:anchor="_Toc224920648" w:history="1">
        <w:r w:rsidRPr="008230CA">
          <w:rPr>
            <w:rStyle w:val="Hyperlink"/>
            <w:noProof/>
          </w:rPr>
          <w:t>Intro</w:t>
        </w:r>
        <w:r>
          <w:rPr>
            <w:noProof/>
            <w:webHidden/>
          </w:rPr>
          <w:tab/>
        </w:r>
        <w:r>
          <w:rPr>
            <w:noProof/>
            <w:webHidden/>
          </w:rPr>
          <w:fldChar w:fldCharType="begin"/>
        </w:r>
        <w:r>
          <w:rPr>
            <w:noProof/>
            <w:webHidden/>
          </w:rPr>
          <w:instrText xml:space="preserve"> PAGEREF _Toc224920648 \h </w:instrText>
        </w:r>
        <w:r>
          <w:rPr>
            <w:noProof/>
            <w:webHidden/>
          </w:rPr>
        </w:r>
        <w:r>
          <w:rPr>
            <w:noProof/>
            <w:webHidden/>
          </w:rPr>
          <w:fldChar w:fldCharType="separate"/>
        </w:r>
        <w:r>
          <w:rPr>
            <w:noProof/>
            <w:webHidden/>
          </w:rPr>
          <w:t>3</w:t>
        </w:r>
        <w:r>
          <w:rPr>
            <w:noProof/>
            <w:webHidden/>
          </w:rPr>
          <w:fldChar w:fldCharType="end"/>
        </w:r>
      </w:hyperlink>
    </w:p>
    <w:p w:rsidR="007B6A90" w:rsidRDefault="007B6A90">
      <w:pPr>
        <w:pStyle w:val="Verzeichnis2"/>
        <w:rPr>
          <w:noProof/>
          <w:szCs w:val="22"/>
          <w:lang w:val="de-CH" w:eastAsia="de-CH" w:bidi="ar-SA"/>
        </w:rPr>
      </w:pPr>
      <w:hyperlink w:anchor="_Toc224920649" w:history="1">
        <w:r w:rsidRPr="008230CA">
          <w:rPr>
            <w:rStyle w:val="Hyperlink"/>
            <w:rFonts w:eastAsia="Times New Roman"/>
            <w:noProof/>
            <w:kern w:val="36"/>
          </w:rPr>
          <w:t>Informal Description</w:t>
        </w:r>
        <w:r>
          <w:rPr>
            <w:noProof/>
            <w:webHidden/>
          </w:rPr>
          <w:tab/>
        </w:r>
        <w:r>
          <w:rPr>
            <w:noProof/>
            <w:webHidden/>
          </w:rPr>
          <w:fldChar w:fldCharType="begin"/>
        </w:r>
        <w:r>
          <w:rPr>
            <w:noProof/>
            <w:webHidden/>
          </w:rPr>
          <w:instrText xml:space="preserve"> PAGEREF _Toc224920649 \h </w:instrText>
        </w:r>
        <w:r>
          <w:rPr>
            <w:noProof/>
            <w:webHidden/>
          </w:rPr>
        </w:r>
        <w:r>
          <w:rPr>
            <w:noProof/>
            <w:webHidden/>
          </w:rPr>
          <w:fldChar w:fldCharType="separate"/>
        </w:r>
        <w:r>
          <w:rPr>
            <w:noProof/>
            <w:webHidden/>
          </w:rPr>
          <w:t>3</w:t>
        </w:r>
        <w:r>
          <w:rPr>
            <w:noProof/>
            <w:webHidden/>
          </w:rPr>
          <w:fldChar w:fldCharType="end"/>
        </w:r>
      </w:hyperlink>
    </w:p>
    <w:p w:rsidR="007B6A90" w:rsidRDefault="007B6A90">
      <w:pPr>
        <w:pStyle w:val="Verzeichnis3"/>
        <w:rPr>
          <w:noProof/>
          <w:szCs w:val="22"/>
          <w:lang w:val="de-CH" w:eastAsia="de-CH" w:bidi="ar-SA"/>
        </w:rPr>
      </w:pPr>
      <w:hyperlink w:anchor="_Toc224920650" w:history="1">
        <w:r w:rsidRPr="008230CA">
          <w:rPr>
            <w:rStyle w:val="Hyperlink"/>
            <w:noProof/>
          </w:rPr>
          <w:t>Overview</w:t>
        </w:r>
        <w:r>
          <w:rPr>
            <w:noProof/>
            <w:webHidden/>
          </w:rPr>
          <w:tab/>
        </w:r>
        <w:r>
          <w:rPr>
            <w:noProof/>
            <w:webHidden/>
          </w:rPr>
          <w:fldChar w:fldCharType="begin"/>
        </w:r>
        <w:r>
          <w:rPr>
            <w:noProof/>
            <w:webHidden/>
          </w:rPr>
          <w:instrText xml:space="preserve"> PAGEREF _Toc224920650 \h </w:instrText>
        </w:r>
        <w:r>
          <w:rPr>
            <w:noProof/>
            <w:webHidden/>
          </w:rPr>
        </w:r>
        <w:r>
          <w:rPr>
            <w:noProof/>
            <w:webHidden/>
          </w:rPr>
          <w:fldChar w:fldCharType="separate"/>
        </w:r>
        <w:r>
          <w:rPr>
            <w:noProof/>
            <w:webHidden/>
          </w:rPr>
          <w:t>3</w:t>
        </w:r>
        <w:r>
          <w:rPr>
            <w:noProof/>
            <w:webHidden/>
          </w:rPr>
          <w:fldChar w:fldCharType="end"/>
        </w:r>
      </w:hyperlink>
    </w:p>
    <w:p w:rsidR="007B6A90" w:rsidRDefault="007B6A90">
      <w:pPr>
        <w:pStyle w:val="Verzeichnis3"/>
        <w:rPr>
          <w:noProof/>
          <w:szCs w:val="22"/>
          <w:lang w:val="de-CH" w:eastAsia="de-CH" w:bidi="ar-SA"/>
        </w:rPr>
      </w:pPr>
      <w:hyperlink w:anchor="_Toc224920651" w:history="1">
        <w:r w:rsidRPr="008230CA">
          <w:rPr>
            <w:rStyle w:val="Hyperlink"/>
            <w:noProof/>
          </w:rPr>
          <w:t>Game elements</w:t>
        </w:r>
        <w:r>
          <w:rPr>
            <w:noProof/>
            <w:webHidden/>
          </w:rPr>
          <w:tab/>
        </w:r>
        <w:r>
          <w:rPr>
            <w:noProof/>
            <w:webHidden/>
          </w:rPr>
          <w:fldChar w:fldCharType="begin"/>
        </w:r>
        <w:r>
          <w:rPr>
            <w:noProof/>
            <w:webHidden/>
          </w:rPr>
          <w:instrText xml:space="preserve"> PAGEREF _Toc224920651 \h </w:instrText>
        </w:r>
        <w:r>
          <w:rPr>
            <w:noProof/>
            <w:webHidden/>
          </w:rPr>
        </w:r>
        <w:r>
          <w:rPr>
            <w:noProof/>
            <w:webHidden/>
          </w:rPr>
          <w:fldChar w:fldCharType="separate"/>
        </w:r>
        <w:r>
          <w:rPr>
            <w:noProof/>
            <w:webHidden/>
          </w:rPr>
          <w:t>3</w:t>
        </w:r>
        <w:r>
          <w:rPr>
            <w:noProof/>
            <w:webHidden/>
          </w:rPr>
          <w:fldChar w:fldCharType="end"/>
        </w:r>
      </w:hyperlink>
    </w:p>
    <w:p w:rsidR="007B6A90" w:rsidRDefault="007B6A90">
      <w:pPr>
        <w:pStyle w:val="Verzeichnis3"/>
        <w:rPr>
          <w:noProof/>
          <w:szCs w:val="22"/>
          <w:lang w:val="de-CH" w:eastAsia="de-CH" w:bidi="ar-SA"/>
        </w:rPr>
      </w:pPr>
      <w:hyperlink w:anchor="_Toc224920652" w:history="1">
        <w:r w:rsidRPr="008230CA">
          <w:rPr>
            <w:rStyle w:val="Hyperlink"/>
            <w:noProof/>
          </w:rPr>
          <w:t>Concept Sketches</w:t>
        </w:r>
        <w:r>
          <w:rPr>
            <w:noProof/>
            <w:webHidden/>
          </w:rPr>
          <w:tab/>
        </w:r>
        <w:r>
          <w:rPr>
            <w:noProof/>
            <w:webHidden/>
          </w:rPr>
          <w:fldChar w:fldCharType="begin"/>
        </w:r>
        <w:r>
          <w:rPr>
            <w:noProof/>
            <w:webHidden/>
          </w:rPr>
          <w:instrText xml:space="preserve"> PAGEREF _Toc224920652 \h </w:instrText>
        </w:r>
        <w:r>
          <w:rPr>
            <w:noProof/>
            <w:webHidden/>
          </w:rPr>
        </w:r>
        <w:r>
          <w:rPr>
            <w:noProof/>
            <w:webHidden/>
          </w:rPr>
          <w:fldChar w:fldCharType="separate"/>
        </w:r>
        <w:r>
          <w:rPr>
            <w:noProof/>
            <w:webHidden/>
          </w:rPr>
          <w:t>6</w:t>
        </w:r>
        <w:r>
          <w:rPr>
            <w:noProof/>
            <w:webHidden/>
          </w:rPr>
          <w:fldChar w:fldCharType="end"/>
        </w:r>
      </w:hyperlink>
    </w:p>
    <w:p w:rsidR="007B6A90" w:rsidRDefault="007B6A90">
      <w:pPr>
        <w:pStyle w:val="Verzeichnis2"/>
        <w:rPr>
          <w:noProof/>
          <w:szCs w:val="22"/>
          <w:lang w:val="de-CH" w:eastAsia="de-CH" w:bidi="ar-SA"/>
        </w:rPr>
      </w:pPr>
      <w:hyperlink w:anchor="_Toc224920653" w:history="1">
        <w:r w:rsidRPr="008230CA">
          <w:rPr>
            <w:rStyle w:val="Hyperlink"/>
            <w:rFonts w:eastAsia="Times New Roman"/>
            <w:noProof/>
            <w:lang w:eastAsia="de-CH"/>
          </w:rPr>
          <w:t>Formal Requirements</w:t>
        </w:r>
        <w:r>
          <w:rPr>
            <w:noProof/>
            <w:webHidden/>
          </w:rPr>
          <w:tab/>
        </w:r>
        <w:r>
          <w:rPr>
            <w:noProof/>
            <w:webHidden/>
          </w:rPr>
          <w:fldChar w:fldCharType="begin"/>
        </w:r>
        <w:r>
          <w:rPr>
            <w:noProof/>
            <w:webHidden/>
          </w:rPr>
          <w:instrText xml:space="preserve"> PAGEREF _Toc224920653 \h </w:instrText>
        </w:r>
        <w:r>
          <w:rPr>
            <w:noProof/>
            <w:webHidden/>
          </w:rPr>
        </w:r>
        <w:r>
          <w:rPr>
            <w:noProof/>
            <w:webHidden/>
          </w:rPr>
          <w:fldChar w:fldCharType="separate"/>
        </w:r>
        <w:r>
          <w:rPr>
            <w:noProof/>
            <w:webHidden/>
          </w:rPr>
          <w:t>10</w:t>
        </w:r>
        <w:r>
          <w:rPr>
            <w:noProof/>
            <w:webHidden/>
          </w:rPr>
          <w:fldChar w:fldCharType="end"/>
        </w:r>
      </w:hyperlink>
    </w:p>
    <w:p w:rsidR="007B6A90" w:rsidRDefault="007B6A90">
      <w:pPr>
        <w:pStyle w:val="Verzeichnis3"/>
        <w:rPr>
          <w:noProof/>
          <w:szCs w:val="22"/>
          <w:lang w:val="de-CH" w:eastAsia="de-CH" w:bidi="ar-SA"/>
        </w:rPr>
      </w:pPr>
      <w:hyperlink w:anchor="_Toc224920654" w:history="1">
        <w:r w:rsidRPr="008230CA">
          <w:rPr>
            <w:rStyle w:val="Hyperlink"/>
            <w:noProof/>
            <w:lang w:eastAsia="de-CH"/>
          </w:rPr>
          <w:t>General</w:t>
        </w:r>
        <w:r>
          <w:rPr>
            <w:noProof/>
            <w:webHidden/>
          </w:rPr>
          <w:tab/>
        </w:r>
        <w:r>
          <w:rPr>
            <w:noProof/>
            <w:webHidden/>
          </w:rPr>
          <w:fldChar w:fldCharType="begin"/>
        </w:r>
        <w:r>
          <w:rPr>
            <w:noProof/>
            <w:webHidden/>
          </w:rPr>
          <w:instrText xml:space="preserve"> PAGEREF _Toc224920654 \h </w:instrText>
        </w:r>
        <w:r>
          <w:rPr>
            <w:noProof/>
            <w:webHidden/>
          </w:rPr>
        </w:r>
        <w:r>
          <w:rPr>
            <w:noProof/>
            <w:webHidden/>
          </w:rPr>
          <w:fldChar w:fldCharType="separate"/>
        </w:r>
        <w:r>
          <w:rPr>
            <w:noProof/>
            <w:webHidden/>
          </w:rPr>
          <w:t>10</w:t>
        </w:r>
        <w:r>
          <w:rPr>
            <w:noProof/>
            <w:webHidden/>
          </w:rPr>
          <w:fldChar w:fldCharType="end"/>
        </w:r>
      </w:hyperlink>
    </w:p>
    <w:p w:rsidR="007B6A90" w:rsidRDefault="007B6A90">
      <w:pPr>
        <w:pStyle w:val="Verzeichnis3"/>
        <w:rPr>
          <w:noProof/>
          <w:szCs w:val="22"/>
          <w:lang w:val="de-CH" w:eastAsia="de-CH" w:bidi="ar-SA"/>
        </w:rPr>
      </w:pPr>
      <w:hyperlink w:anchor="_Toc224920655" w:history="1">
        <w:r w:rsidRPr="008230CA">
          <w:rPr>
            <w:rStyle w:val="Hyperlink"/>
            <w:noProof/>
            <w:lang w:eastAsia="de-CH"/>
          </w:rPr>
          <w:t>GUI AND HUD</w:t>
        </w:r>
        <w:r>
          <w:rPr>
            <w:noProof/>
            <w:webHidden/>
          </w:rPr>
          <w:tab/>
        </w:r>
        <w:r>
          <w:rPr>
            <w:noProof/>
            <w:webHidden/>
          </w:rPr>
          <w:fldChar w:fldCharType="begin"/>
        </w:r>
        <w:r>
          <w:rPr>
            <w:noProof/>
            <w:webHidden/>
          </w:rPr>
          <w:instrText xml:space="preserve"> PAGEREF _Toc224920655 \h </w:instrText>
        </w:r>
        <w:r>
          <w:rPr>
            <w:noProof/>
            <w:webHidden/>
          </w:rPr>
        </w:r>
        <w:r>
          <w:rPr>
            <w:noProof/>
            <w:webHidden/>
          </w:rPr>
          <w:fldChar w:fldCharType="separate"/>
        </w:r>
        <w:r>
          <w:rPr>
            <w:noProof/>
            <w:webHidden/>
          </w:rPr>
          <w:t>10</w:t>
        </w:r>
        <w:r>
          <w:rPr>
            <w:noProof/>
            <w:webHidden/>
          </w:rPr>
          <w:fldChar w:fldCharType="end"/>
        </w:r>
      </w:hyperlink>
    </w:p>
    <w:p w:rsidR="007B6A90" w:rsidRDefault="007B6A90">
      <w:pPr>
        <w:pStyle w:val="Verzeichnis3"/>
        <w:rPr>
          <w:noProof/>
          <w:szCs w:val="22"/>
          <w:lang w:val="de-CH" w:eastAsia="de-CH" w:bidi="ar-SA"/>
        </w:rPr>
      </w:pPr>
      <w:hyperlink w:anchor="_Toc224920656" w:history="1">
        <w:r w:rsidRPr="008230CA">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_Toc224920656 \h </w:instrText>
        </w:r>
        <w:r>
          <w:rPr>
            <w:noProof/>
            <w:webHidden/>
          </w:rPr>
        </w:r>
        <w:r>
          <w:rPr>
            <w:noProof/>
            <w:webHidden/>
          </w:rPr>
          <w:fldChar w:fldCharType="separate"/>
        </w:r>
        <w:r>
          <w:rPr>
            <w:noProof/>
            <w:webHidden/>
          </w:rPr>
          <w:t>10</w:t>
        </w:r>
        <w:r>
          <w:rPr>
            <w:noProof/>
            <w:webHidden/>
          </w:rPr>
          <w:fldChar w:fldCharType="end"/>
        </w:r>
      </w:hyperlink>
    </w:p>
    <w:p w:rsidR="007B6A90" w:rsidRDefault="007B6A90">
      <w:pPr>
        <w:pStyle w:val="Verzeichnis3"/>
        <w:rPr>
          <w:noProof/>
          <w:szCs w:val="22"/>
          <w:lang w:val="de-CH" w:eastAsia="de-CH" w:bidi="ar-SA"/>
        </w:rPr>
      </w:pPr>
      <w:hyperlink w:anchor="_Toc224920657" w:history="1">
        <w:r w:rsidRPr="008230CA">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_Toc224920657 \h </w:instrText>
        </w:r>
        <w:r>
          <w:rPr>
            <w:noProof/>
            <w:webHidden/>
          </w:rPr>
        </w:r>
        <w:r>
          <w:rPr>
            <w:noProof/>
            <w:webHidden/>
          </w:rPr>
          <w:fldChar w:fldCharType="separate"/>
        </w:r>
        <w:r>
          <w:rPr>
            <w:noProof/>
            <w:webHidden/>
          </w:rPr>
          <w:t>10</w:t>
        </w:r>
        <w:r>
          <w:rPr>
            <w:noProof/>
            <w:webHidden/>
          </w:rPr>
          <w:fldChar w:fldCharType="end"/>
        </w:r>
      </w:hyperlink>
    </w:p>
    <w:p w:rsidR="007B6A90" w:rsidRDefault="007B6A90">
      <w:pPr>
        <w:pStyle w:val="Verzeichnis3"/>
        <w:rPr>
          <w:noProof/>
          <w:szCs w:val="22"/>
          <w:lang w:val="de-CH" w:eastAsia="de-CH" w:bidi="ar-SA"/>
        </w:rPr>
      </w:pPr>
      <w:hyperlink w:anchor="_Toc224920658" w:history="1">
        <w:r w:rsidRPr="008230CA">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_Toc224920658 \h </w:instrText>
        </w:r>
        <w:r>
          <w:rPr>
            <w:noProof/>
            <w:webHidden/>
          </w:rPr>
        </w:r>
        <w:r>
          <w:rPr>
            <w:noProof/>
            <w:webHidden/>
          </w:rPr>
          <w:fldChar w:fldCharType="separate"/>
        </w:r>
        <w:r>
          <w:rPr>
            <w:noProof/>
            <w:webHidden/>
          </w:rPr>
          <w:t>11</w:t>
        </w:r>
        <w:r>
          <w:rPr>
            <w:noProof/>
            <w:webHidden/>
          </w:rPr>
          <w:fldChar w:fldCharType="end"/>
        </w:r>
      </w:hyperlink>
    </w:p>
    <w:p w:rsidR="007B6A90" w:rsidRDefault="007B6A90">
      <w:pPr>
        <w:pStyle w:val="Verzeichnis3"/>
        <w:rPr>
          <w:noProof/>
          <w:szCs w:val="22"/>
          <w:lang w:val="de-CH" w:eastAsia="de-CH" w:bidi="ar-SA"/>
        </w:rPr>
      </w:pPr>
      <w:hyperlink w:anchor="_Toc224920659" w:history="1">
        <w:r w:rsidRPr="008230CA">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_Toc224920659 \h </w:instrText>
        </w:r>
        <w:r>
          <w:rPr>
            <w:noProof/>
            <w:webHidden/>
          </w:rPr>
        </w:r>
        <w:r>
          <w:rPr>
            <w:noProof/>
            <w:webHidden/>
          </w:rPr>
          <w:fldChar w:fldCharType="separate"/>
        </w:r>
        <w:r>
          <w:rPr>
            <w:noProof/>
            <w:webHidden/>
          </w:rPr>
          <w:t>11</w:t>
        </w:r>
        <w:r>
          <w:rPr>
            <w:noProof/>
            <w:webHidden/>
          </w:rPr>
          <w:fldChar w:fldCharType="end"/>
        </w:r>
      </w:hyperlink>
    </w:p>
    <w:p w:rsidR="007B6A90" w:rsidRDefault="007B6A90">
      <w:pPr>
        <w:pStyle w:val="Verzeichnis2"/>
        <w:rPr>
          <w:noProof/>
          <w:szCs w:val="22"/>
          <w:lang w:val="de-CH" w:eastAsia="de-CH" w:bidi="ar-SA"/>
        </w:rPr>
      </w:pPr>
      <w:hyperlink w:anchor="_Toc224920660" w:history="1">
        <w:r w:rsidRPr="008230CA">
          <w:rPr>
            <w:rStyle w:val="Hyperlink"/>
            <w:rFonts w:eastAsia="Times New Roman"/>
            <w:noProof/>
            <w:kern w:val="36"/>
            <w:lang w:eastAsia="de-CH"/>
          </w:rPr>
          <w:t>Development Schedule</w:t>
        </w:r>
        <w:r>
          <w:rPr>
            <w:noProof/>
            <w:webHidden/>
          </w:rPr>
          <w:tab/>
        </w:r>
        <w:r>
          <w:rPr>
            <w:noProof/>
            <w:webHidden/>
          </w:rPr>
          <w:fldChar w:fldCharType="begin"/>
        </w:r>
        <w:r>
          <w:rPr>
            <w:noProof/>
            <w:webHidden/>
          </w:rPr>
          <w:instrText xml:space="preserve"> PAGEREF _Toc224920660 \h </w:instrText>
        </w:r>
        <w:r>
          <w:rPr>
            <w:noProof/>
            <w:webHidden/>
          </w:rPr>
        </w:r>
        <w:r>
          <w:rPr>
            <w:noProof/>
            <w:webHidden/>
          </w:rPr>
          <w:fldChar w:fldCharType="separate"/>
        </w:r>
        <w:r>
          <w:rPr>
            <w:noProof/>
            <w:webHidden/>
          </w:rPr>
          <w:t>12</w:t>
        </w:r>
        <w:r>
          <w:rPr>
            <w:noProof/>
            <w:webHidden/>
          </w:rPr>
          <w:fldChar w:fldCharType="end"/>
        </w:r>
      </w:hyperlink>
    </w:p>
    <w:p w:rsidR="007B6A90" w:rsidRDefault="007B6A90">
      <w:pPr>
        <w:pStyle w:val="Verzeichnis3"/>
        <w:rPr>
          <w:noProof/>
          <w:szCs w:val="22"/>
          <w:lang w:val="de-CH" w:eastAsia="de-CH" w:bidi="ar-SA"/>
        </w:rPr>
      </w:pPr>
      <w:hyperlink w:anchor="_Toc224920661" w:history="1">
        <w:r w:rsidRPr="008230CA">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_Toc224920661 \h </w:instrText>
        </w:r>
        <w:r>
          <w:rPr>
            <w:noProof/>
            <w:webHidden/>
          </w:rPr>
        </w:r>
        <w:r>
          <w:rPr>
            <w:noProof/>
            <w:webHidden/>
          </w:rPr>
          <w:fldChar w:fldCharType="separate"/>
        </w:r>
        <w:r>
          <w:rPr>
            <w:noProof/>
            <w:webHidden/>
          </w:rPr>
          <w:t>13</w:t>
        </w:r>
        <w:r>
          <w:rPr>
            <w:noProof/>
            <w:webHidden/>
          </w:rPr>
          <w:fldChar w:fldCharType="end"/>
        </w:r>
      </w:hyperlink>
    </w:p>
    <w:p w:rsidR="007B6A90" w:rsidRDefault="007B6A90">
      <w:pPr>
        <w:pStyle w:val="Verzeichnis3"/>
        <w:rPr>
          <w:noProof/>
          <w:szCs w:val="22"/>
          <w:lang w:val="de-CH" w:eastAsia="de-CH" w:bidi="ar-SA"/>
        </w:rPr>
      </w:pPr>
      <w:hyperlink w:anchor="_Toc224920662" w:history="1">
        <w:r w:rsidRPr="008230CA">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_Toc224920662 \h </w:instrText>
        </w:r>
        <w:r>
          <w:rPr>
            <w:noProof/>
            <w:webHidden/>
          </w:rPr>
        </w:r>
        <w:r>
          <w:rPr>
            <w:noProof/>
            <w:webHidden/>
          </w:rPr>
          <w:fldChar w:fldCharType="separate"/>
        </w:r>
        <w:r>
          <w:rPr>
            <w:noProof/>
            <w:webHidden/>
          </w:rPr>
          <w:t>14</w:t>
        </w:r>
        <w:r>
          <w:rPr>
            <w:noProof/>
            <w:webHidden/>
          </w:rPr>
          <w:fldChar w:fldCharType="end"/>
        </w:r>
      </w:hyperlink>
    </w:p>
    <w:p w:rsidR="007B6A90" w:rsidRDefault="007B6A90">
      <w:pPr>
        <w:pStyle w:val="Verzeichnis3"/>
        <w:rPr>
          <w:noProof/>
          <w:szCs w:val="22"/>
          <w:lang w:val="de-CH" w:eastAsia="de-CH" w:bidi="ar-SA"/>
        </w:rPr>
      </w:pPr>
      <w:hyperlink w:anchor="_Toc224920663" w:history="1">
        <w:r w:rsidRPr="008230CA">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_Toc224920663 \h </w:instrText>
        </w:r>
        <w:r>
          <w:rPr>
            <w:noProof/>
            <w:webHidden/>
          </w:rPr>
        </w:r>
        <w:r>
          <w:rPr>
            <w:noProof/>
            <w:webHidden/>
          </w:rPr>
          <w:fldChar w:fldCharType="separate"/>
        </w:r>
        <w:r>
          <w:rPr>
            <w:noProof/>
            <w:webHidden/>
          </w:rPr>
          <w:t>15</w:t>
        </w:r>
        <w:r>
          <w:rPr>
            <w:noProof/>
            <w:webHidden/>
          </w:rPr>
          <w:fldChar w:fldCharType="end"/>
        </w:r>
      </w:hyperlink>
    </w:p>
    <w:p w:rsidR="007B6A90" w:rsidRDefault="007B6A90">
      <w:pPr>
        <w:pStyle w:val="Verzeichnis3"/>
        <w:rPr>
          <w:noProof/>
          <w:szCs w:val="22"/>
          <w:lang w:val="de-CH" w:eastAsia="de-CH" w:bidi="ar-SA"/>
        </w:rPr>
      </w:pPr>
      <w:hyperlink w:anchor="_Toc224920664" w:history="1">
        <w:r w:rsidRPr="008230CA">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_Toc224920664 \h </w:instrText>
        </w:r>
        <w:r>
          <w:rPr>
            <w:noProof/>
            <w:webHidden/>
          </w:rPr>
        </w:r>
        <w:r>
          <w:rPr>
            <w:noProof/>
            <w:webHidden/>
          </w:rPr>
          <w:fldChar w:fldCharType="separate"/>
        </w:r>
        <w:r>
          <w:rPr>
            <w:noProof/>
            <w:webHidden/>
          </w:rPr>
          <w:t>16</w:t>
        </w:r>
        <w:r>
          <w:rPr>
            <w:noProof/>
            <w:webHidden/>
          </w:rPr>
          <w:fldChar w:fldCharType="end"/>
        </w:r>
      </w:hyperlink>
    </w:p>
    <w:p w:rsidR="007B6A90" w:rsidRDefault="007B6A90">
      <w:pPr>
        <w:pStyle w:val="Verzeichnis2"/>
        <w:rPr>
          <w:noProof/>
          <w:szCs w:val="22"/>
          <w:lang w:val="de-CH" w:eastAsia="de-CH" w:bidi="ar-SA"/>
        </w:rPr>
      </w:pPr>
      <w:hyperlink w:anchor="_Toc224920665" w:history="1">
        <w:r w:rsidRPr="008230CA">
          <w:rPr>
            <w:rStyle w:val="Hyperlink"/>
            <w:rFonts w:eastAsia="Times New Roman"/>
            <w:noProof/>
            <w:kern w:val="36"/>
            <w:lang w:eastAsia="de-CH"/>
          </w:rPr>
          <w:t>Assessment</w:t>
        </w:r>
        <w:r>
          <w:rPr>
            <w:noProof/>
            <w:webHidden/>
          </w:rPr>
          <w:tab/>
        </w:r>
        <w:r>
          <w:rPr>
            <w:noProof/>
            <w:webHidden/>
          </w:rPr>
          <w:fldChar w:fldCharType="begin"/>
        </w:r>
        <w:r>
          <w:rPr>
            <w:noProof/>
            <w:webHidden/>
          </w:rPr>
          <w:instrText xml:space="preserve"> PAGEREF _Toc224920665 \h </w:instrText>
        </w:r>
        <w:r>
          <w:rPr>
            <w:noProof/>
            <w:webHidden/>
          </w:rPr>
        </w:r>
        <w:r>
          <w:rPr>
            <w:noProof/>
            <w:webHidden/>
          </w:rPr>
          <w:fldChar w:fldCharType="separate"/>
        </w:r>
        <w:r>
          <w:rPr>
            <w:noProof/>
            <w:webHidden/>
          </w:rPr>
          <w:t>17</w:t>
        </w:r>
        <w:r>
          <w:rPr>
            <w:noProof/>
            <w:webHidden/>
          </w:rPr>
          <w:fldChar w:fldCharType="end"/>
        </w:r>
      </w:hyperlink>
    </w:p>
    <w:p w:rsidR="007B6A90" w:rsidRDefault="007B6A90">
      <w:pPr>
        <w:pStyle w:val="Verzeichnis1"/>
        <w:rPr>
          <w:noProof/>
          <w:sz w:val="22"/>
          <w:szCs w:val="22"/>
          <w:u w:val="none"/>
          <w:lang w:val="de-CH" w:eastAsia="de-CH" w:bidi="ar-SA"/>
        </w:rPr>
      </w:pPr>
      <w:hyperlink w:anchor="_Toc224920666" w:history="1">
        <w:r w:rsidRPr="008230CA">
          <w:rPr>
            <w:rStyle w:val="Hyperlink"/>
            <w:noProof/>
          </w:rPr>
          <w:t>Part 2 – Game Prototype</w:t>
        </w:r>
        <w:r>
          <w:rPr>
            <w:noProof/>
            <w:webHidden/>
          </w:rPr>
          <w:tab/>
        </w:r>
        <w:r>
          <w:rPr>
            <w:noProof/>
            <w:webHidden/>
          </w:rPr>
          <w:fldChar w:fldCharType="begin"/>
        </w:r>
        <w:r>
          <w:rPr>
            <w:noProof/>
            <w:webHidden/>
          </w:rPr>
          <w:instrText xml:space="preserve"> PAGEREF _Toc224920666 \h </w:instrText>
        </w:r>
        <w:r>
          <w:rPr>
            <w:noProof/>
            <w:webHidden/>
          </w:rPr>
        </w:r>
        <w:r>
          <w:rPr>
            <w:noProof/>
            <w:webHidden/>
          </w:rPr>
          <w:fldChar w:fldCharType="separate"/>
        </w:r>
        <w:r>
          <w:rPr>
            <w:noProof/>
            <w:webHidden/>
          </w:rPr>
          <w:t>19</w:t>
        </w:r>
        <w:r>
          <w:rPr>
            <w:noProof/>
            <w:webHidden/>
          </w:rPr>
          <w:fldChar w:fldCharType="end"/>
        </w:r>
      </w:hyperlink>
    </w:p>
    <w:p w:rsidR="007B6A90" w:rsidRDefault="007B6A90">
      <w:pPr>
        <w:pStyle w:val="Verzeichnis1"/>
        <w:rPr>
          <w:noProof/>
          <w:sz w:val="22"/>
          <w:szCs w:val="22"/>
          <w:u w:val="none"/>
          <w:lang w:val="de-CH" w:eastAsia="de-CH" w:bidi="ar-SA"/>
        </w:rPr>
      </w:pPr>
      <w:hyperlink w:anchor="_Toc224920667" w:history="1">
        <w:r w:rsidRPr="008230CA">
          <w:rPr>
            <w:rStyle w:val="Hyperlink"/>
            <w:noProof/>
          </w:rPr>
          <w:t>Part 3 – Interim Report</w:t>
        </w:r>
        <w:r>
          <w:rPr>
            <w:noProof/>
            <w:webHidden/>
          </w:rPr>
          <w:tab/>
        </w:r>
        <w:r>
          <w:rPr>
            <w:noProof/>
            <w:webHidden/>
          </w:rPr>
          <w:fldChar w:fldCharType="begin"/>
        </w:r>
        <w:r>
          <w:rPr>
            <w:noProof/>
            <w:webHidden/>
          </w:rPr>
          <w:instrText xml:space="preserve"> PAGEREF _Toc224920667 \h </w:instrText>
        </w:r>
        <w:r>
          <w:rPr>
            <w:noProof/>
            <w:webHidden/>
          </w:rPr>
        </w:r>
        <w:r>
          <w:rPr>
            <w:noProof/>
            <w:webHidden/>
          </w:rPr>
          <w:fldChar w:fldCharType="separate"/>
        </w:r>
        <w:r>
          <w:rPr>
            <w:noProof/>
            <w:webHidden/>
          </w:rPr>
          <w:t>20</w:t>
        </w:r>
        <w:r>
          <w:rPr>
            <w:noProof/>
            <w:webHidden/>
          </w:rPr>
          <w:fldChar w:fldCharType="end"/>
        </w:r>
      </w:hyperlink>
    </w:p>
    <w:p w:rsidR="007B6A90" w:rsidRDefault="007B6A90">
      <w:pPr>
        <w:pStyle w:val="Verzeichnis1"/>
        <w:rPr>
          <w:noProof/>
          <w:sz w:val="22"/>
          <w:szCs w:val="22"/>
          <w:u w:val="none"/>
          <w:lang w:val="de-CH" w:eastAsia="de-CH" w:bidi="ar-SA"/>
        </w:rPr>
      </w:pPr>
      <w:hyperlink w:anchor="_Toc224920668" w:history="1">
        <w:r w:rsidRPr="008230CA">
          <w:rPr>
            <w:rStyle w:val="Hyperlink"/>
            <w:noProof/>
          </w:rPr>
          <w:t>Part 4 – Alpha Release</w:t>
        </w:r>
        <w:r>
          <w:rPr>
            <w:noProof/>
            <w:webHidden/>
          </w:rPr>
          <w:tab/>
        </w:r>
        <w:r>
          <w:rPr>
            <w:noProof/>
            <w:webHidden/>
          </w:rPr>
          <w:fldChar w:fldCharType="begin"/>
        </w:r>
        <w:r>
          <w:rPr>
            <w:noProof/>
            <w:webHidden/>
          </w:rPr>
          <w:instrText xml:space="preserve"> PAGEREF _Toc224920668 \h </w:instrText>
        </w:r>
        <w:r>
          <w:rPr>
            <w:noProof/>
            <w:webHidden/>
          </w:rPr>
        </w:r>
        <w:r>
          <w:rPr>
            <w:noProof/>
            <w:webHidden/>
          </w:rPr>
          <w:fldChar w:fldCharType="separate"/>
        </w:r>
        <w:r>
          <w:rPr>
            <w:noProof/>
            <w:webHidden/>
          </w:rPr>
          <w:t>21</w:t>
        </w:r>
        <w:r>
          <w:rPr>
            <w:noProof/>
            <w:webHidden/>
          </w:rPr>
          <w:fldChar w:fldCharType="end"/>
        </w:r>
      </w:hyperlink>
    </w:p>
    <w:p w:rsidR="007B6A90" w:rsidRDefault="007B6A90">
      <w:pPr>
        <w:pStyle w:val="Verzeichnis1"/>
        <w:rPr>
          <w:noProof/>
          <w:sz w:val="22"/>
          <w:szCs w:val="22"/>
          <w:u w:val="none"/>
          <w:lang w:val="de-CH" w:eastAsia="de-CH" w:bidi="ar-SA"/>
        </w:rPr>
      </w:pPr>
      <w:hyperlink w:anchor="_Toc224920669" w:history="1">
        <w:r w:rsidRPr="008230CA">
          <w:rPr>
            <w:rStyle w:val="Hyperlink"/>
            <w:noProof/>
          </w:rPr>
          <w:t>Part 5 – Playtesting</w:t>
        </w:r>
        <w:r>
          <w:rPr>
            <w:noProof/>
            <w:webHidden/>
          </w:rPr>
          <w:tab/>
        </w:r>
        <w:r>
          <w:rPr>
            <w:noProof/>
            <w:webHidden/>
          </w:rPr>
          <w:fldChar w:fldCharType="begin"/>
        </w:r>
        <w:r>
          <w:rPr>
            <w:noProof/>
            <w:webHidden/>
          </w:rPr>
          <w:instrText xml:space="preserve"> PAGEREF _Toc224920669 \h </w:instrText>
        </w:r>
        <w:r>
          <w:rPr>
            <w:noProof/>
            <w:webHidden/>
          </w:rPr>
        </w:r>
        <w:r>
          <w:rPr>
            <w:noProof/>
            <w:webHidden/>
          </w:rPr>
          <w:fldChar w:fldCharType="separate"/>
        </w:r>
        <w:r>
          <w:rPr>
            <w:noProof/>
            <w:webHidden/>
          </w:rPr>
          <w:t>22</w:t>
        </w:r>
        <w:r>
          <w:rPr>
            <w:noProof/>
            <w:webHidden/>
          </w:rPr>
          <w:fldChar w:fldCharType="end"/>
        </w:r>
      </w:hyperlink>
    </w:p>
    <w:p w:rsidR="007B6A90" w:rsidRDefault="007B6A90">
      <w:pPr>
        <w:pStyle w:val="Verzeichnis1"/>
        <w:rPr>
          <w:noProof/>
          <w:sz w:val="22"/>
          <w:szCs w:val="22"/>
          <w:u w:val="none"/>
          <w:lang w:val="de-CH" w:eastAsia="de-CH" w:bidi="ar-SA"/>
        </w:rPr>
      </w:pPr>
      <w:hyperlink w:anchor="_Toc224920670" w:history="1">
        <w:r w:rsidRPr="008230CA">
          <w:rPr>
            <w:rStyle w:val="Hyperlink"/>
            <w:noProof/>
          </w:rPr>
          <w:t>Part 6 – Public Presentation and Conclusion</w:t>
        </w:r>
        <w:r>
          <w:rPr>
            <w:noProof/>
            <w:webHidden/>
          </w:rPr>
          <w:tab/>
        </w:r>
        <w:r>
          <w:rPr>
            <w:noProof/>
            <w:webHidden/>
          </w:rPr>
          <w:fldChar w:fldCharType="begin"/>
        </w:r>
        <w:r>
          <w:rPr>
            <w:noProof/>
            <w:webHidden/>
          </w:rPr>
          <w:instrText xml:space="preserve"> PAGEREF _Toc224920670 \h </w:instrText>
        </w:r>
        <w:r>
          <w:rPr>
            <w:noProof/>
            <w:webHidden/>
          </w:rPr>
        </w:r>
        <w:r>
          <w:rPr>
            <w:noProof/>
            <w:webHidden/>
          </w:rPr>
          <w:fldChar w:fldCharType="separate"/>
        </w:r>
        <w:r>
          <w:rPr>
            <w:noProof/>
            <w:webHidden/>
          </w:rPr>
          <w:t>23</w:t>
        </w:r>
        <w:r>
          <w:rPr>
            <w:noProof/>
            <w:webHidden/>
          </w:rPr>
          <w:fldChar w:fldCharType="end"/>
        </w:r>
      </w:hyperlink>
    </w:p>
    <w:p w:rsidR="001376E6" w:rsidRDefault="00D229A4" w:rsidP="001376E6">
      <w:r>
        <w:fldChar w:fldCharType="end"/>
      </w:r>
    </w:p>
    <w:p w:rsidR="00A879E1" w:rsidRDefault="00A879E1">
      <w:pPr>
        <w:jc w:val="left"/>
        <w:rPr>
          <w:caps/>
          <w:color w:val="D34817" w:themeColor="accent1"/>
          <w:spacing w:val="10"/>
          <w:kern w:val="28"/>
          <w:sz w:val="52"/>
          <w:szCs w:val="52"/>
        </w:rPr>
      </w:pPr>
      <w:r>
        <w:br w:type="page"/>
      </w:r>
    </w:p>
    <w:p w:rsidR="007B6A90" w:rsidRPr="00D73078" w:rsidRDefault="007B6A90" w:rsidP="0005217F">
      <w:pPr>
        <w:pStyle w:val="Titel"/>
      </w:pPr>
      <w:bookmarkStart w:id="1" w:name="_Toc224920647"/>
      <w:r>
        <w:lastRenderedPageBreak/>
        <w:t>Part 1 – Formal Game Proposal</w:t>
      </w:r>
      <w:bookmarkEnd w:id="1"/>
    </w:p>
    <w:p w:rsidR="007B6A90" w:rsidRPr="00843FBD" w:rsidRDefault="007B6A90" w:rsidP="00843FBD">
      <w:pPr>
        <w:pStyle w:val="berschrift1"/>
      </w:pPr>
      <w:bookmarkStart w:id="2" w:name="Intro"/>
      <w:bookmarkStart w:id="3" w:name="_Toc224920648"/>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berschrift1"/>
        <w:rPr>
          <w:rFonts w:eastAsia="Times New Roman"/>
          <w:kern w:val="36"/>
        </w:rPr>
      </w:pPr>
      <w:bookmarkStart w:id="5" w:name="_Toc224920649"/>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berschrift2"/>
      </w:pPr>
      <w:bookmarkStart w:id="6" w:name="_Toc224920650"/>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berschrift2"/>
      </w:pPr>
      <w:bookmarkStart w:id="8" w:name="_Toc224920651"/>
      <w:r w:rsidRPr="00C3660A">
        <w:t>Game elements</w:t>
      </w:r>
      <w:bookmarkEnd w:id="8"/>
      <w:r w:rsidRPr="00C3660A">
        <w:t xml:space="preserve"> </w:t>
      </w:r>
    </w:p>
    <w:p w:rsidR="007B6A90" w:rsidRPr="002D0A71" w:rsidRDefault="007B6A90" w:rsidP="002D0A71">
      <w:pPr>
        <w:pStyle w:val="berschrift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t xml:space="preserve">A more precise definition of these elements follows. </w:t>
      </w:r>
    </w:p>
    <w:p w:rsidR="007B6A90" w:rsidRPr="003C0624" w:rsidRDefault="007B6A90" w:rsidP="003C0624">
      <w:pPr>
        <w:pStyle w:val="berschrift3"/>
      </w:pPr>
      <w:r w:rsidRPr="003C0624">
        <w:lastRenderedPageBreak/>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berschrift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berschrift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Pr>
          <w:lang w:eastAsia="de-CH"/>
        </w:rPr>
        <w:fldChar w:fldCharType="begin"/>
      </w:r>
      <w:r>
        <w:rPr>
          <w:lang w:eastAsia="de-CH"/>
        </w:rPr>
        <w:instrText xml:space="preserve"> REF _Ref223758458 \h </w:instrText>
      </w:r>
      <w:r>
        <w:rPr>
          <w:lang w:eastAsia="de-CH"/>
        </w:rPr>
      </w:r>
      <w:r>
        <w:rPr>
          <w:lang w:eastAsia="de-CH"/>
        </w:rPr>
        <w:fldChar w:fldCharType="separate"/>
      </w:r>
      <w:r>
        <w:rPr>
          <w:b/>
          <w:bCs/>
          <w:lang w:eastAsia="de-CH"/>
        </w:rPr>
        <w:t>Error! Not a valid bookmark self-reference.</w:t>
      </w:r>
      <w:r>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0755A7">
      <w:pPr>
        <w:pStyle w:val="berschrift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berschrift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427AAA">
      <w:pPr>
        <w:pStyle w:val="berschrift4"/>
        <w:pBdr>
          <w:left w:val="dotted" w:sz="6" w:space="0" w:color="D34817"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0755A7">
      <w:pPr>
        <w:pStyle w:val="berschrift4"/>
        <w:pBdr>
          <w:left w:val="dotted" w:sz="6" w:space="0" w:color="D34817"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berschrift4"/>
        <w:rPr>
          <w:lang w:eastAsia="de-CH"/>
        </w:rPr>
      </w:pPr>
      <w:r w:rsidRPr="002D0A71">
        <w:rPr>
          <w:lang w:eastAsia="de-CH"/>
        </w:rPr>
        <w:t xml:space="preserve">Island jump (Up and at them) </w:t>
      </w:r>
    </w:p>
    <w:p w:rsidR="007B6A90" w:rsidRPr="002D0A71" w:rsidRDefault="007B6A90" w:rsidP="008E301F">
      <w:pPr>
        <w:rPr>
          <w:lang w:eastAsia="de-CH"/>
        </w:rPr>
      </w:pPr>
      <w:r w:rsidRPr="002D0A71">
        <w:rPr>
          <w:lang w:eastAsia="de-CH"/>
        </w:rPr>
        <w:lastRenderedPageBreak/>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berschrift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berschrift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berschrift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enabsatz"/>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enabsatz"/>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enabsatz"/>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enabsatz"/>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berschrift2"/>
      </w:pPr>
      <w:bookmarkStart w:id="16" w:name="_Toc224920652"/>
      <w:r w:rsidRPr="00C3660A">
        <w:lastRenderedPageBreak/>
        <w:t>Concept Sketches</w:t>
      </w:r>
      <w:bookmarkEnd w:id="16"/>
    </w:p>
    <w:p w:rsidR="007B6A90" w:rsidRDefault="007B6A90" w:rsidP="00FD67BE">
      <w:pPr>
        <w:pStyle w:val="berschrift3"/>
        <w:rPr>
          <w:rFonts w:eastAsia="Times New Roman"/>
          <w:lang w:eastAsia="de-CH"/>
        </w:rPr>
      </w:pPr>
      <w:r>
        <w:rPr>
          <w:rFonts w:eastAsia="Times New Roman"/>
          <w:lang w:eastAsia="de-CH"/>
        </w:rPr>
        <w:t>Typical In-Game Situation</w:t>
      </w:r>
    </w:p>
    <w:p w:rsidR="007B6A90" w:rsidRPr="002D0A71" w:rsidRDefault="007B6A90"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enabsatz"/>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123085">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157210" cy="4679315"/>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8352BD">
      <w:pPr>
        <w:pStyle w:val="berschrift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072D16">
        <w:tc>
          <w:tcPr>
            <w:tcW w:w="4644" w:type="dxa"/>
          </w:tcPr>
          <w:p w:rsidR="007B6A90" w:rsidRDefault="007B6A90" w:rsidP="005B6915">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B6915">
            <w:pPr>
              <w:rPr>
                <w:lang w:eastAsia="de-CH"/>
              </w:rPr>
            </w:pPr>
          </w:p>
        </w:tc>
        <w:tc>
          <w:tcPr>
            <w:tcW w:w="4644" w:type="dxa"/>
            <w:gridSpan w:val="2"/>
          </w:tcPr>
          <w:p w:rsidR="007B6A90" w:rsidRDefault="007B6A90" w:rsidP="001A2593">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072D16">
        <w:tc>
          <w:tcPr>
            <w:tcW w:w="9288" w:type="dxa"/>
            <w:gridSpan w:val="3"/>
          </w:tcPr>
          <w:p w:rsidR="007B6A90" w:rsidRDefault="007B6A90" w:rsidP="00B94CC9">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072D16">
        <w:tc>
          <w:tcPr>
            <w:tcW w:w="4644" w:type="dxa"/>
            <w:gridSpan w:val="2"/>
          </w:tcPr>
          <w:p w:rsidR="007B6A90" w:rsidRDefault="007B6A90" w:rsidP="006C46E5">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6C46E5">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7B6A90" w:rsidP="0056646A">
      <w:pPr>
        <w:pStyle w:val="berschrift3"/>
        <w:rPr>
          <w:rFonts w:eastAsia="Times New Roman"/>
          <w:noProof/>
          <w:lang w:eastAsia="de-CH" w:bidi="ar-SA"/>
        </w:rPr>
      </w:pPr>
      <w:r>
        <w:rPr>
          <w:rFonts w:eastAsia="Times New Roman"/>
          <w:noProof/>
          <w:lang w:val="de-CH" w:eastAsia="de-CH" w:bidi="ar-SA"/>
        </w:rPr>
        <w:lastRenderedPageBreak/>
        <w:drawing>
          <wp:anchor distT="0" distB="0" distL="114300" distR="114300" simplePos="0" relativeHeight="251669504" behindDoc="0" locked="0" layoutInCell="1" allowOverlap="1">
            <wp:simplePos x="0" y="0"/>
            <wp:positionH relativeFrom="column">
              <wp:posOffset>189865</wp:posOffset>
            </wp:positionH>
            <wp:positionV relativeFrom="paragraph">
              <wp:posOffset>615950</wp:posOffset>
            </wp:positionV>
            <wp:extent cx="3566160" cy="1720215"/>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6160" cy="1720215"/>
                    </a:xfrm>
                    <a:prstGeom prst="rect">
                      <a:avLst/>
                    </a:prstGeom>
                  </pic:spPr>
                </pic:pic>
              </a:graphicData>
            </a:graphic>
          </wp:anchor>
        </w:drawing>
      </w:r>
      <w:r w:rsidRPr="00072D16">
        <w:rPr>
          <w:rFonts w:eastAsia="Times New Roman"/>
          <w:noProof/>
          <w:lang w:eastAsia="de-CH" w:bidi="ar-SA"/>
        </w:rPr>
        <w:t>Model Animation States</w:t>
      </w:r>
    </w:p>
    <w:p w:rsidR="007B6A90" w:rsidRDefault="007B6A90">
      <w:pPr>
        <w:rPr>
          <w:lang w:eastAsia="de-CH" w:bidi="ar-SA"/>
        </w:rPr>
      </w:pPr>
      <w:r w:rsidRPr="0039142F">
        <w:rPr>
          <w:noProof/>
          <w:lang w:eastAsia="zh-CN" w:bidi="ar-SA"/>
        </w:rPr>
        <w:pict>
          <v:shapetype id="_x0000_t202" coordsize="21600,21600" o:spt="202" path="m,l,21600r21600,l21600,xe">
            <v:stroke joinstyle="miter"/>
            <v:path gradientshapeok="t" o:connecttype="rect"/>
          </v:shapetype>
          <v:shape id="_x0000_s1039" type="#_x0000_t202" style="position:absolute;left:0;text-align:left;margin-left:322.05pt;margin-top:95.65pt;width:122.5pt;height:89.1pt;z-index:251675648" stroked="f">
            <v:textbox style="mso-next-textbox:#_x0000_s1039" inset="0,0,0,0">
              <w:txbxContent>
                <w:p w:rsidR="007B6A90" w:rsidRDefault="007B6A90">
                  <w:pPr>
                    <w:pStyle w:val="Beschriftung"/>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p>
    <w:p w:rsidR="007B6A90" w:rsidRDefault="007B6A90">
      <w:pPr>
        <w:rPr>
          <w:lang w:eastAsia="de-CH" w:bidi="ar-SA"/>
        </w:rPr>
      </w:pPr>
    </w:p>
    <w:p w:rsidR="007B6A90" w:rsidRDefault="007B6A90">
      <w:pPr>
        <w:rPr>
          <w:lang w:eastAsia="de-CH" w:bidi="ar-SA"/>
        </w:rPr>
      </w:pPr>
    </w:p>
    <w:p w:rsidR="007B6A90" w:rsidRDefault="007B6A90" w:rsidP="00E10D5F">
      <w:pPr>
        <w:pStyle w:val="berschrift3"/>
        <w:rPr>
          <w:rFonts w:eastAsia="Times New Roman"/>
          <w:noProof/>
          <w:lang w:eastAsia="de-CH" w:bidi="ar-SA"/>
        </w:rPr>
      </w:pPr>
      <w:r>
        <w:rPr>
          <w:rFonts w:eastAsia="Times New Roman"/>
          <w:noProof/>
          <w:lang w:val="de-CH" w:eastAsia="de-CH" w:bidi="ar-SA"/>
        </w:rPr>
        <w:drawing>
          <wp:anchor distT="0" distB="0" distL="114300" distR="114300" simplePos="0" relativeHeight="251670528" behindDoc="0" locked="0" layoutInCell="1" allowOverlap="1">
            <wp:simplePos x="0" y="0"/>
            <wp:positionH relativeFrom="column">
              <wp:posOffset>-50566</wp:posOffset>
            </wp:positionH>
            <wp:positionV relativeFrom="paragraph">
              <wp:posOffset>1110181</wp:posOffset>
            </wp:positionV>
            <wp:extent cx="1797718" cy="2610852"/>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7718" cy="2610852"/>
                    </a:xfrm>
                    <a:prstGeom prst="rect">
                      <a:avLst/>
                    </a:prstGeom>
                  </pic:spPr>
                </pic:pic>
              </a:graphicData>
            </a:graphic>
          </wp:anchor>
        </w:drawing>
      </w:r>
      <w:r>
        <w:rPr>
          <w:rFonts w:eastAsia="Times New Roman"/>
          <w:noProof/>
          <w:lang w:eastAsia="de-CH" w:bidi="ar-SA"/>
        </w:rPr>
        <w:t>ROBOT MODELS</w:t>
      </w:r>
    </w:p>
    <w:p w:rsidR="007B6A90" w:rsidRDefault="007B6A90" w:rsidP="008352BD">
      <w:pPr>
        <w:rPr>
          <w:lang w:eastAsia="de-CH"/>
        </w:rPr>
      </w:pPr>
      <w:r w:rsidRPr="0039142F">
        <w:rPr>
          <w:rFonts w:eastAsia="Times New Roman"/>
          <w:noProof/>
          <w:lang w:eastAsia="zh-CN" w:bidi="ar-SA"/>
        </w:rPr>
        <w:pict>
          <v:shape id="_x0000_s1037" type="#_x0000_t202" style="position:absolute;left:0;text-align:left;margin-left:116.8pt;margin-top:28.3pt;width:253.95pt;height:64.4pt;z-index:251673600" stroked="f">
            <v:textbox style="mso-next-textbox:#_x0000_s1037" inset="0,0,0,0">
              <w:txbxContent>
                <w:p w:rsidR="007B6A90" w:rsidRDefault="007B6A90">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7B6A90" w:rsidRDefault="007B6A90">
                  <w:pPr>
                    <w:pStyle w:val="Beschriftung"/>
                    <w:rPr>
                      <w:noProof/>
                      <w:sz w:val="18"/>
                      <w:szCs w:val="18"/>
                    </w:rPr>
                  </w:pPr>
                </w:p>
              </w:txbxContent>
            </v:textbox>
            <w10:wrap type="square"/>
          </v:shape>
        </w:pict>
      </w:r>
    </w:p>
    <w:p w:rsidR="007B6A90" w:rsidRDefault="007B6A90" w:rsidP="00072D16">
      <w:pPr>
        <w:keepNext/>
      </w:pPr>
    </w:p>
    <w:p w:rsidR="007B6A90" w:rsidRDefault="007B6A90">
      <w:pPr>
        <w:rPr>
          <w:rFonts w:eastAsia="Times New Roman"/>
          <w:b/>
          <w:bCs/>
          <w:caps/>
          <w:color w:val="FFFFFF" w:themeColor="background1"/>
          <w:spacing w:val="15"/>
          <w:szCs w:val="22"/>
          <w:lang w:eastAsia="de-CH"/>
        </w:rPr>
      </w:pPr>
      <w:r w:rsidRPr="0039142F">
        <w:rPr>
          <w:rFonts w:eastAsia="Times New Roman"/>
          <w:noProof/>
          <w:lang w:val="de-CH" w:eastAsia="de-CH" w:bidi="ar-SA"/>
        </w:rPr>
        <w:pict>
          <v:shape id="_x0000_s1038" type="#_x0000_t202" style="position:absolute;left:0;text-align:left;margin-left:-153.1pt;margin-top:280.25pt;width:144.1pt;height:56.75pt;z-index:251674624" stroked="f">
            <v:textbox style="mso-next-textbox:#_x0000_s1038" inset="0,0,0,0">
              <w:txbxContent>
                <w:p w:rsidR="007B6A90" w:rsidRDefault="007B6A90">
                  <w:pPr>
                    <w:pStyle w:val="Beschriftung"/>
                    <w:rPr>
                      <w:sz w:val="18"/>
                      <w:szCs w:val="18"/>
                    </w:rPr>
                  </w:pPr>
                  <w:del w:id="19" w:author="dpk" w:date="2009-03-09T17:58:00Z">
                    <w:r w:rsidRPr="001D7A68" w:rsidDel="00E10D5F">
                      <w:rPr>
                        <w:sz w:val="18"/>
                        <w:szCs w:val="18"/>
                      </w:rPr>
                      <w:delText xml:space="preserve">A finite state automata model of animations. Colors are priorities of realization (green is high, red is low). Bottom: A </w:delText>
                    </w:r>
                  </w:del>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-2239010</wp:posOffset>
            </wp:positionH>
            <wp:positionV relativeFrom="paragraph">
              <wp:posOffset>1355725</wp:posOffset>
            </wp:positionV>
            <wp:extent cx="3529965" cy="229743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29965" cy="2297430"/>
                    </a:xfrm>
                    <a:prstGeom prst="rect">
                      <a:avLst/>
                    </a:prstGeom>
                  </pic:spPr>
                </pic:pic>
              </a:graphicData>
            </a:graphic>
          </wp:anchor>
        </w:drawing>
      </w:r>
      <w:r>
        <w:rPr>
          <w:rFonts w:eastAsia="Times New Roman"/>
          <w:lang w:eastAsia="de-CH"/>
        </w:rPr>
        <w:br w:type="page"/>
      </w:r>
    </w:p>
    <w:p w:rsidR="007B6A90" w:rsidRDefault="007B6A90" w:rsidP="00DE7DB8">
      <w:pPr>
        <w:pStyle w:val="berschrift1"/>
        <w:rPr>
          <w:rFonts w:eastAsia="Times New Roman"/>
          <w:lang w:eastAsia="de-CH"/>
        </w:rPr>
      </w:pPr>
      <w:bookmarkStart w:id="20" w:name="_Toc224920653"/>
      <w:r>
        <w:rPr>
          <w:rFonts w:eastAsia="Times New Roman"/>
          <w:lang w:eastAsia="de-CH"/>
        </w:rPr>
        <w:lastRenderedPageBreak/>
        <w:t xml:space="preserve">Formal </w:t>
      </w:r>
      <w:r w:rsidRPr="002D0A71">
        <w:rPr>
          <w:rFonts w:eastAsia="Times New Roman"/>
          <w:lang w:eastAsia="de-CH"/>
        </w:rPr>
        <w:t>Requirements</w:t>
      </w:r>
      <w:bookmarkEnd w:id="18"/>
      <w:bookmarkEnd w:id="20"/>
    </w:p>
    <w:p w:rsidR="007B6A90" w:rsidRPr="00DB335A" w:rsidRDefault="007B6A90" w:rsidP="00855198">
      <w:pPr>
        <w:pStyle w:val="berschrift2"/>
        <w:rPr>
          <w:lang w:eastAsia="de-CH"/>
        </w:rPr>
      </w:pPr>
      <w:bookmarkStart w:id="21" w:name="_Toc224920654"/>
      <w:r>
        <w:rPr>
          <w:lang w:eastAsia="de-CH"/>
        </w:rPr>
        <w:t>General</w:t>
      </w:r>
      <w:bookmarkEnd w:id="21"/>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202CD8">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202CD8">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ReqG05</w:t>
            </w:r>
          </w:p>
        </w:tc>
        <w:tc>
          <w:tcPr>
            <w:tcW w:w="0" w:type="auto"/>
          </w:tcPr>
          <w:p w:rsidR="007B6A90" w:rsidRPr="00FC4017" w:rsidRDefault="007B6A90" w:rsidP="00202CD8">
            <w:pPr>
              <w:pStyle w:val="Table"/>
              <w:cnfStyle w:val="000000100000"/>
              <w:rPr>
                <w:lang w:eastAsia="de-CH"/>
              </w:rPr>
            </w:pPr>
            <w:r>
              <w:rPr>
                <w:lang w:eastAsia="de-CH"/>
              </w:rPr>
              <w:t>Shadow Rendering</w:t>
            </w:r>
          </w:p>
        </w:tc>
        <w:tc>
          <w:tcPr>
            <w:tcW w:w="0" w:type="auto"/>
          </w:tcPr>
          <w:p w:rsidR="007B6A90" w:rsidRPr="00890815" w:rsidRDefault="007B6A90" w:rsidP="00202CD8">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ReqG06</w:t>
            </w:r>
          </w:p>
        </w:tc>
        <w:tc>
          <w:tcPr>
            <w:tcW w:w="0" w:type="auto"/>
          </w:tcPr>
          <w:p w:rsidR="007B6A90" w:rsidRPr="00FC4017" w:rsidRDefault="007B6A90" w:rsidP="00202CD8">
            <w:pPr>
              <w:pStyle w:val="Table"/>
              <w:cnfStyle w:val="000000010000"/>
              <w:rPr>
                <w:lang w:eastAsia="de-CH"/>
              </w:rPr>
            </w:pPr>
            <w:r w:rsidRPr="00FC4017">
              <w:rPr>
                <w:lang w:eastAsia="de-CH"/>
              </w:rPr>
              <w:t>Statistics</w:t>
            </w:r>
          </w:p>
        </w:tc>
        <w:tc>
          <w:tcPr>
            <w:tcW w:w="0" w:type="auto"/>
          </w:tcPr>
          <w:p w:rsidR="007B6A90" w:rsidRPr="00FC4017" w:rsidRDefault="007B6A90"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berschrift2"/>
        <w:rPr>
          <w:lang w:eastAsia="de-CH"/>
        </w:rPr>
      </w:pPr>
      <w:bookmarkStart w:id="22" w:name="_Toc224920655"/>
      <w:r>
        <w:rPr>
          <w:lang w:eastAsia="de-CH"/>
        </w:rPr>
        <w:t>GUI AND HUD</w:t>
      </w:r>
      <w:bookmarkEnd w:id="22"/>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427AAA">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berschrift2"/>
        <w:rPr>
          <w:rFonts w:eastAsia="Times New Roman"/>
          <w:lang w:eastAsia="de-CH"/>
        </w:rPr>
      </w:pPr>
      <w:bookmarkStart w:id="23" w:name="_Toc224920656"/>
      <w:r>
        <w:rPr>
          <w:rFonts w:eastAsia="Times New Roman"/>
          <w:lang w:eastAsia="de-CH"/>
        </w:rPr>
        <w:t>Lava</w:t>
      </w:r>
      <w:bookmarkEnd w:id="23"/>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berschrift2"/>
        <w:rPr>
          <w:rFonts w:eastAsia="Times New Roman"/>
          <w:lang w:eastAsia="de-CH"/>
        </w:rPr>
      </w:pPr>
      <w:bookmarkStart w:id="24" w:name="_Toc224920657"/>
      <w:r w:rsidRPr="002D0A71">
        <w:rPr>
          <w:rFonts w:eastAsia="Times New Roman"/>
          <w:lang w:eastAsia="de-CH"/>
        </w:rPr>
        <w:t>Pillars</w:t>
      </w:r>
      <w:bookmarkEnd w:id="24"/>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berschrift2"/>
        <w:rPr>
          <w:rFonts w:eastAsia="Times New Roman"/>
          <w:lang w:eastAsia="de-CH"/>
        </w:rPr>
      </w:pPr>
      <w:bookmarkStart w:id="25" w:name="_Toc224920658"/>
      <w:r w:rsidRPr="002D0A71">
        <w:rPr>
          <w:rFonts w:eastAsia="Times New Roman"/>
          <w:lang w:eastAsia="de-CH"/>
        </w:rPr>
        <w:t>Floating Islands</w:t>
      </w:r>
      <w:bookmarkEnd w:id="25"/>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ReqI11</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ReqI12</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berschrift2"/>
        <w:rPr>
          <w:rFonts w:eastAsia="Times New Roman"/>
          <w:lang w:eastAsia="de-CH"/>
        </w:rPr>
      </w:pPr>
      <w:bookmarkStart w:id="26" w:name="_Toc224920659"/>
      <w:r w:rsidRPr="002D0A71">
        <w:rPr>
          <w:rFonts w:eastAsia="Times New Roman"/>
          <w:lang w:eastAsia="de-CH"/>
        </w:rPr>
        <w:t>Player</w:t>
      </w:r>
      <w:bookmarkEnd w:id="26"/>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ReqP11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427AA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ReqP19</w:t>
            </w:r>
          </w:p>
        </w:tc>
        <w:tc>
          <w:tcPr>
            <w:tcW w:w="0" w:type="auto"/>
          </w:tcPr>
          <w:p w:rsidR="007B6A90" w:rsidRPr="002D0A71" w:rsidRDefault="007B6A90" w:rsidP="00202CD8">
            <w:pPr>
              <w:pStyle w:val="Table"/>
              <w:cnfStyle w:val="000000100000"/>
              <w:rPr>
                <w:rFonts w:eastAsia="Times New Roman"/>
                <w:lang w:eastAsia="de-CH"/>
              </w:rPr>
            </w:pPr>
            <w:r>
              <w:rPr>
                <w:lang w:eastAsia="de-CH"/>
              </w:rPr>
              <w:t>Aiming Aids</w:t>
            </w:r>
          </w:p>
        </w:tc>
        <w:tc>
          <w:tcPr>
            <w:tcW w:w="0" w:type="auto"/>
          </w:tcPr>
          <w:p w:rsidR="007B6A90" w:rsidRPr="002D0A71" w:rsidRDefault="007B6A90"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ReqP20</w:t>
            </w:r>
          </w:p>
        </w:tc>
        <w:tc>
          <w:tcPr>
            <w:tcW w:w="0" w:type="auto"/>
          </w:tcPr>
          <w:p w:rsidR="007B6A90" w:rsidRDefault="007B6A90" w:rsidP="00202CD8">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202CD8">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berschrift1"/>
        <w:rPr>
          <w:rFonts w:eastAsia="Times New Roman"/>
          <w:kern w:val="36"/>
          <w:lang w:eastAsia="de-CH"/>
        </w:rPr>
      </w:pPr>
      <w:bookmarkStart w:id="27" w:name="Development_Schedule"/>
      <w:bookmarkStart w:id="28" w:name="_Toc224920660"/>
      <w:bookmarkEnd w:id="27"/>
      <w:r w:rsidRPr="002D0A71">
        <w:rPr>
          <w:rFonts w:eastAsia="Times New Roman"/>
          <w:kern w:val="36"/>
          <w:lang w:eastAsia="de-CH"/>
        </w:rPr>
        <w:t>Development Schedule</w:t>
      </w:r>
      <w:bookmarkEnd w:id="28"/>
    </w:p>
    <w:p w:rsidR="007B6A90" w:rsidRPr="00F86D9E" w:rsidRDefault="007B6A90" w:rsidP="00F86D9E">
      <w:pPr>
        <w:rPr>
          <w:lang w:eastAsia="de-CH"/>
        </w:rPr>
      </w:pPr>
      <w:bookmarkStart w:id="29" w:name="Deliverables"/>
      <w:bookmarkEnd w:id="29"/>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enabsatz"/>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enabsatz"/>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enabsatz"/>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enabsatz"/>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berschrift2"/>
        <w:rPr>
          <w:rFonts w:eastAsia="Times New Roman"/>
          <w:lang w:eastAsia="de-CH"/>
        </w:rPr>
      </w:pPr>
      <w:bookmarkStart w:id="30" w:name="_Toc224920661"/>
      <w:r w:rsidRPr="002D0A71">
        <w:rPr>
          <w:rFonts w:eastAsia="Times New Roman"/>
          <w:lang w:eastAsia="de-CH"/>
        </w:rPr>
        <w:t>Deliverables</w:t>
      </w:r>
      <w:bookmarkEnd w:id="30"/>
    </w:p>
    <w:p w:rsidR="007B6A90" w:rsidRPr="002D0A71" w:rsidRDefault="007B6A90"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427AAA">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Lava Ground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Lava Effect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ReqL04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Deadly Lava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Pillars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ReqI04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Player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Player Model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ReqP06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Island Jumping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ReqP08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Direct Combat 1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sidRPr="002D0A71">
              <w:rPr>
                <w:lang w:eastAsia="de-CH"/>
              </w:rPr>
              <w:t xml:space="preserve">ReqP10 </w:t>
            </w:r>
          </w:p>
        </w:tc>
        <w:tc>
          <w:tcPr>
            <w:tcW w:w="4463" w:type="pct"/>
          </w:tcPr>
          <w:p w:rsidR="007B6A90" w:rsidRPr="002D0A71" w:rsidRDefault="007B6A90" w:rsidP="00202CD8">
            <w:pPr>
              <w:pStyle w:val="Table"/>
              <w:cnfStyle w:val="000000100000"/>
              <w:rPr>
                <w:lang w:eastAsia="de-CH"/>
              </w:rPr>
            </w:pPr>
            <w:r w:rsidRPr="002D0A71">
              <w:rPr>
                <w:lang w:eastAsia="de-CH"/>
              </w:rPr>
              <w:t xml:space="preserve">Direct Combat 3 </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ReqP12 </w:t>
            </w:r>
          </w:p>
        </w:tc>
        <w:tc>
          <w:tcPr>
            <w:tcW w:w="4463" w:type="pct"/>
          </w:tcPr>
          <w:p w:rsidR="007B6A90" w:rsidRPr="002D0A71" w:rsidRDefault="007B6A90" w:rsidP="00202CD8">
            <w:pPr>
              <w:pStyle w:val="Table"/>
              <w:cnfStyle w:val="000000010000"/>
              <w:rPr>
                <w:lang w:eastAsia="de-CH"/>
              </w:rPr>
            </w:pPr>
            <w:r w:rsidRPr="002D0A71">
              <w:rPr>
                <w:lang w:eastAsia="de-CH"/>
              </w:rPr>
              <w:t xml:space="preserve">Ice Spike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Pr>
                <w:lang w:eastAsia="de-CH"/>
              </w:rPr>
              <w:t>ReqI12</w:t>
            </w:r>
          </w:p>
        </w:tc>
        <w:tc>
          <w:tcPr>
            <w:tcW w:w="4463" w:type="pct"/>
          </w:tcPr>
          <w:p w:rsidR="007B6A90" w:rsidRPr="002D0A71" w:rsidRDefault="007B6A90" w:rsidP="00202CD8">
            <w:pPr>
              <w:pStyle w:val="Table"/>
              <w:cnfStyle w:val="000000100000"/>
              <w:rPr>
                <w:lang w:eastAsia="de-CH"/>
              </w:rPr>
            </w:pPr>
            <w:r>
              <w:rPr>
                <w:lang w:eastAsia="de-CH"/>
              </w:rPr>
              <w:t>Power-Ups</w:t>
            </w:r>
          </w:p>
        </w:tc>
      </w:tr>
      <w:tr w:rsidR="007B6A90" w:rsidRPr="002D0A71" w:rsidTr="00427AAA">
        <w:trPr>
          <w:cnfStyle w:val="000000010000"/>
        </w:trPr>
        <w:tc>
          <w:tcPr>
            <w:cnfStyle w:val="001000000000"/>
            <w:tcW w:w="537" w:type="pct"/>
          </w:tcPr>
          <w:p w:rsidR="007B6A90" w:rsidRDefault="007B6A90" w:rsidP="00202CD8">
            <w:pPr>
              <w:pStyle w:val="Table"/>
              <w:rPr>
                <w:lang w:eastAsia="de-CH"/>
              </w:rPr>
            </w:pPr>
            <w:r>
              <w:rPr>
                <w:lang w:eastAsia="de-CH"/>
              </w:rPr>
              <w:t>ReqP20</w:t>
            </w:r>
          </w:p>
        </w:tc>
        <w:tc>
          <w:tcPr>
            <w:tcW w:w="4463" w:type="pct"/>
          </w:tcPr>
          <w:p w:rsidR="007B6A90" w:rsidRDefault="007B6A90" w:rsidP="00202CD8">
            <w:pPr>
              <w:pStyle w:val="Table"/>
              <w:cnfStyle w:val="000000010000"/>
              <w:rPr>
                <w:lang w:eastAsia="de-CH"/>
              </w:rPr>
            </w:pPr>
            <w:r>
              <w:rPr>
                <w:lang w:eastAsia="de-CH"/>
              </w:rPr>
              <w:t>Collecting Power-Ups</w:t>
            </w:r>
          </w:p>
        </w:tc>
      </w:tr>
    </w:tbl>
    <w:p w:rsidR="007B6A90" w:rsidRPr="002D0A71" w:rsidRDefault="007B6A90"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ReqI05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ReqI06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ReqP09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ReqI07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ReqI08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Pr>
                <w:lang w:eastAsia="de-CH"/>
              </w:rPr>
              <w:t xml:space="preserve">ReqP13 </w:t>
            </w:r>
          </w:p>
        </w:tc>
        <w:tc>
          <w:tcPr>
            <w:tcW w:w="4463" w:type="pct"/>
            <w:hideMark/>
          </w:tcPr>
          <w:p w:rsidR="007B6A90" w:rsidRPr="002D0A71" w:rsidRDefault="007B6A90" w:rsidP="00202CD8">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Pr>
                <w:lang w:eastAsia="de-CH"/>
              </w:rPr>
              <w:t xml:space="preserve">ReqP14 </w:t>
            </w:r>
          </w:p>
        </w:tc>
        <w:tc>
          <w:tcPr>
            <w:tcW w:w="4463" w:type="pct"/>
            <w:hideMark/>
          </w:tcPr>
          <w:p w:rsidR="007B6A90" w:rsidRPr="002D0A71" w:rsidRDefault="007B6A90" w:rsidP="00202CD8">
            <w:pPr>
              <w:pStyle w:val="Table"/>
              <w:cnfStyle w:val="000000100000"/>
              <w:rPr>
                <w:lang w:eastAsia="de-CH"/>
              </w:rPr>
            </w:pPr>
            <w:r>
              <w:rPr>
                <w:lang w:eastAsia="de-CH"/>
              </w:rPr>
              <w:t>Flame Thrower Island Destruction</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ReqP11 </w:t>
            </w:r>
          </w:p>
        </w:tc>
        <w:tc>
          <w:tcPr>
            <w:tcW w:w="4463" w:type="pct"/>
          </w:tcPr>
          <w:p w:rsidR="007B6A90" w:rsidRPr="002D0A71" w:rsidRDefault="007B6A90" w:rsidP="00202CD8">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202CD8">
            <w:pPr>
              <w:pStyle w:val="Table"/>
              <w:rPr>
                <w:lang w:eastAsia="de-CH"/>
              </w:rPr>
            </w:pPr>
            <w:r>
              <w:rPr>
                <w:lang w:eastAsia="de-CH"/>
              </w:rPr>
              <w:t>ReqUI06</w:t>
            </w:r>
          </w:p>
        </w:tc>
        <w:tc>
          <w:tcPr>
            <w:tcW w:w="4463" w:type="pct"/>
          </w:tcPr>
          <w:p w:rsidR="007B6A90" w:rsidRPr="002D0A71" w:rsidRDefault="007B6A90" w:rsidP="00202CD8">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202CD8">
            <w:pPr>
              <w:pStyle w:val="Table"/>
              <w:rPr>
                <w:lang w:eastAsia="de-CH"/>
              </w:rPr>
            </w:pPr>
            <w:r>
              <w:rPr>
                <w:lang w:eastAsia="de-CH"/>
              </w:rPr>
              <w:t>ReqP19</w:t>
            </w:r>
          </w:p>
        </w:tc>
        <w:tc>
          <w:tcPr>
            <w:tcW w:w="4463" w:type="pct"/>
          </w:tcPr>
          <w:p w:rsidR="007B6A90" w:rsidRDefault="007B6A90" w:rsidP="00202CD8">
            <w:pPr>
              <w:pStyle w:val="Table"/>
              <w:cnfStyle w:val="000000010000"/>
              <w:rPr>
                <w:lang w:eastAsia="de-CH"/>
              </w:rPr>
            </w:pPr>
            <w:r>
              <w:rPr>
                <w:lang w:eastAsia="de-CH"/>
              </w:rPr>
              <w:t>Aiming Aids</w:t>
            </w:r>
          </w:p>
        </w:tc>
      </w:tr>
    </w:tbl>
    <w:p w:rsidR="007B6A90" w:rsidRPr="002D0A71" w:rsidRDefault="007B6A9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202CD8">
            <w:pPr>
              <w:pStyle w:val="Table"/>
              <w:rPr>
                <w:lang w:eastAsia="de-CH"/>
              </w:rPr>
            </w:pPr>
            <w:r>
              <w:rPr>
                <w:lang w:eastAsia="de-CH"/>
              </w:rPr>
              <w:t>ReqUI04</w:t>
            </w:r>
          </w:p>
        </w:tc>
        <w:tc>
          <w:tcPr>
            <w:tcW w:w="0" w:type="auto"/>
          </w:tcPr>
          <w:p w:rsidR="007B6A90" w:rsidRPr="002D0A71" w:rsidRDefault="007B6A90" w:rsidP="00202CD8">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202CD8">
            <w:pPr>
              <w:pStyle w:val="Table"/>
              <w:rPr>
                <w:lang w:eastAsia="de-CH"/>
              </w:rPr>
            </w:pPr>
            <w:r>
              <w:rPr>
                <w:lang w:eastAsia="de-CH"/>
              </w:rPr>
              <w:t>ReqUI07</w:t>
            </w:r>
          </w:p>
        </w:tc>
        <w:tc>
          <w:tcPr>
            <w:tcW w:w="0" w:type="auto"/>
          </w:tcPr>
          <w:p w:rsidR="007B6A90" w:rsidRPr="002D0A71" w:rsidRDefault="007B6A90" w:rsidP="00202CD8">
            <w:pPr>
              <w:pStyle w:val="Table"/>
              <w:cnfStyle w:val="000000010000"/>
              <w:rPr>
                <w:lang w:eastAsia="de-CH"/>
              </w:rPr>
            </w:pPr>
            <w:r>
              <w:rPr>
                <w:lang w:eastAsia="de-CH"/>
              </w:rPr>
              <w:t>Fancy HUD</w:t>
            </w:r>
          </w:p>
        </w:tc>
      </w:tr>
    </w:tbl>
    <w:p w:rsidR="007B6A90" w:rsidRPr="002D0A71" w:rsidRDefault="007B6A90" w:rsidP="001643DC">
      <w:pPr>
        <w:pStyle w:val="berschrift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202CD8">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ReqG05</w:t>
            </w:r>
          </w:p>
        </w:tc>
        <w:tc>
          <w:tcPr>
            <w:tcW w:w="0" w:type="auto"/>
          </w:tcPr>
          <w:p w:rsidR="007B6A90" w:rsidRDefault="007B6A90" w:rsidP="00202CD8">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202CD8">
            <w:pPr>
              <w:pStyle w:val="Table"/>
              <w:rPr>
                <w:lang w:eastAsia="de-CH"/>
              </w:rPr>
            </w:pPr>
            <w:r>
              <w:rPr>
                <w:lang w:eastAsia="de-CH"/>
              </w:rPr>
              <w:t>ReqG06</w:t>
            </w:r>
          </w:p>
        </w:tc>
        <w:tc>
          <w:tcPr>
            <w:tcW w:w="0" w:type="auto"/>
          </w:tcPr>
          <w:p w:rsidR="007B6A90" w:rsidRPr="002D0A71" w:rsidRDefault="007B6A90" w:rsidP="00202CD8">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ReqUI03</w:t>
            </w:r>
          </w:p>
        </w:tc>
        <w:tc>
          <w:tcPr>
            <w:tcW w:w="0" w:type="auto"/>
          </w:tcPr>
          <w:p w:rsidR="007B6A90" w:rsidRPr="002D0A71" w:rsidRDefault="007B6A90" w:rsidP="00202CD8">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202CD8">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202CD8">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2968EA">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ReqL05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ReqI09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202CD8">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202CD8">
            <w:pPr>
              <w:pStyle w:val="Table"/>
              <w:cnfStyle w:val="000000010000"/>
              <w:rPr>
                <w:lang w:eastAsia="de-CH"/>
              </w:rPr>
            </w:pPr>
            <w:r>
              <w:rPr>
                <w:lang w:eastAsia="de-CH"/>
              </w:rPr>
              <w:t>Intro</w:t>
            </w:r>
          </w:p>
        </w:tc>
      </w:tr>
    </w:tbl>
    <w:p w:rsidR="007B6A90" w:rsidRPr="002D0A71" w:rsidRDefault="007B6A90"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202CD8">
            <w:pPr>
              <w:pStyle w:val="Table"/>
              <w:rPr>
                <w:lang w:eastAsia="de-CH"/>
              </w:rPr>
            </w:pPr>
            <w:r w:rsidRPr="002D0A71">
              <w:rPr>
                <w:lang w:eastAsia="de-CH"/>
              </w:rPr>
              <w:t xml:space="preserve">ReqI10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202CD8">
            <w:pPr>
              <w:pStyle w:val="Table"/>
              <w:rPr>
                <w:lang w:eastAsia="de-CH"/>
              </w:rPr>
            </w:pPr>
            <w:r>
              <w:rPr>
                <w:lang w:eastAsia="de-CH"/>
              </w:rPr>
              <w:t>ReqP16</w:t>
            </w:r>
          </w:p>
        </w:tc>
        <w:tc>
          <w:tcPr>
            <w:tcW w:w="0" w:type="auto"/>
            <w:hideMark/>
          </w:tcPr>
          <w:p w:rsidR="007B6A90" w:rsidRDefault="007B6A90" w:rsidP="00202CD8">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202CD8">
            <w:pPr>
              <w:pStyle w:val="Table"/>
              <w:rPr>
                <w:lang w:eastAsia="de-CH"/>
              </w:rPr>
            </w:pPr>
            <w:r>
              <w:rPr>
                <w:lang w:eastAsia="de-CH"/>
              </w:rPr>
              <w:t>ReqI11</w:t>
            </w:r>
          </w:p>
        </w:tc>
        <w:tc>
          <w:tcPr>
            <w:tcW w:w="0" w:type="auto"/>
          </w:tcPr>
          <w:p w:rsidR="007B6A90" w:rsidRPr="002D0A71" w:rsidRDefault="007B6A90" w:rsidP="00202CD8">
            <w:pPr>
              <w:pStyle w:val="Table"/>
              <w:cnfStyle w:val="000000100000"/>
              <w:rPr>
                <w:lang w:eastAsia="de-CH"/>
              </w:rPr>
            </w:pPr>
            <w:r>
              <w:rPr>
                <w:lang w:eastAsia="de-CH"/>
              </w:rPr>
              <w:t>Icy Islands</w:t>
            </w:r>
          </w:p>
        </w:tc>
      </w:tr>
    </w:tbl>
    <w:p w:rsidR="007B6A90" w:rsidRPr="002D0A71" w:rsidRDefault="007B6A90" w:rsidP="00392D89">
      <w:pPr>
        <w:pStyle w:val="berschrift2"/>
        <w:rPr>
          <w:rFonts w:eastAsia="Times New Roman"/>
          <w:lang w:eastAsia="de-CH"/>
        </w:rPr>
      </w:pPr>
      <w:bookmarkStart w:id="31" w:name="Milestones"/>
      <w:bookmarkStart w:id="32" w:name="_Toc224920662"/>
      <w:bookmarkEnd w:id="31"/>
      <w:r w:rsidRPr="002D0A71">
        <w:rPr>
          <w:rFonts w:eastAsia="Times New Roman"/>
          <w:lang w:eastAsia="de-CH"/>
        </w:rPr>
        <w:t>Milestones</w:t>
      </w:r>
      <w:bookmarkEnd w:id="32"/>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sidRPr="002D0A71">
              <w:rPr>
                <w:lang w:eastAsia="de-CH"/>
              </w:rPr>
              <w:t>Milestone</w:t>
            </w:r>
          </w:p>
        </w:tc>
        <w:tc>
          <w:tcPr>
            <w:tcW w:w="2870" w:type="pct"/>
            <w:hideMark/>
          </w:tcPr>
          <w:p w:rsidR="007B6A90" w:rsidRPr="002D0A71" w:rsidRDefault="007B6A90" w:rsidP="00202CD8">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202CD8">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202CD8">
            <w:pPr>
              <w:pStyle w:val="Table"/>
              <w:rPr>
                <w:lang w:eastAsia="de-CH"/>
              </w:rPr>
            </w:pPr>
            <w:r w:rsidRPr="002D0A71">
              <w:rPr>
                <w:lang w:eastAsia="de-CH"/>
              </w:rPr>
              <w:t xml:space="preserve">MS01 </w:t>
            </w:r>
          </w:p>
        </w:tc>
        <w:tc>
          <w:tcPr>
            <w:tcW w:w="983" w:type="pct"/>
            <w:hideMark/>
          </w:tcPr>
          <w:p w:rsidR="007B6A90" w:rsidRPr="002D0A71" w:rsidRDefault="007B6A90" w:rsidP="00202CD8">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202CD8">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202CD8">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April 13, </w:t>
            </w:r>
            <w:r w:rsidRPr="002D0A71">
              <w:rPr>
                <w:lang w:eastAsia="de-CH"/>
              </w:rPr>
              <w:lastRenderedPageBreak/>
              <w:t xml:space="preserve">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 xml:space="preserve">MS05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MS07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29, 5pm </w:t>
            </w:r>
          </w:p>
        </w:tc>
      </w:tr>
    </w:tbl>
    <w:p w:rsidR="007B6A90" w:rsidRDefault="007B6A90" w:rsidP="00D83E2B">
      <w:pPr>
        <w:pStyle w:val="berschrift2"/>
        <w:rPr>
          <w:rFonts w:eastAsia="Times New Roman"/>
          <w:lang w:eastAsia="de-CH"/>
        </w:rPr>
      </w:pPr>
      <w:bookmarkStart w:id="33" w:name="Task_Assignments_and_Work_Estimation"/>
      <w:bookmarkStart w:id="34" w:name="_Toc224920663"/>
      <w:bookmarkEnd w:id="33"/>
      <w:r w:rsidRPr="002D0A71">
        <w:rPr>
          <w:rFonts w:eastAsia="Times New Roman"/>
          <w:lang w:eastAsia="de-CH"/>
        </w:rPr>
        <w:t>Task Assignments and Work Estimation</w:t>
      </w:r>
      <w:bookmarkEnd w:id="34"/>
    </w:p>
    <w:p w:rsidR="007B6A90" w:rsidRPr="00F7397F" w:rsidRDefault="007B6A90" w:rsidP="000940CA">
      <w:pPr>
        <w:pStyle w:val="berschrift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4074F7">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10h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ReqP08 </w:t>
            </w:r>
          </w:p>
        </w:tc>
        <w:tc>
          <w:tcPr>
            <w:tcW w:w="0" w:type="auto"/>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1h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sidRPr="002D0A71">
              <w:rPr>
                <w:lang w:eastAsia="de-CH"/>
              </w:rPr>
              <w:t xml:space="preserve">ReqP10 </w:t>
            </w:r>
          </w:p>
        </w:tc>
        <w:tc>
          <w:tcPr>
            <w:tcW w:w="0" w:type="auto"/>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tcPr>
          <w:p w:rsidR="007B6A90" w:rsidRDefault="007B6A90" w:rsidP="00202CD8">
            <w:pPr>
              <w:pStyle w:val="Table"/>
              <w:cnfStyle w:val="000000100000"/>
              <w:rPr>
                <w:lang w:eastAsia="de-CH"/>
              </w:rPr>
            </w:pPr>
            <w:r>
              <w:rPr>
                <w:lang w:eastAsia="de-CH"/>
              </w:rPr>
              <w:t>jab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ReqP12 </w:t>
            </w:r>
          </w:p>
        </w:tc>
        <w:tc>
          <w:tcPr>
            <w:tcW w:w="0" w:type="auto"/>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3h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Pr>
                <w:lang w:eastAsia="de-CH"/>
              </w:rPr>
              <w:t>ReqI12</w:t>
            </w:r>
          </w:p>
        </w:tc>
        <w:tc>
          <w:tcPr>
            <w:tcW w:w="0" w:type="auto"/>
          </w:tcPr>
          <w:p w:rsidR="007B6A90" w:rsidRPr="002D0A71" w:rsidRDefault="007B6A90" w:rsidP="00202CD8">
            <w:pPr>
              <w:pStyle w:val="Table"/>
              <w:cnfStyle w:val="000000100000"/>
              <w:rPr>
                <w:lang w:eastAsia="de-CH"/>
              </w:rPr>
            </w:pPr>
            <w:r>
              <w:rPr>
                <w:lang w:eastAsia="de-CH"/>
              </w:rPr>
              <w:t>Power-Ups</w:t>
            </w:r>
          </w:p>
        </w:tc>
        <w:tc>
          <w:tcPr>
            <w:tcW w:w="0" w:type="auto"/>
          </w:tcPr>
          <w:p w:rsidR="007B6A90" w:rsidRDefault="007B6A90" w:rsidP="00202CD8">
            <w:pPr>
              <w:pStyle w:val="Table"/>
              <w:cnfStyle w:val="000000100000"/>
              <w:rPr>
                <w:lang w:eastAsia="de-CH"/>
              </w:rPr>
            </w:pPr>
            <w:r>
              <w:rPr>
                <w:lang w:eastAsia="de-CH"/>
              </w:rPr>
              <w:t>cob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Default="007B6A90" w:rsidP="00202CD8">
            <w:pPr>
              <w:pStyle w:val="Table"/>
              <w:rPr>
                <w:lang w:eastAsia="de-CH"/>
              </w:rPr>
            </w:pPr>
            <w:r>
              <w:rPr>
                <w:lang w:eastAsia="de-CH"/>
              </w:rPr>
              <w:t>ReqP20</w:t>
            </w:r>
          </w:p>
        </w:tc>
        <w:tc>
          <w:tcPr>
            <w:tcW w:w="0" w:type="auto"/>
          </w:tcPr>
          <w:p w:rsidR="007B6A90" w:rsidRDefault="007B6A90" w:rsidP="00202CD8">
            <w:pPr>
              <w:pStyle w:val="Table"/>
              <w:cnfStyle w:val="000000010000"/>
              <w:rPr>
                <w:lang w:eastAsia="de-CH"/>
              </w:rPr>
            </w:pPr>
            <w:r>
              <w:rPr>
                <w:lang w:eastAsia="de-CH"/>
              </w:rPr>
              <w:t>Collecting Power-Ups</w:t>
            </w:r>
          </w:p>
        </w:tc>
        <w:tc>
          <w:tcPr>
            <w:tcW w:w="0" w:type="auto"/>
          </w:tcPr>
          <w:p w:rsidR="007B6A90" w:rsidRDefault="007B6A90" w:rsidP="00202CD8">
            <w:pPr>
              <w:pStyle w:val="Table"/>
              <w:cnfStyle w:val="000000010000"/>
              <w:rPr>
                <w:lang w:eastAsia="de-CH"/>
              </w:rPr>
            </w:pPr>
            <w:r>
              <w:rPr>
                <w:lang w:eastAsia="de-CH"/>
              </w:rPr>
              <w:t>cob</w:t>
            </w:r>
          </w:p>
        </w:tc>
        <w:tc>
          <w:tcPr>
            <w:tcW w:w="0" w:type="auto"/>
          </w:tcPr>
          <w:p w:rsidR="007B6A90" w:rsidRPr="002D0A71" w:rsidRDefault="007B6A90" w:rsidP="00202CD8">
            <w:pPr>
              <w:pStyle w:val="Table"/>
              <w:cnfStyle w:val="000000010000"/>
              <w:rPr>
                <w:lang w:eastAsia="de-CH"/>
              </w:rPr>
            </w:pPr>
            <w:r>
              <w:rPr>
                <w:lang w:eastAsia="de-CH"/>
              </w:rPr>
              <w:t>1h</w:t>
            </w:r>
          </w:p>
        </w:tc>
      </w:tr>
    </w:tbl>
    <w:p w:rsidR="007B6A90" w:rsidRPr="00F7397F" w:rsidRDefault="007B6A90"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7D1829">
        <w:trPr>
          <w:cnfStyle w:val="000000100000"/>
        </w:trPr>
        <w:tc>
          <w:tcPr>
            <w:cnfStyle w:val="001000000000"/>
            <w:tcW w:w="877" w:type="pct"/>
            <w:hideMark/>
          </w:tcPr>
          <w:p w:rsidR="007B6A90" w:rsidRPr="002D0A71" w:rsidRDefault="007B6A90" w:rsidP="00202CD8">
            <w:pPr>
              <w:pStyle w:val="Table"/>
              <w:rPr>
                <w:lang w:eastAsia="de-CH"/>
              </w:rPr>
            </w:pPr>
            <w:r w:rsidRPr="002D0A71">
              <w:rPr>
                <w:lang w:eastAsia="de-CH"/>
              </w:rPr>
              <w:t xml:space="preserve">ReqI05 </w:t>
            </w:r>
          </w:p>
        </w:tc>
        <w:tc>
          <w:tcPr>
            <w:tcW w:w="187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ReqP09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ReqI08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202CD8">
            <w:pPr>
              <w:pStyle w:val="Table"/>
              <w:cnfStyle w:val="000000100000"/>
              <w:rPr>
                <w:lang w:eastAsia="de-CH"/>
              </w:rPr>
            </w:pPr>
            <w:r>
              <w:rPr>
                <w:lang w:eastAsia="de-CH"/>
              </w:rPr>
              <w:t>dpk</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 xml:space="preserve">ReqP13 </w:t>
            </w:r>
          </w:p>
        </w:tc>
        <w:tc>
          <w:tcPr>
            <w:tcW w:w="0" w:type="auto"/>
            <w:hideMark/>
          </w:tcPr>
          <w:p w:rsidR="007B6A90" w:rsidRPr="002D0A71" w:rsidRDefault="007B6A90" w:rsidP="00202CD8">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 xml:space="preserve">ReqP14 </w:t>
            </w:r>
          </w:p>
        </w:tc>
        <w:tc>
          <w:tcPr>
            <w:tcW w:w="0" w:type="auto"/>
            <w:hideMark/>
          </w:tcPr>
          <w:p w:rsidR="007B6A90" w:rsidRPr="002D0A71" w:rsidRDefault="007B6A90" w:rsidP="00202CD8">
            <w:pPr>
              <w:pStyle w:val="Table"/>
              <w:cnfStyle w:val="000000100000"/>
              <w:rPr>
                <w:lang w:eastAsia="de-CH"/>
              </w:rPr>
            </w:pPr>
            <w:r>
              <w:rPr>
                <w:lang w:eastAsia="de-CH"/>
              </w:rPr>
              <w:t>Flame Thrower Island Destruction</w:t>
            </w:r>
          </w:p>
        </w:tc>
        <w:tc>
          <w:tcPr>
            <w:tcW w:w="0" w:type="auto"/>
            <w:hideMark/>
          </w:tcPr>
          <w:p w:rsidR="007B6A90" w:rsidRPr="002D0A71" w:rsidRDefault="007B6A90"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ReqUI06</w:t>
            </w:r>
          </w:p>
        </w:tc>
        <w:tc>
          <w:tcPr>
            <w:tcW w:w="0" w:type="auto"/>
            <w:hideMark/>
          </w:tcPr>
          <w:p w:rsidR="007B6A90" w:rsidRPr="002D0A71" w:rsidRDefault="007B6A90" w:rsidP="00202CD8">
            <w:pPr>
              <w:pStyle w:val="Table"/>
              <w:cnfStyle w:val="000000100000"/>
              <w:rPr>
                <w:lang w:eastAsia="de-CH"/>
              </w:rPr>
            </w:pPr>
            <w:r>
              <w:rPr>
                <w:lang w:eastAsia="de-CH"/>
              </w:rPr>
              <w:t>Simple HUD</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ReqP19</w:t>
            </w:r>
          </w:p>
        </w:tc>
        <w:tc>
          <w:tcPr>
            <w:tcW w:w="0" w:type="auto"/>
            <w:hideMark/>
          </w:tcPr>
          <w:p w:rsidR="007B6A90" w:rsidRPr="002D0A71" w:rsidRDefault="007B6A90" w:rsidP="00202CD8">
            <w:pPr>
              <w:pStyle w:val="Table"/>
              <w:cnfStyle w:val="000000010000"/>
              <w:rPr>
                <w:lang w:eastAsia="de-CH"/>
              </w:rPr>
            </w:pPr>
            <w:r>
              <w:rPr>
                <w:lang w:eastAsia="de-CH"/>
              </w:rPr>
              <w:t>Aiming Aids</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berschrift2"/>
        <w:rPr>
          <w:rFonts w:eastAsia="Times New Roman"/>
          <w:lang w:eastAsia="de-CH"/>
        </w:rPr>
      </w:pPr>
      <w:bookmarkStart w:id="35" w:name="Development_Timetable"/>
      <w:bookmarkStart w:id="36" w:name="_Toc224920664"/>
      <w:bookmarkEnd w:id="35"/>
      <w:r w:rsidRPr="002D0A71">
        <w:rPr>
          <w:rFonts w:eastAsia="Times New Roman"/>
          <w:lang w:eastAsia="de-CH"/>
        </w:rPr>
        <w:lastRenderedPageBreak/>
        <w:t>Development Timetable</w:t>
      </w:r>
      <w:bookmarkEnd w:id="36"/>
    </w:p>
    <w:p w:rsidR="007B6A90" w:rsidRPr="001A4D71" w:rsidRDefault="007B6A90" w:rsidP="00DE016E">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202CD8">
            <w:pPr>
              <w:pStyle w:val="Table"/>
              <w:cnfStyle w:val="100000000000"/>
              <w:rPr>
                <w:lang w:eastAsia="de-CH"/>
              </w:rPr>
            </w:pPr>
            <w:r w:rsidRPr="002D0A71">
              <w:rPr>
                <w:lang w:eastAsia="de-CH"/>
              </w:rPr>
              <w:t xml:space="preserve">Sun </w:t>
            </w:r>
          </w:p>
        </w:tc>
      </w:tr>
      <w:tr w:rsidR="007B6A90" w:rsidRPr="002D0A71" w:rsidTr="00D41226">
        <w:trPr>
          <w:cnfStyle w:val="000000100000"/>
        </w:trPr>
        <w:tc>
          <w:tcPr>
            <w:cnfStyle w:val="001000000000"/>
            <w:tcW w:w="519"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202CD8">
            <w:pPr>
              <w:pStyle w:val="Table"/>
              <w:cnfStyle w:val="000000100000"/>
              <w:rPr>
                <w:lang w:eastAsia="de-CH"/>
              </w:rPr>
            </w:pPr>
          </w:p>
        </w:tc>
        <w:tc>
          <w:tcPr>
            <w:tcW w:w="369" w:type="pct"/>
            <w:hideMark/>
          </w:tcPr>
          <w:p w:rsidR="007B6A90" w:rsidRPr="002D0A71" w:rsidRDefault="007B6A90" w:rsidP="00202CD8">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1" w:type="pct"/>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hideMark/>
          </w:tcPr>
          <w:p w:rsidR="007B6A90" w:rsidRDefault="007B6A90" w:rsidP="00202CD8">
            <w:pPr>
              <w:pStyle w:val="Table"/>
              <w:cnfStyle w:val="000000100000"/>
              <w:rPr>
                <w:lang w:eastAsia="de-CH"/>
              </w:rPr>
            </w:pPr>
            <w:r>
              <w:rPr>
                <w:lang w:eastAsia="de-CH"/>
              </w:rPr>
              <w:t>jab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3</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ReqI12</w:t>
            </w:r>
          </w:p>
        </w:tc>
        <w:tc>
          <w:tcPr>
            <w:tcW w:w="0" w:type="auto"/>
            <w:hideMark/>
          </w:tcPr>
          <w:p w:rsidR="007B6A90" w:rsidRPr="002D0A71" w:rsidRDefault="007B6A90" w:rsidP="00202CD8">
            <w:pPr>
              <w:pStyle w:val="Table"/>
              <w:cnfStyle w:val="000000100000"/>
              <w:rPr>
                <w:lang w:eastAsia="de-CH"/>
              </w:rPr>
            </w:pPr>
            <w:r>
              <w:rPr>
                <w:lang w:eastAsia="de-CH"/>
              </w:rPr>
              <w:t>Power-Ups</w:t>
            </w:r>
          </w:p>
        </w:tc>
        <w:tc>
          <w:tcPr>
            <w:tcW w:w="0" w:type="auto"/>
            <w:hideMark/>
          </w:tcPr>
          <w:p w:rsidR="007B6A90" w:rsidRDefault="007B6A90" w:rsidP="00202CD8">
            <w:pPr>
              <w:pStyle w:val="Table"/>
              <w:cnfStyle w:val="000000100000"/>
              <w:rPr>
                <w:lang w:eastAsia="de-CH"/>
              </w:rPr>
            </w:pPr>
            <w:r>
              <w:rPr>
                <w:lang w:eastAsia="de-CH"/>
              </w:rPr>
              <w:t>cob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ReqP20</w:t>
            </w:r>
          </w:p>
        </w:tc>
        <w:tc>
          <w:tcPr>
            <w:tcW w:w="0" w:type="auto"/>
            <w:hideMark/>
          </w:tcPr>
          <w:p w:rsidR="007B6A90" w:rsidRPr="002D0A71" w:rsidRDefault="007B6A90" w:rsidP="00202CD8">
            <w:pPr>
              <w:pStyle w:val="Table"/>
              <w:cnfStyle w:val="000000010000"/>
              <w:rPr>
                <w:lang w:eastAsia="de-CH"/>
              </w:rPr>
            </w:pPr>
            <w:r>
              <w:rPr>
                <w:lang w:eastAsia="de-CH"/>
              </w:rPr>
              <w:t>Collecting Power-Ups</w:t>
            </w:r>
          </w:p>
        </w:tc>
        <w:tc>
          <w:tcPr>
            <w:tcW w:w="0" w:type="auto"/>
            <w:hideMark/>
          </w:tcPr>
          <w:p w:rsidR="007B6A90" w:rsidRDefault="007B6A90" w:rsidP="00202CD8">
            <w:pPr>
              <w:pStyle w:val="Table"/>
              <w:cnfStyle w:val="000000010000"/>
              <w:rPr>
                <w:lang w:eastAsia="de-CH"/>
              </w:rPr>
            </w:pPr>
            <w:r>
              <w:rPr>
                <w:lang w:eastAsia="de-CH"/>
              </w:rPr>
              <w:t>cob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202CD8">
            <w:pPr>
              <w:pStyle w:val="Table"/>
              <w:cnfStyle w:val="000000100000"/>
              <w:rPr>
                <w:lang w:eastAsia="de-CH"/>
              </w:rPr>
            </w:pPr>
            <w:r w:rsidRPr="002D0A71">
              <w:rPr>
                <w:lang w:eastAsia="de-CH"/>
              </w:rPr>
              <w:t xml:space="preserve">4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202CD8">
            <w:pPr>
              <w:pStyle w:val="Table"/>
              <w:cnfStyle w:val="000000010000"/>
              <w:rPr>
                <w:lang w:eastAsia="de-CH"/>
              </w:rPr>
            </w:pPr>
            <w:r w:rsidRPr="002D0A71">
              <w:rPr>
                <w:lang w:eastAsia="de-CH"/>
              </w:rPr>
              <w:t xml:space="preserve">1 </w:t>
            </w:r>
          </w:p>
        </w:tc>
      </w:tr>
    </w:tbl>
    <w:p w:rsidR="007B6A90" w:rsidRPr="001A4D71" w:rsidRDefault="007B6A90" w:rsidP="001A4D71">
      <w:pPr>
        <w:pStyle w:val="Untertitel"/>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A86E52">
            <w:pPr>
              <w:pStyle w:val="Table"/>
              <w:rPr>
                <w:lang w:eastAsia="de-CH"/>
              </w:rPr>
            </w:pPr>
            <w:r>
              <w:rPr>
                <w:lang w:eastAsia="de-CH"/>
              </w:rPr>
              <w:t>ID</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A86E52">
            <w:pPr>
              <w:pStyle w:val="Table"/>
              <w:cnfStyle w:val="100000000000"/>
              <w:rPr>
                <w:lang w:eastAsia="de-CH"/>
              </w:rPr>
            </w:pPr>
            <w:r>
              <w:rPr>
                <w:lang w:eastAsia="de-CH"/>
              </w:rPr>
              <w:t>Assignee</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A86E52">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A86E52">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A86E52">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A86E52">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A86E52">
            <w:pPr>
              <w:pStyle w:val="Table"/>
              <w:cnfStyle w:val="000000100000"/>
              <w:rPr>
                <w:lang w:eastAsia="de-CH"/>
              </w:rPr>
            </w:pPr>
          </w:p>
        </w:tc>
        <w:tc>
          <w:tcPr>
            <w:tcW w:w="369" w:type="pct"/>
            <w:hideMark/>
          </w:tcPr>
          <w:p w:rsidR="007B6A90" w:rsidRPr="002D0A71" w:rsidRDefault="007B6A90" w:rsidP="00A86E52">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1" w:type="pct"/>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ReqL01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ReqL02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ReqP06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ReqP08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None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A86E52">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lastRenderedPageBreak/>
              <w:t xml:space="preserve">None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A86E52">
            <w:pPr>
              <w:pStyle w:val="Table"/>
              <w:cnfStyle w:val="000000100000"/>
              <w:rPr>
                <w:lang w:eastAsia="de-CH"/>
              </w:rPr>
            </w:pPr>
            <w:r w:rsidRPr="002D0A71">
              <w:rPr>
                <w:lang w:eastAsia="de-CH"/>
              </w:rPr>
              <w:t xml:space="preserve">1 </w:t>
            </w:r>
          </w:p>
        </w:tc>
      </w:tr>
    </w:tbl>
    <w:p w:rsidR="007B6A90" w:rsidRDefault="007B6A90" w:rsidP="00A86E52">
      <w:pPr>
        <w:pStyle w:val="Untertitel"/>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Untertitel"/>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Untertitel"/>
      </w:pPr>
      <w:r>
        <w:t>Week 15: 06.4.-12.4. Working towards MS04</w:t>
      </w:r>
    </w:p>
    <w:p w:rsidR="007B6A90" w:rsidRPr="002E102D" w:rsidRDefault="007B6A90" w:rsidP="002E102D">
      <w:r>
        <w:t>Exact schedule to be determined.</w:t>
      </w:r>
    </w:p>
    <w:p w:rsidR="007B6A90" w:rsidRDefault="007B6A90" w:rsidP="007A695B">
      <w:pPr>
        <w:pStyle w:val="Untertitel"/>
      </w:pPr>
      <w:r>
        <w:t xml:space="preserve">Week 16: 13.4.-19.4. Working towards MS05 </w:t>
      </w:r>
    </w:p>
    <w:p w:rsidR="007B6A90" w:rsidRPr="002E102D" w:rsidRDefault="007B6A90" w:rsidP="002E102D">
      <w:r>
        <w:t>Exact schedule to be determined.</w:t>
      </w:r>
    </w:p>
    <w:p w:rsidR="007B6A90" w:rsidRDefault="007B6A90" w:rsidP="007A695B">
      <w:pPr>
        <w:pStyle w:val="Untertitel"/>
      </w:pPr>
      <w:r>
        <w:t xml:space="preserve">Week 17: 20.4.-26.4. Working towards MS05 </w:t>
      </w:r>
    </w:p>
    <w:p w:rsidR="007B6A90" w:rsidRPr="002E102D" w:rsidRDefault="007B6A90" w:rsidP="002E102D">
      <w:r>
        <w:t>Exact schedule to be determined.</w:t>
      </w:r>
    </w:p>
    <w:p w:rsidR="007B6A90" w:rsidRDefault="007B6A90" w:rsidP="007A695B">
      <w:pPr>
        <w:pStyle w:val="Untertitel"/>
      </w:pPr>
      <w:r>
        <w:t>Week 18: 27.4.-03.5. Working towards MS05</w:t>
      </w:r>
    </w:p>
    <w:p w:rsidR="007B6A90" w:rsidRPr="002E102D" w:rsidRDefault="007B6A90" w:rsidP="002E102D">
      <w:r>
        <w:t>Exact schedule to be determined.</w:t>
      </w:r>
    </w:p>
    <w:p w:rsidR="007B6A90" w:rsidRDefault="007B6A90" w:rsidP="007A695B">
      <w:pPr>
        <w:pStyle w:val="Untertitel"/>
      </w:pPr>
      <w:r>
        <w:t>Week 19: 04.5.-10.5. Working towards MS06</w:t>
      </w:r>
    </w:p>
    <w:p w:rsidR="007B6A90" w:rsidRPr="002E102D" w:rsidRDefault="007B6A90" w:rsidP="002E102D">
      <w:r>
        <w:t>Exact schedule to be determined.</w:t>
      </w:r>
    </w:p>
    <w:p w:rsidR="007B6A90" w:rsidRDefault="007B6A90" w:rsidP="007A695B">
      <w:pPr>
        <w:pStyle w:val="Untertitel"/>
      </w:pPr>
      <w:r>
        <w:t>Week 20: 11.5.-17.5. Working towards MS07</w:t>
      </w:r>
    </w:p>
    <w:p w:rsidR="007B6A90" w:rsidRPr="002E102D" w:rsidRDefault="007B6A90" w:rsidP="002E102D">
      <w:r>
        <w:t>Exact schedule to be determined.</w:t>
      </w:r>
    </w:p>
    <w:p w:rsidR="007B6A90" w:rsidRDefault="007B6A90" w:rsidP="007A695B">
      <w:pPr>
        <w:pStyle w:val="Untertitel"/>
      </w:pPr>
      <w:r>
        <w:t>Week 21: 18.5.-24.5. Working towards MS07</w:t>
      </w:r>
    </w:p>
    <w:p w:rsidR="007B6A90" w:rsidRPr="002E102D" w:rsidRDefault="007B6A90" w:rsidP="002E102D">
      <w:r>
        <w:t>Exact schedule to be determined.</w:t>
      </w:r>
    </w:p>
    <w:p w:rsidR="007B6A90" w:rsidRDefault="007B6A90" w:rsidP="007A695B">
      <w:pPr>
        <w:pStyle w:val="Untertitel"/>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berschrift1"/>
        <w:rPr>
          <w:rFonts w:eastAsia="Times New Roman"/>
          <w:kern w:val="36"/>
          <w:lang w:eastAsia="de-CH"/>
        </w:rPr>
      </w:pPr>
      <w:bookmarkStart w:id="37" w:name="Assessment"/>
      <w:bookmarkStart w:id="38" w:name="_Toc224920665"/>
      <w:bookmarkEnd w:id="37"/>
      <w:r w:rsidRPr="002D0A71">
        <w:rPr>
          <w:rFonts w:eastAsia="Times New Roman"/>
          <w:kern w:val="36"/>
          <w:lang w:eastAsia="de-CH"/>
        </w:rPr>
        <w:t>Assessment</w:t>
      </w:r>
      <w:bookmarkEnd w:id="38"/>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lastRenderedPageBreak/>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D229A4" w:rsidP="007B6A90">
      <w:pPr>
        <w:pStyle w:val="Titel"/>
        <w:jc w:val="left"/>
        <w:rPr>
          <w:lang w:eastAsia="de-CH"/>
        </w:rPr>
      </w:pPr>
      <w:r w:rsidRPr="00D229A4">
        <w:fldChar w:fldCharType="begin"/>
      </w:r>
      <w:r w:rsidR="00A879E1">
        <w:instrText xml:space="preserve"> INCLUDETEXT "E:\\Projekte\\eth_magma\\trunk\\documentation\\chapter1_proposal_schedule.docx" </w:instrText>
      </w:r>
      <w:r w:rsidRPr="00D229A4">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D229A4" w:rsidP="00C16E97">
      <w:r>
        <w:fldChar w:fldCharType="end"/>
      </w:r>
    </w:p>
    <w:p w:rsidR="008E5695" w:rsidRDefault="008E5695">
      <w:pPr>
        <w:jc w:val="left"/>
      </w:pPr>
      <w:r>
        <w:br w:type="page"/>
      </w:r>
    </w:p>
    <w:p w:rsidR="008E5695" w:rsidRDefault="00D229A4" w:rsidP="004332BF">
      <w:pPr>
        <w:pStyle w:val="Titel"/>
        <w:jc w:val="left"/>
      </w:pPr>
      <w:r w:rsidRPr="00D229A4">
        <w:lastRenderedPageBreak/>
        <w:fldChar w:fldCharType="begin"/>
      </w:r>
      <w:r w:rsidR="008E5695">
        <w:instrText xml:space="preserve"> INCLUDETEXT "E:\\Projekte\\eth_magma\\trunk\\documentation\\chapter2_game_prototype.docx" </w:instrText>
      </w:r>
      <w:r w:rsidRPr="00D229A4">
        <w:fldChar w:fldCharType="separate"/>
      </w:r>
      <w:bookmarkStart w:id="39" w:name="_Toc224920666"/>
      <w:r w:rsidR="008E5695">
        <w:t>Part 2 – Game Prototype</w:t>
      </w:r>
      <w:bookmarkEnd w:id="39"/>
    </w:p>
    <w:p w:rsidR="008E5695" w:rsidRDefault="00D229A4" w:rsidP="00C16E97">
      <w:r>
        <w:fldChar w:fldCharType="end"/>
      </w:r>
    </w:p>
    <w:p w:rsidR="008E5695" w:rsidRDefault="008E5695">
      <w:pPr>
        <w:jc w:val="left"/>
      </w:pPr>
      <w:r>
        <w:br w:type="page"/>
      </w:r>
    </w:p>
    <w:p w:rsidR="008E5695" w:rsidRDefault="00D229A4" w:rsidP="004332BF">
      <w:pPr>
        <w:pStyle w:val="Titel"/>
        <w:jc w:val="left"/>
      </w:pPr>
      <w:r w:rsidRPr="00D229A4">
        <w:lastRenderedPageBreak/>
        <w:fldChar w:fldCharType="begin"/>
      </w:r>
      <w:r w:rsidR="008E5695">
        <w:instrText xml:space="preserve"> INCLUDETEXT "E:\\Projekte\\eth_magma\\trunk\\documentation\\chapter3_interim_report.docx" </w:instrText>
      </w:r>
      <w:r w:rsidRPr="00D229A4">
        <w:fldChar w:fldCharType="separate"/>
      </w:r>
      <w:bookmarkStart w:id="40" w:name="_Toc224920667"/>
      <w:r w:rsidR="008E5695">
        <w:t>Part 3 – Interim Report</w:t>
      </w:r>
      <w:bookmarkEnd w:id="40"/>
    </w:p>
    <w:p w:rsidR="008E5695" w:rsidRDefault="00D229A4" w:rsidP="00C16E97">
      <w:r>
        <w:fldChar w:fldCharType="end"/>
      </w:r>
    </w:p>
    <w:p w:rsidR="008E5695" w:rsidRDefault="008E5695">
      <w:pPr>
        <w:jc w:val="left"/>
      </w:pPr>
      <w:r>
        <w:br w:type="page"/>
      </w:r>
    </w:p>
    <w:p w:rsidR="008E5695" w:rsidRDefault="00D229A4" w:rsidP="004332BF">
      <w:pPr>
        <w:pStyle w:val="Titel"/>
        <w:jc w:val="left"/>
      </w:pPr>
      <w:r w:rsidRPr="00D229A4">
        <w:lastRenderedPageBreak/>
        <w:fldChar w:fldCharType="begin"/>
      </w:r>
      <w:r w:rsidR="008E5695">
        <w:instrText xml:space="preserve"> INCLUDETEXT "E:\\Projekte\\eth_magma\\trunk\\documentation\\chapter4_alpha_release.docx" </w:instrText>
      </w:r>
      <w:r w:rsidRPr="00D229A4">
        <w:fldChar w:fldCharType="separate"/>
      </w:r>
      <w:bookmarkStart w:id="41" w:name="_Toc224920668"/>
      <w:r w:rsidR="008E5695">
        <w:t>Part 4 – Alpha Release</w:t>
      </w:r>
      <w:bookmarkEnd w:id="41"/>
    </w:p>
    <w:p w:rsidR="008E5695" w:rsidRDefault="00D229A4" w:rsidP="008E5695">
      <w:r>
        <w:fldChar w:fldCharType="end"/>
      </w:r>
    </w:p>
    <w:p w:rsidR="008E5695" w:rsidRDefault="008E5695">
      <w:pPr>
        <w:jc w:val="left"/>
      </w:pPr>
      <w:r>
        <w:br w:type="page"/>
      </w:r>
    </w:p>
    <w:p w:rsidR="008E5695" w:rsidRDefault="00D229A4" w:rsidP="004332BF">
      <w:pPr>
        <w:pStyle w:val="Titel"/>
        <w:jc w:val="left"/>
      </w:pPr>
      <w:r w:rsidRPr="00D229A4">
        <w:lastRenderedPageBreak/>
        <w:fldChar w:fldCharType="begin"/>
      </w:r>
      <w:r w:rsidR="008E5695">
        <w:instrText xml:space="preserve"> INCLUDETEXT "E:\\Projekte\\eth_magma\\trunk\\documentation\\chapter5_playtesting.docx" </w:instrText>
      </w:r>
      <w:r w:rsidRPr="00D229A4">
        <w:fldChar w:fldCharType="separate"/>
      </w:r>
      <w:bookmarkStart w:id="42" w:name="_Toc224920669"/>
      <w:r w:rsidR="008E5695">
        <w:t>Part 5 – Playtesting</w:t>
      </w:r>
      <w:bookmarkEnd w:id="42"/>
    </w:p>
    <w:p w:rsidR="008E5695" w:rsidRDefault="00D229A4" w:rsidP="008E5695">
      <w:r>
        <w:fldChar w:fldCharType="end"/>
      </w:r>
    </w:p>
    <w:p w:rsidR="008E5695" w:rsidRDefault="008E5695">
      <w:pPr>
        <w:jc w:val="left"/>
      </w:pPr>
      <w:r>
        <w:br w:type="page"/>
      </w:r>
    </w:p>
    <w:p w:rsidR="008E5695" w:rsidRDefault="00D229A4" w:rsidP="004332BF">
      <w:pPr>
        <w:pStyle w:val="Titel"/>
        <w:jc w:val="left"/>
      </w:pPr>
      <w:r w:rsidRPr="00D229A4">
        <w:lastRenderedPageBreak/>
        <w:fldChar w:fldCharType="begin"/>
      </w:r>
      <w:r w:rsidR="008E5695">
        <w:instrText xml:space="preserve"> INCLUDETEXT "E:\\Projekte\\eth_magma\\trunk\\documentation\\chapter6_public_presentation_and_conclusion.docx" </w:instrText>
      </w:r>
      <w:r w:rsidRPr="00D229A4">
        <w:fldChar w:fldCharType="separate"/>
      </w:r>
      <w:bookmarkStart w:id="43" w:name="_Toc224920670"/>
      <w:r w:rsidR="008E5695">
        <w:t>Part 6 – Public Presentation and Conclusion</w:t>
      </w:r>
      <w:bookmarkEnd w:id="43"/>
    </w:p>
    <w:p w:rsidR="008E5695" w:rsidRDefault="00D229A4" w:rsidP="008E5695">
      <w:r>
        <w:fldChar w:fldCharType="end"/>
      </w:r>
    </w:p>
    <w:p w:rsidR="00C16E97" w:rsidRPr="001376E6" w:rsidRDefault="00C16E97" w:rsidP="00C16E97"/>
    <w:sectPr w:rsidR="00C16E97" w:rsidRPr="001376E6" w:rsidSect="00CD4B0E">
      <w:footerReference w:type="even" r:id="rId21"/>
      <w:footerReference w:type="default" r:id="rId22"/>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C07" w:rsidRDefault="00F67C07" w:rsidP="00F950B7">
      <w:pPr>
        <w:spacing w:before="0" w:after="0" w:line="240" w:lineRule="auto"/>
      </w:pPr>
      <w:r>
        <w:separator/>
      </w:r>
    </w:p>
  </w:endnote>
  <w:endnote w:type="continuationSeparator" w:id="1">
    <w:p w:rsidR="00F67C07" w:rsidRDefault="00F67C07"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F950B7">
      <w:trPr>
        <w:trHeight w:val="360"/>
      </w:trPr>
      <w:tc>
        <w:tcPr>
          <w:tcW w:w="1500" w:type="pct"/>
          <w:shd w:val="clear" w:color="auto" w:fill="956251" w:themeFill="accent4"/>
        </w:tcPr>
        <w:p w:rsidR="00F950B7" w:rsidRDefault="00D229A4">
          <w:pPr>
            <w:pStyle w:val="Fuzeile"/>
            <w:rPr>
              <w:color w:val="FFFFFF" w:themeColor="background1"/>
            </w:rPr>
          </w:pPr>
          <w:fldSimple w:instr=" PAGE   \* MERGEFORMAT ">
            <w:r w:rsidR="007B6A90" w:rsidRPr="007B6A90">
              <w:rPr>
                <w:noProof/>
                <w:color w:val="FFFFFF" w:themeColor="background1"/>
              </w:rPr>
              <w:t>2</w:t>
            </w:r>
          </w:fldSimple>
        </w:p>
      </w:tc>
      <w:tc>
        <w:tcPr>
          <w:tcW w:w="3500" w:type="pct"/>
        </w:tcPr>
        <w:p w:rsidR="00F950B7" w:rsidRDefault="00F950B7">
          <w:pPr>
            <w:pStyle w:val="Fuzeile"/>
          </w:pPr>
        </w:p>
      </w:tc>
    </w:tr>
  </w:tbl>
  <w:p w:rsidR="00F950B7" w:rsidRDefault="00F950B7">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F950B7">
      <w:trPr>
        <w:trHeight w:val="360"/>
      </w:trPr>
      <w:tc>
        <w:tcPr>
          <w:tcW w:w="3500" w:type="pct"/>
        </w:tcPr>
        <w:p w:rsidR="00F950B7" w:rsidRDefault="00F950B7">
          <w:pPr>
            <w:pStyle w:val="Fuzeile"/>
            <w:jc w:val="right"/>
          </w:pPr>
        </w:p>
      </w:tc>
      <w:tc>
        <w:tcPr>
          <w:tcW w:w="1500" w:type="pct"/>
          <w:shd w:val="clear" w:color="auto" w:fill="956251" w:themeFill="accent4"/>
        </w:tcPr>
        <w:p w:rsidR="00F950B7" w:rsidRDefault="00D229A4">
          <w:pPr>
            <w:pStyle w:val="Fuzeile"/>
            <w:jc w:val="right"/>
            <w:rPr>
              <w:color w:val="FFFFFF" w:themeColor="background1"/>
            </w:rPr>
          </w:pPr>
          <w:fldSimple w:instr=" PAGE    \* MERGEFORMAT ">
            <w:r w:rsidR="007B6A90" w:rsidRPr="007B6A90">
              <w:rPr>
                <w:noProof/>
                <w:color w:val="FFFFFF" w:themeColor="background1"/>
              </w:rPr>
              <w:t>23</w:t>
            </w:r>
          </w:fldSimple>
        </w:p>
      </w:tc>
    </w:tr>
  </w:tbl>
  <w:p w:rsidR="00F950B7" w:rsidRDefault="00F950B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C07" w:rsidRDefault="00F67C07" w:rsidP="00F950B7">
      <w:pPr>
        <w:spacing w:before="0" w:after="0" w:line="240" w:lineRule="auto"/>
      </w:pPr>
      <w:r>
        <w:separator/>
      </w:r>
    </w:p>
  </w:footnote>
  <w:footnote w:type="continuationSeparator" w:id="1">
    <w:p w:rsidR="00F67C07" w:rsidRDefault="00F67C07"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4"/>
  <w:mirrorMargins/>
  <w:defaultTabStop w:val="708"/>
  <w:hyphenationZone w:val="425"/>
  <w:evenAndOddHeaders/>
  <w:drawingGridHorizontalSpacing w:val="110"/>
  <w:displayHorizontalDrawingGridEvery w:val="2"/>
  <w:characterSpacingControl w:val="doNotCompress"/>
  <w:hdrShapeDefaults>
    <o:shapedefaults v:ext="edit" spidmax="30722"/>
  </w:hdrShapeDefaults>
  <w:footnotePr>
    <w:footnote w:id="0"/>
    <w:footnote w:id="1"/>
  </w:footnotePr>
  <w:endnotePr>
    <w:endnote w:id="0"/>
    <w:endnote w:id="1"/>
  </w:endnotePr>
  <w:compat>
    <w:useFELayout/>
  </w:compat>
  <w:rsids>
    <w:rsidRoot w:val="002D0A71"/>
    <w:rsid w:val="00014320"/>
    <w:rsid w:val="00015986"/>
    <w:rsid w:val="00020AB3"/>
    <w:rsid w:val="00054512"/>
    <w:rsid w:val="000734EA"/>
    <w:rsid w:val="00075599"/>
    <w:rsid w:val="00086C8F"/>
    <w:rsid w:val="0009515A"/>
    <w:rsid w:val="000B73D9"/>
    <w:rsid w:val="000B7FF4"/>
    <w:rsid w:val="000D66CB"/>
    <w:rsid w:val="000E34E7"/>
    <w:rsid w:val="000F600D"/>
    <w:rsid w:val="0011438F"/>
    <w:rsid w:val="00124A0D"/>
    <w:rsid w:val="001376E6"/>
    <w:rsid w:val="001416E4"/>
    <w:rsid w:val="001448C5"/>
    <w:rsid w:val="001643DC"/>
    <w:rsid w:val="001665E0"/>
    <w:rsid w:val="001827E4"/>
    <w:rsid w:val="001900CA"/>
    <w:rsid w:val="001A06A5"/>
    <w:rsid w:val="001A35C9"/>
    <w:rsid w:val="001A4D71"/>
    <w:rsid w:val="001B122E"/>
    <w:rsid w:val="001C5AA3"/>
    <w:rsid w:val="001D2F9D"/>
    <w:rsid w:val="001D482D"/>
    <w:rsid w:val="001D5876"/>
    <w:rsid w:val="00202F82"/>
    <w:rsid w:val="0022786C"/>
    <w:rsid w:val="00227E46"/>
    <w:rsid w:val="00233391"/>
    <w:rsid w:val="00236CB4"/>
    <w:rsid w:val="00257694"/>
    <w:rsid w:val="00263337"/>
    <w:rsid w:val="00265A05"/>
    <w:rsid w:val="0027336B"/>
    <w:rsid w:val="00293F76"/>
    <w:rsid w:val="002A02AC"/>
    <w:rsid w:val="002B23C8"/>
    <w:rsid w:val="002B72C6"/>
    <w:rsid w:val="002D0A71"/>
    <w:rsid w:val="002E00F6"/>
    <w:rsid w:val="002E102D"/>
    <w:rsid w:val="002E3D72"/>
    <w:rsid w:val="002F72FF"/>
    <w:rsid w:val="002F7B45"/>
    <w:rsid w:val="00312FD5"/>
    <w:rsid w:val="00315160"/>
    <w:rsid w:val="00335F1C"/>
    <w:rsid w:val="00355B8A"/>
    <w:rsid w:val="003625DD"/>
    <w:rsid w:val="0036339B"/>
    <w:rsid w:val="00390091"/>
    <w:rsid w:val="00392D89"/>
    <w:rsid w:val="00397285"/>
    <w:rsid w:val="003A5404"/>
    <w:rsid w:val="003C0624"/>
    <w:rsid w:val="00402032"/>
    <w:rsid w:val="004137C4"/>
    <w:rsid w:val="004332BF"/>
    <w:rsid w:val="004562EE"/>
    <w:rsid w:val="0045693A"/>
    <w:rsid w:val="00470683"/>
    <w:rsid w:val="00487538"/>
    <w:rsid w:val="004D2CB1"/>
    <w:rsid w:val="005032E0"/>
    <w:rsid w:val="00553FEE"/>
    <w:rsid w:val="0056601B"/>
    <w:rsid w:val="005750BE"/>
    <w:rsid w:val="00575A8A"/>
    <w:rsid w:val="00582A9D"/>
    <w:rsid w:val="00593E96"/>
    <w:rsid w:val="005A64D1"/>
    <w:rsid w:val="005B0AF8"/>
    <w:rsid w:val="005C1A98"/>
    <w:rsid w:val="005D6377"/>
    <w:rsid w:val="005D76A6"/>
    <w:rsid w:val="005E5BF0"/>
    <w:rsid w:val="00602468"/>
    <w:rsid w:val="0063275B"/>
    <w:rsid w:val="00634AF5"/>
    <w:rsid w:val="006421E8"/>
    <w:rsid w:val="006423D8"/>
    <w:rsid w:val="00687BE0"/>
    <w:rsid w:val="006A1113"/>
    <w:rsid w:val="006A25C9"/>
    <w:rsid w:val="006C0132"/>
    <w:rsid w:val="007041B5"/>
    <w:rsid w:val="0070563C"/>
    <w:rsid w:val="00734F38"/>
    <w:rsid w:val="00735726"/>
    <w:rsid w:val="00753521"/>
    <w:rsid w:val="00755AC4"/>
    <w:rsid w:val="00763AB0"/>
    <w:rsid w:val="0079477D"/>
    <w:rsid w:val="007971AC"/>
    <w:rsid w:val="007A695B"/>
    <w:rsid w:val="007B6A90"/>
    <w:rsid w:val="007B71C1"/>
    <w:rsid w:val="007C2C78"/>
    <w:rsid w:val="007F1926"/>
    <w:rsid w:val="00843FBD"/>
    <w:rsid w:val="00855198"/>
    <w:rsid w:val="008C2790"/>
    <w:rsid w:val="008C68A5"/>
    <w:rsid w:val="008D0D0A"/>
    <w:rsid w:val="008E301F"/>
    <w:rsid w:val="008E5695"/>
    <w:rsid w:val="00906E35"/>
    <w:rsid w:val="00950B1F"/>
    <w:rsid w:val="00955745"/>
    <w:rsid w:val="009805D5"/>
    <w:rsid w:val="009F702E"/>
    <w:rsid w:val="00A22219"/>
    <w:rsid w:val="00A37F5E"/>
    <w:rsid w:val="00A5101E"/>
    <w:rsid w:val="00A75A3F"/>
    <w:rsid w:val="00A76C55"/>
    <w:rsid w:val="00A83DF0"/>
    <w:rsid w:val="00A879E1"/>
    <w:rsid w:val="00A9077D"/>
    <w:rsid w:val="00AB06C9"/>
    <w:rsid w:val="00AC29AF"/>
    <w:rsid w:val="00AD4D09"/>
    <w:rsid w:val="00AD79E9"/>
    <w:rsid w:val="00AE43C1"/>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C226D"/>
    <w:rsid w:val="00CD4B0E"/>
    <w:rsid w:val="00D00E6D"/>
    <w:rsid w:val="00D07121"/>
    <w:rsid w:val="00D229A4"/>
    <w:rsid w:val="00D628EA"/>
    <w:rsid w:val="00D63B84"/>
    <w:rsid w:val="00D818A5"/>
    <w:rsid w:val="00D83E2B"/>
    <w:rsid w:val="00DA2C1E"/>
    <w:rsid w:val="00DB335A"/>
    <w:rsid w:val="00DB4F29"/>
    <w:rsid w:val="00DC2B59"/>
    <w:rsid w:val="00DD14D0"/>
    <w:rsid w:val="00DD167C"/>
    <w:rsid w:val="00DD3EC8"/>
    <w:rsid w:val="00DE7DB8"/>
    <w:rsid w:val="00E31637"/>
    <w:rsid w:val="00E34076"/>
    <w:rsid w:val="00E36B7D"/>
    <w:rsid w:val="00E5083D"/>
    <w:rsid w:val="00E60A9F"/>
    <w:rsid w:val="00E61D03"/>
    <w:rsid w:val="00E75766"/>
    <w:rsid w:val="00E769A9"/>
    <w:rsid w:val="00EA092C"/>
    <w:rsid w:val="00EA2086"/>
    <w:rsid w:val="00EC5DEC"/>
    <w:rsid w:val="00ED140D"/>
    <w:rsid w:val="00ED6852"/>
    <w:rsid w:val="00EF1687"/>
    <w:rsid w:val="00EF75EA"/>
    <w:rsid w:val="00F027C2"/>
    <w:rsid w:val="00F10F14"/>
    <w:rsid w:val="00F12E59"/>
    <w:rsid w:val="00F23BB8"/>
    <w:rsid w:val="00F324A9"/>
    <w:rsid w:val="00F67C07"/>
    <w:rsid w:val="00F7397F"/>
    <w:rsid w:val="00F751EB"/>
    <w:rsid w:val="00F83C53"/>
    <w:rsid w:val="00F8697D"/>
    <w:rsid w:val="00F950B7"/>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basedOn w:val="Standard"/>
    <w:next w:val="Standard"/>
    <w:link w:val="berschrift1Zchn"/>
    <w:uiPriority w:val="9"/>
    <w:qFormat/>
    <w:rsid w:val="006A25C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6A25C9"/>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A25C9"/>
    <w:rPr>
      <w:b/>
      <w:bCs/>
      <w:caps/>
      <w:color w:val="FFFFFF" w:themeColor="background1"/>
      <w:spacing w:val="15"/>
      <w:shd w:val="clear" w:color="auto" w:fill="D34817" w:themeFill="accent1"/>
    </w:rPr>
  </w:style>
  <w:style w:type="character" w:customStyle="1" w:styleId="berschrift2Zchn">
    <w:name w:val="Überschrift 2 Zchn"/>
    <w:basedOn w:val="Absatz-Standardschriftart"/>
    <w:link w:val="berschrift2"/>
    <w:uiPriority w:val="9"/>
    <w:rsid w:val="006A25C9"/>
    <w:rPr>
      <w:caps/>
      <w:spacing w:val="15"/>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34"/>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qFormat/>
    <w:rsid w:val="00A9077D"/>
    <w:pPr>
      <w:tabs>
        <w:tab w:val="right" w:pos="8659"/>
      </w:tabs>
      <w:spacing w:after="0"/>
    </w:pPr>
    <w:rPr>
      <w:sz w:val="28"/>
      <w:u w:val="single"/>
    </w:rPr>
  </w:style>
  <w:style w:type="paragraph" w:styleId="Verzeichnis2">
    <w:name w:val="toc 2"/>
    <w:basedOn w:val="Standard"/>
    <w:next w:val="Standard"/>
    <w:autoRedefine/>
    <w:uiPriority w:val="39"/>
    <w:unhideWhenUsed/>
    <w:qFormat/>
    <w:rsid w:val="00A9077D"/>
    <w:pPr>
      <w:tabs>
        <w:tab w:val="right" w:leader="dot" w:pos="8659"/>
      </w:tabs>
      <w:spacing w:after="0"/>
    </w:pPr>
  </w:style>
  <w:style w:type="paragraph" w:styleId="Kopfzeile">
    <w:name w:val="header"/>
    <w:basedOn w:val="Standard"/>
    <w:link w:val="KopfzeileZchn"/>
    <w:uiPriority w:val="99"/>
    <w:unhideWhenUsed/>
    <w:rsid w:val="00F950B7"/>
    <w:pPr>
      <w:tabs>
        <w:tab w:val="center" w:pos="4536"/>
        <w:tab w:val="right" w:pos="9072"/>
      </w:tabs>
      <w:spacing w:before="0" w:after="0" w:line="240" w:lineRule="auto"/>
    </w:pPr>
  </w:style>
  <w:style w:type="paragraph" w:styleId="Verzeichnis4">
    <w:name w:val="toc 4"/>
    <w:basedOn w:val="Standard"/>
    <w:next w:val="Standard"/>
    <w:autoRedefine/>
    <w:uiPriority w:val="39"/>
    <w:semiHidden/>
    <w:unhideWhenUsed/>
    <w:rsid w:val="00487538"/>
    <w:pPr>
      <w:spacing w:after="100"/>
      <w:ind w:left="660"/>
    </w:pPr>
  </w:style>
  <w:style w:type="paragraph" w:styleId="Verzeichnis3">
    <w:name w:val="toc 3"/>
    <w:basedOn w:val="Standard"/>
    <w:next w:val="Standard"/>
    <w:autoRedefine/>
    <w:uiPriority w:val="39"/>
    <w:unhideWhenUsed/>
    <w:qFormat/>
    <w:rsid w:val="00A9077D"/>
    <w:pPr>
      <w:tabs>
        <w:tab w:val="right" w:leader="dot" w:pos="8658"/>
      </w:tabs>
      <w:spacing w:before="0" w:after="0"/>
      <w:ind w:left="221"/>
    </w:pPr>
  </w:style>
  <w:style w:type="character" w:customStyle="1" w:styleId="KopfzeileZchn">
    <w:name w:val="Kopfzeile Zchn"/>
    <w:basedOn w:val="Absatz-Standardschriftart"/>
    <w:link w:val="Kopfzeile"/>
    <w:uiPriority w:val="99"/>
    <w:rsid w:val="00F950B7"/>
    <w:rPr>
      <w:szCs w:val="20"/>
    </w:rPr>
  </w:style>
  <w:style w:type="paragraph" w:styleId="Fuzeile">
    <w:name w:val="footer"/>
    <w:basedOn w:val="Standard"/>
    <w:link w:val="FuzeileZchn"/>
    <w:uiPriority w:val="99"/>
    <w:unhideWhenUsed/>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F950B7"/>
    <w:rPr>
      <w:szCs w:val="20"/>
    </w:rPr>
  </w:style>
  <w:style w:type="paragraph" w:styleId="berarbeitung">
    <w:name w:val="Revision"/>
    <w:hidden/>
    <w:uiPriority w:val="99"/>
    <w:semiHidden/>
    <w:rsid w:val="00DB4F29"/>
    <w:pPr>
      <w:spacing w:before="0" w:after="0" w:line="240" w:lineRule="auto"/>
    </w:pPr>
    <w:rPr>
      <w:szCs w:val="20"/>
    </w:rPr>
  </w:style>
  <w:style w:type="table" w:styleId="Tabellengitternetz">
    <w:name w:val="Table Grid"/>
    <w:basedOn w:val="NormaleTabelle"/>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Standard"/>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Absatz-Standardschriftar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5308A2"/>
    <w:rsid w:val="005C4279"/>
    <w:rsid w:val="006C35C8"/>
    <w:rsid w:val="006E5FED"/>
    <w:rsid w:val="008E01F5"/>
    <w:rsid w:val="00D26FFB"/>
    <w:rsid w:val="00D7733A"/>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73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471997-CD87-4F60-9364-34AFA592A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3681</Words>
  <Characters>23191</Characters>
  <Application>Microsoft Office Word</Application>
  <DocSecurity>0</DocSecurity>
  <Lines>193</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
    </vt:vector>
  </TitlesOfParts>
  <Company/>
  <LinksUpToDate>false</LinksUpToDate>
  <CharactersWithSpaces>26819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160</cp:revision>
  <cp:lastPrinted>2009-03-08T23:26:00Z</cp:lastPrinted>
  <dcterms:created xsi:type="dcterms:W3CDTF">2009-03-02T10:52:00Z</dcterms:created>
  <dcterms:modified xsi:type="dcterms:W3CDTF">2009-03-15T21:48:00Z</dcterms:modified>
</cp:coreProperties>
</file>